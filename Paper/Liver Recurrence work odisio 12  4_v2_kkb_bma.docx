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83BEE0" w14:textId="79C1078B" w:rsidR="008232D3" w:rsidRPr="004D585D" w:rsidRDefault="00A91F40" w:rsidP="00A10E9D">
      <w:pPr>
        <w:spacing w:line="480" w:lineRule="auto"/>
        <w:jc w:val="center"/>
        <w:rPr>
          <w:rFonts w:ascii="Times New Roman" w:eastAsia="Times New Roman" w:hAnsi="Times New Roman" w:cs="Times New Roman"/>
          <w:b/>
          <w:bCs/>
          <w:sz w:val="24"/>
          <w:szCs w:val="24"/>
        </w:rPr>
      </w:pPr>
      <w:r w:rsidRPr="004D585D">
        <w:rPr>
          <w:rFonts w:ascii="Times New Roman" w:eastAsia="Times New Roman" w:hAnsi="Times New Roman" w:cs="Times New Roman"/>
          <w:b/>
          <w:bCs/>
          <w:sz w:val="24"/>
          <w:szCs w:val="24"/>
        </w:rPr>
        <w:t>Improving</w:t>
      </w:r>
      <w:r w:rsidR="004A1A92" w:rsidRPr="004D585D">
        <w:rPr>
          <w:rFonts w:ascii="Times New Roman" w:eastAsia="Times New Roman" w:hAnsi="Times New Roman" w:cs="Times New Roman"/>
          <w:b/>
          <w:bCs/>
          <w:sz w:val="24"/>
          <w:szCs w:val="24"/>
        </w:rPr>
        <w:t xml:space="preserve"> liver ablation t</w:t>
      </w:r>
      <w:r w:rsidR="004A5241" w:rsidRPr="004D585D">
        <w:rPr>
          <w:rFonts w:ascii="Times New Roman" w:eastAsia="Times New Roman" w:hAnsi="Times New Roman" w:cs="Times New Roman"/>
          <w:b/>
          <w:bCs/>
          <w:sz w:val="24"/>
          <w:szCs w:val="24"/>
        </w:rPr>
        <w:t xml:space="preserve">reatment </w:t>
      </w:r>
      <w:r w:rsidR="004A1A92" w:rsidRPr="004D585D">
        <w:rPr>
          <w:rFonts w:ascii="Times New Roman" w:eastAsia="Times New Roman" w:hAnsi="Times New Roman" w:cs="Times New Roman"/>
          <w:b/>
          <w:bCs/>
          <w:sz w:val="24"/>
          <w:szCs w:val="24"/>
        </w:rPr>
        <w:t xml:space="preserve">for </w:t>
      </w:r>
      <w:r w:rsidR="00527A33" w:rsidRPr="004D585D">
        <w:rPr>
          <w:rFonts w:ascii="Times New Roman" w:eastAsia="Times New Roman" w:hAnsi="Times New Roman" w:cs="Times New Roman"/>
          <w:b/>
          <w:bCs/>
          <w:sz w:val="24"/>
          <w:szCs w:val="24"/>
        </w:rPr>
        <w:t>c</w:t>
      </w:r>
      <w:r w:rsidR="004A1A92" w:rsidRPr="004D585D">
        <w:rPr>
          <w:rFonts w:ascii="Times New Roman" w:eastAsia="Times New Roman" w:hAnsi="Times New Roman" w:cs="Times New Roman"/>
          <w:b/>
          <w:bCs/>
          <w:sz w:val="24"/>
          <w:szCs w:val="24"/>
        </w:rPr>
        <w:t xml:space="preserve">olorectal </w:t>
      </w:r>
      <w:r w:rsidR="00527A33" w:rsidRPr="004D585D">
        <w:rPr>
          <w:rFonts w:ascii="Times New Roman" w:eastAsia="Times New Roman" w:hAnsi="Times New Roman" w:cs="Times New Roman"/>
          <w:b/>
          <w:bCs/>
          <w:sz w:val="24"/>
          <w:szCs w:val="24"/>
        </w:rPr>
        <w:t>l</w:t>
      </w:r>
      <w:r w:rsidR="004A1A92" w:rsidRPr="004D585D">
        <w:rPr>
          <w:rFonts w:ascii="Times New Roman" w:eastAsia="Times New Roman" w:hAnsi="Times New Roman" w:cs="Times New Roman"/>
          <w:b/>
          <w:bCs/>
          <w:sz w:val="24"/>
          <w:szCs w:val="24"/>
        </w:rPr>
        <w:t xml:space="preserve">iver </w:t>
      </w:r>
      <w:r w:rsidR="00527A33" w:rsidRPr="004D585D">
        <w:rPr>
          <w:rFonts w:ascii="Times New Roman" w:eastAsia="Times New Roman" w:hAnsi="Times New Roman" w:cs="Times New Roman"/>
          <w:b/>
          <w:bCs/>
          <w:sz w:val="24"/>
          <w:szCs w:val="24"/>
        </w:rPr>
        <w:t>m</w:t>
      </w:r>
      <w:r w:rsidR="004A1A92" w:rsidRPr="004D585D">
        <w:rPr>
          <w:rFonts w:ascii="Times New Roman" w:eastAsia="Times New Roman" w:hAnsi="Times New Roman" w:cs="Times New Roman"/>
          <w:b/>
          <w:bCs/>
          <w:sz w:val="24"/>
          <w:szCs w:val="24"/>
        </w:rPr>
        <w:t>etastases</w:t>
      </w:r>
      <w:r w:rsidR="00527A33" w:rsidRPr="004D585D">
        <w:rPr>
          <w:rFonts w:ascii="Times New Roman" w:eastAsia="Times New Roman" w:hAnsi="Times New Roman" w:cs="Times New Roman"/>
          <w:b/>
          <w:bCs/>
          <w:sz w:val="24"/>
          <w:szCs w:val="24"/>
        </w:rPr>
        <w:t xml:space="preserve">: </w:t>
      </w:r>
      <w:r w:rsidRPr="004D585D">
        <w:rPr>
          <w:rFonts w:ascii="Times New Roman" w:eastAsia="Times New Roman" w:hAnsi="Times New Roman" w:cs="Times New Roman"/>
          <w:b/>
          <w:bCs/>
          <w:sz w:val="24"/>
          <w:szCs w:val="24"/>
        </w:rPr>
        <w:t>retrospective assessment of minimum margin to for image</w:t>
      </w:r>
      <w:r w:rsidR="00527A33" w:rsidRPr="004D585D">
        <w:rPr>
          <w:rFonts w:ascii="Times New Roman" w:eastAsia="Times New Roman" w:hAnsi="Times New Roman" w:cs="Times New Roman"/>
          <w:b/>
          <w:bCs/>
          <w:sz w:val="24"/>
          <w:szCs w:val="24"/>
        </w:rPr>
        <w:t xml:space="preserve"> guidance and treatment assessment</w:t>
      </w:r>
    </w:p>
    <w:p w14:paraId="2E3E77E2" w14:textId="68E32DCB" w:rsidR="008232D3" w:rsidRPr="004D585D" w:rsidRDefault="008232D3" w:rsidP="00A10E9D">
      <w:pPr>
        <w:spacing w:line="480" w:lineRule="auto"/>
        <w:jc w:val="center"/>
        <w:rPr>
          <w:rFonts w:ascii="Times New Roman" w:eastAsia="Times New Roman" w:hAnsi="Times New Roman" w:cs="Times New Roman"/>
          <w:sz w:val="24"/>
          <w:szCs w:val="24"/>
          <w:vertAlign w:val="superscript"/>
        </w:rPr>
      </w:pPr>
      <w:commentRangeStart w:id="0"/>
      <w:commentRangeStart w:id="1"/>
      <w:r w:rsidRPr="004D585D">
        <w:rPr>
          <w:rFonts w:ascii="Times New Roman" w:eastAsia="Times New Roman" w:hAnsi="Times New Roman" w:cs="Times New Roman"/>
          <w:sz w:val="24"/>
          <w:szCs w:val="24"/>
        </w:rPr>
        <w:t xml:space="preserve">Brian </w:t>
      </w:r>
      <w:r w:rsidR="008C46BE" w:rsidRPr="004D585D">
        <w:rPr>
          <w:rFonts w:ascii="Times New Roman" w:eastAsia="Times New Roman" w:hAnsi="Times New Roman" w:cs="Times New Roman"/>
          <w:sz w:val="24"/>
          <w:szCs w:val="24"/>
        </w:rPr>
        <w:t xml:space="preserve">M. </w:t>
      </w:r>
      <w:r w:rsidRPr="004D585D">
        <w:rPr>
          <w:rFonts w:ascii="Times New Roman" w:eastAsia="Times New Roman" w:hAnsi="Times New Roman" w:cs="Times New Roman"/>
          <w:sz w:val="24"/>
          <w:szCs w:val="24"/>
        </w:rPr>
        <w:t>Anderson</w:t>
      </w:r>
      <w:r w:rsidRPr="004D585D">
        <w:rPr>
          <w:rFonts w:ascii="Times New Roman" w:eastAsia="Times New Roman" w:hAnsi="Times New Roman" w:cs="Times New Roman"/>
          <w:sz w:val="24"/>
          <w:szCs w:val="24"/>
          <w:vertAlign w:val="superscript"/>
        </w:rPr>
        <w:t>1,</w:t>
      </w:r>
      <w:r w:rsidR="001E6069" w:rsidRPr="004D585D">
        <w:rPr>
          <w:rFonts w:ascii="Times New Roman" w:eastAsia="Times New Roman" w:hAnsi="Times New Roman" w:cs="Times New Roman"/>
          <w:sz w:val="24"/>
          <w:szCs w:val="24"/>
          <w:vertAlign w:val="superscript"/>
        </w:rPr>
        <w:t>2</w:t>
      </w:r>
      <w:r w:rsidR="00C07C49" w:rsidRPr="004D585D">
        <w:rPr>
          <w:rFonts w:ascii="Times New Roman" w:eastAsia="Times New Roman" w:hAnsi="Times New Roman" w:cs="Times New Roman"/>
          <w:sz w:val="24"/>
          <w:szCs w:val="24"/>
        </w:rPr>
        <w:t xml:space="preserve">, </w:t>
      </w:r>
      <w:r w:rsidR="00556E08" w:rsidRPr="004D585D">
        <w:rPr>
          <w:rFonts w:ascii="Times New Roman" w:eastAsia="Times New Roman" w:hAnsi="Times New Roman" w:cs="Times New Roman"/>
          <w:sz w:val="24"/>
          <w:szCs w:val="24"/>
        </w:rPr>
        <w:t>Yuan-Mao Lin</w:t>
      </w:r>
      <w:r w:rsidR="00556E08" w:rsidRPr="004D585D">
        <w:rPr>
          <w:rFonts w:ascii="Times New Roman" w:eastAsia="Times New Roman" w:hAnsi="Times New Roman" w:cs="Times New Roman"/>
          <w:sz w:val="24"/>
          <w:szCs w:val="24"/>
          <w:vertAlign w:val="superscript"/>
        </w:rPr>
        <w:t>3</w:t>
      </w:r>
      <w:r w:rsidR="00556E08" w:rsidRPr="004D585D">
        <w:rPr>
          <w:rFonts w:ascii="Times New Roman" w:eastAsia="Times New Roman" w:hAnsi="Times New Roman" w:cs="Times New Roman"/>
          <w:sz w:val="24"/>
          <w:szCs w:val="24"/>
        </w:rPr>
        <w:t xml:space="preserve">, </w:t>
      </w:r>
      <w:r w:rsidR="007F3BDB" w:rsidRPr="004D585D">
        <w:rPr>
          <w:rFonts w:ascii="Times New Roman" w:eastAsia="Times New Roman" w:hAnsi="Times New Roman" w:cs="Times New Roman"/>
          <w:sz w:val="24"/>
          <w:szCs w:val="24"/>
        </w:rPr>
        <w:t>Ethan</w:t>
      </w:r>
      <w:r w:rsidR="008C46BE" w:rsidRPr="004D585D">
        <w:rPr>
          <w:rFonts w:ascii="Times New Roman" w:eastAsia="Times New Roman" w:hAnsi="Times New Roman" w:cs="Times New Roman"/>
          <w:sz w:val="24"/>
          <w:szCs w:val="24"/>
        </w:rPr>
        <w:t xml:space="preserve"> Y.</w:t>
      </w:r>
      <w:r w:rsidR="007F3BDB" w:rsidRPr="004D585D">
        <w:rPr>
          <w:rFonts w:ascii="Times New Roman" w:eastAsia="Times New Roman" w:hAnsi="Times New Roman" w:cs="Times New Roman"/>
          <w:sz w:val="24"/>
          <w:szCs w:val="24"/>
        </w:rPr>
        <w:t xml:space="preserve"> Lin</w:t>
      </w:r>
      <w:r w:rsidR="008D1F1C" w:rsidRPr="004D585D">
        <w:rPr>
          <w:rFonts w:ascii="Times New Roman" w:eastAsia="Times New Roman" w:hAnsi="Times New Roman" w:cs="Times New Roman"/>
          <w:sz w:val="24"/>
          <w:szCs w:val="24"/>
          <w:vertAlign w:val="superscript"/>
        </w:rPr>
        <w:t>3</w:t>
      </w:r>
      <w:r w:rsidR="00C07C49" w:rsidRPr="004D585D">
        <w:rPr>
          <w:rFonts w:ascii="Times New Roman" w:eastAsia="Times New Roman" w:hAnsi="Times New Roman" w:cs="Times New Roman"/>
          <w:sz w:val="24"/>
          <w:szCs w:val="24"/>
        </w:rPr>
        <w:t>, Guillaume Cazoulat</w:t>
      </w:r>
      <w:r w:rsidR="00B73F4A" w:rsidRPr="004D585D">
        <w:rPr>
          <w:rFonts w:ascii="Times New Roman" w:eastAsia="Times New Roman" w:hAnsi="Times New Roman" w:cs="Times New Roman"/>
          <w:sz w:val="24"/>
          <w:szCs w:val="24"/>
          <w:vertAlign w:val="superscript"/>
        </w:rPr>
        <w:t>1</w:t>
      </w:r>
      <w:r w:rsidR="00C07C49" w:rsidRPr="004D585D">
        <w:rPr>
          <w:rFonts w:ascii="Times New Roman" w:eastAsia="Times New Roman" w:hAnsi="Times New Roman" w:cs="Times New Roman"/>
          <w:sz w:val="24"/>
          <w:szCs w:val="24"/>
        </w:rPr>
        <w:t>,</w:t>
      </w:r>
      <w:r w:rsidR="007F3BDB" w:rsidRPr="004D585D">
        <w:rPr>
          <w:rFonts w:ascii="Times New Roman" w:eastAsia="Times New Roman" w:hAnsi="Times New Roman" w:cs="Times New Roman"/>
          <w:sz w:val="24"/>
          <w:szCs w:val="24"/>
        </w:rPr>
        <w:t xml:space="preserve"> Sanjay Gupta</w:t>
      </w:r>
      <w:r w:rsidR="001A6855" w:rsidRPr="004D585D">
        <w:rPr>
          <w:rFonts w:ascii="Times New Roman" w:eastAsia="Times New Roman" w:hAnsi="Times New Roman" w:cs="Times New Roman"/>
          <w:sz w:val="24"/>
          <w:szCs w:val="24"/>
          <w:vertAlign w:val="superscript"/>
        </w:rPr>
        <w:t>3</w:t>
      </w:r>
      <w:r w:rsidR="007F3BDB" w:rsidRPr="004D585D">
        <w:rPr>
          <w:rFonts w:ascii="Times New Roman" w:eastAsia="Times New Roman" w:hAnsi="Times New Roman" w:cs="Times New Roman"/>
          <w:sz w:val="24"/>
          <w:szCs w:val="24"/>
        </w:rPr>
        <w:t xml:space="preserve">, </w:t>
      </w:r>
      <w:r w:rsidR="00FD4B5A">
        <w:rPr>
          <w:rFonts w:ascii="Times New Roman" w:eastAsia="Times New Roman" w:hAnsi="Times New Roman" w:cs="Times New Roman"/>
          <w:sz w:val="24"/>
          <w:szCs w:val="24"/>
        </w:rPr>
        <w:t>*</w:t>
      </w:r>
      <w:r w:rsidR="007F3BDB" w:rsidRPr="004D585D">
        <w:rPr>
          <w:rFonts w:ascii="Times New Roman" w:eastAsia="Times New Roman" w:hAnsi="Times New Roman" w:cs="Times New Roman"/>
          <w:sz w:val="24"/>
          <w:szCs w:val="24"/>
        </w:rPr>
        <w:t xml:space="preserve">Bruno </w:t>
      </w:r>
      <w:r w:rsidR="006775BD" w:rsidRPr="004D585D">
        <w:rPr>
          <w:rFonts w:ascii="Times New Roman" w:eastAsia="Times New Roman" w:hAnsi="Times New Roman" w:cs="Times New Roman"/>
          <w:sz w:val="24"/>
          <w:szCs w:val="24"/>
        </w:rPr>
        <w:t xml:space="preserve">C. </w:t>
      </w:r>
      <w:r w:rsidR="007F3BDB" w:rsidRPr="004D585D">
        <w:rPr>
          <w:rFonts w:ascii="Times New Roman" w:eastAsia="Times New Roman" w:hAnsi="Times New Roman" w:cs="Times New Roman"/>
          <w:sz w:val="24"/>
          <w:szCs w:val="24"/>
        </w:rPr>
        <w:t>Odisio</w:t>
      </w:r>
      <w:r w:rsidR="001A6855" w:rsidRPr="004D585D">
        <w:rPr>
          <w:rFonts w:ascii="Times New Roman" w:eastAsia="Times New Roman" w:hAnsi="Times New Roman" w:cs="Times New Roman"/>
          <w:sz w:val="24"/>
          <w:szCs w:val="24"/>
          <w:vertAlign w:val="superscript"/>
        </w:rPr>
        <w:t>3</w:t>
      </w:r>
      <w:r w:rsidR="007F3BDB" w:rsidRPr="004D585D">
        <w:rPr>
          <w:rFonts w:ascii="Times New Roman" w:eastAsia="Times New Roman" w:hAnsi="Times New Roman" w:cs="Times New Roman"/>
          <w:sz w:val="24"/>
          <w:szCs w:val="24"/>
        </w:rPr>
        <w:t>,</w:t>
      </w:r>
      <w:r w:rsidR="00C07C49" w:rsidRPr="004D585D">
        <w:rPr>
          <w:rFonts w:ascii="Times New Roman" w:eastAsia="Times New Roman" w:hAnsi="Times New Roman" w:cs="Times New Roman"/>
          <w:sz w:val="24"/>
          <w:szCs w:val="24"/>
        </w:rPr>
        <w:t xml:space="preserve"> </w:t>
      </w:r>
      <w:r w:rsidR="00FD4B5A">
        <w:rPr>
          <w:rFonts w:ascii="Times New Roman" w:eastAsia="Times New Roman" w:hAnsi="Times New Roman" w:cs="Times New Roman"/>
          <w:sz w:val="24"/>
          <w:szCs w:val="24"/>
        </w:rPr>
        <w:t>*</w:t>
      </w:r>
      <w:r w:rsidR="00C07C49" w:rsidRPr="004D585D">
        <w:rPr>
          <w:rFonts w:ascii="Times New Roman" w:eastAsia="Times New Roman" w:hAnsi="Times New Roman" w:cs="Times New Roman"/>
          <w:sz w:val="24"/>
          <w:szCs w:val="24"/>
        </w:rPr>
        <w:t>Kristy</w:t>
      </w:r>
      <w:r w:rsidR="008C46BE" w:rsidRPr="004D585D">
        <w:rPr>
          <w:rFonts w:ascii="Times New Roman" w:eastAsia="Times New Roman" w:hAnsi="Times New Roman" w:cs="Times New Roman"/>
          <w:sz w:val="24"/>
          <w:szCs w:val="24"/>
        </w:rPr>
        <w:t xml:space="preserve"> K.</w:t>
      </w:r>
      <w:r w:rsidR="00C07C49" w:rsidRPr="004D585D">
        <w:rPr>
          <w:rFonts w:ascii="Times New Roman" w:eastAsia="Times New Roman" w:hAnsi="Times New Roman" w:cs="Times New Roman"/>
          <w:sz w:val="24"/>
          <w:szCs w:val="24"/>
        </w:rPr>
        <w:t xml:space="preserve"> Brock</w:t>
      </w:r>
      <w:r w:rsidR="00B73F4A" w:rsidRPr="004D585D">
        <w:rPr>
          <w:rFonts w:ascii="Times New Roman" w:eastAsia="Times New Roman" w:hAnsi="Times New Roman" w:cs="Times New Roman"/>
          <w:sz w:val="24"/>
          <w:szCs w:val="24"/>
          <w:vertAlign w:val="superscript"/>
        </w:rPr>
        <w:t>1</w:t>
      </w:r>
      <w:commentRangeEnd w:id="0"/>
      <w:r w:rsidR="0076136C" w:rsidRPr="004D585D">
        <w:rPr>
          <w:rStyle w:val="CommentReference"/>
          <w:rFonts w:ascii="Times New Roman" w:hAnsi="Times New Roman" w:cs="Times New Roman"/>
          <w:sz w:val="24"/>
          <w:szCs w:val="24"/>
        </w:rPr>
        <w:commentReference w:id="0"/>
      </w:r>
      <w:commentRangeEnd w:id="1"/>
      <w:r w:rsidR="00A10E9D" w:rsidRPr="004D585D">
        <w:rPr>
          <w:rStyle w:val="CommentReference"/>
          <w:rFonts w:ascii="Times New Roman" w:hAnsi="Times New Roman" w:cs="Times New Roman"/>
          <w:sz w:val="24"/>
          <w:szCs w:val="24"/>
        </w:rPr>
        <w:commentReference w:id="1"/>
      </w:r>
    </w:p>
    <w:p w14:paraId="2D89F125" w14:textId="77777777" w:rsidR="008232D3" w:rsidRPr="004D585D" w:rsidRDefault="008232D3">
      <w:pPr>
        <w:autoSpaceDE w:val="0"/>
        <w:autoSpaceDN w:val="0"/>
        <w:adjustRightInd w:val="0"/>
        <w:spacing w:line="480" w:lineRule="auto"/>
        <w:ind w:left="720" w:hanging="360"/>
        <w:rPr>
          <w:rFonts w:ascii="Times New Roman" w:eastAsia="Times New Roman" w:hAnsi="Times New Roman" w:cs="Times New Roman"/>
          <w:color w:val="000000"/>
          <w:sz w:val="24"/>
          <w:szCs w:val="24"/>
        </w:rPr>
      </w:pPr>
      <w:r w:rsidRPr="004D585D">
        <w:rPr>
          <w:rFonts w:ascii="Times New Roman" w:eastAsia="Times New Roman" w:hAnsi="Times New Roman" w:cs="Times New Roman"/>
          <w:color w:val="000000"/>
          <w:sz w:val="24"/>
          <w:szCs w:val="24"/>
        </w:rPr>
        <w:t xml:space="preserve">1) </w:t>
      </w:r>
      <w:r w:rsidRPr="004D585D">
        <w:rPr>
          <w:rFonts w:ascii="Times New Roman" w:eastAsia="Times New Roman" w:hAnsi="Times New Roman" w:cs="Times New Roman"/>
          <w:i/>
          <w:iCs/>
          <w:color w:val="000000"/>
          <w:sz w:val="24"/>
          <w:szCs w:val="24"/>
        </w:rPr>
        <w:t xml:space="preserve">Department of </w:t>
      </w:r>
      <w:r w:rsidR="001E6069" w:rsidRPr="004D585D">
        <w:rPr>
          <w:rFonts w:ascii="Times New Roman" w:eastAsia="Times New Roman" w:hAnsi="Times New Roman" w:cs="Times New Roman"/>
          <w:i/>
          <w:iCs/>
          <w:color w:val="000000"/>
          <w:sz w:val="24"/>
          <w:szCs w:val="24"/>
        </w:rPr>
        <w:t xml:space="preserve">Imaging </w:t>
      </w:r>
      <w:r w:rsidRPr="004D585D">
        <w:rPr>
          <w:rFonts w:ascii="Times New Roman" w:eastAsia="Times New Roman" w:hAnsi="Times New Roman" w:cs="Times New Roman"/>
          <w:i/>
          <w:iCs/>
          <w:color w:val="000000"/>
          <w:sz w:val="24"/>
          <w:szCs w:val="24"/>
        </w:rPr>
        <w:t xml:space="preserve">Physics, The University of Texas MD Anderson Cancer Center, Houston, Texas 77030 </w:t>
      </w:r>
    </w:p>
    <w:p w14:paraId="1FF4DC54" w14:textId="77777777" w:rsidR="00CB49C9" w:rsidRPr="004D585D" w:rsidRDefault="001E6069">
      <w:pPr>
        <w:autoSpaceDE w:val="0"/>
        <w:autoSpaceDN w:val="0"/>
        <w:adjustRightInd w:val="0"/>
        <w:spacing w:line="480" w:lineRule="auto"/>
        <w:ind w:left="720" w:hanging="360"/>
        <w:rPr>
          <w:rFonts w:ascii="Times New Roman" w:eastAsia="Times New Roman" w:hAnsi="Times New Roman" w:cs="Times New Roman"/>
          <w:i/>
          <w:iCs/>
          <w:color w:val="000000"/>
          <w:sz w:val="24"/>
          <w:szCs w:val="24"/>
        </w:rPr>
      </w:pPr>
      <w:r w:rsidRPr="004D585D">
        <w:rPr>
          <w:rFonts w:ascii="Times New Roman" w:eastAsia="Times New Roman" w:hAnsi="Times New Roman" w:cs="Times New Roman"/>
          <w:color w:val="000000"/>
          <w:sz w:val="24"/>
          <w:szCs w:val="24"/>
        </w:rPr>
        <w:t>2</w:t>
      </w:r>
      <w:r w:rsidR="008232D3" w:rsidRPr="004D585D">
        <w:rPr>
          <w:rFonts w:ascii="Times New Roman" w:eastAsia="Times New Roman" w:hAnsi="Times New Roman" w:cs="Times New Roman"/>
          <w:color w:val="000000"/>
          <w:sz w:val="24"/>
          <w:szCs w:val="24"/>
        </w:rPr>
        <w:t xml:space="preserve">) </w:t>
      </w:r>
      <w:r w:rsidR="008232D3" w:rsidRPr="004D585D">
        <w:rPr>
          <w:rFonts w:ascii="Times New Roman" w:eastAsia="Times New Roman" w:hAnsi="Times New Roman" w:cs="Times New Roman"/>
          <w:i/>
          <w:iCs/>
          <w:color w:val="000000"/>
          <w:sz w:val="24"/>
          <w:szCs w:val="24"/>
        </w:rPr>
        <w:t xml:space="preserve">The University of Texas Graduate School of Biomedical Sciences at Houston, Houston, Texas 77225 </w:t>
      </w:r>
    </w:p>
    <w:p w14:paraId="0FB54BB9" w14:textId="6E60B2BD" w:rsidR="001A6855" w:rsidRDefault="001A6855">
      <w:pPr>
        <w:autoSpaceDE w:val="0"/>
        <w:autoSpaceDN w:val="0"/>
        <w:adjustRightInd w:val="0"/>
        <w:spacing w:line="480" w:lineRule="auto"/>
        <w:ind w:left="720" w:hanging="360"/>
        <w:rPr>
          <w:rFonts w:ascii="Times New Roman" w:eastAsia="Times New Roman" w:hAnsi="Times New Roman" w:cs="Times New Roman"/>
          <w:i/>
          <w:iCs/>
          <w:color w:val="000000"/>
          <w:sz w:val="24"/>
          <w:szCs w:val="24"/>
        </w:rPr>
      </w:pPr>
      <w:r w:rsidRPr="004D585D">
        <w:rPr>
          <w:rFonts w:ascii="Times New Roman" w:eastAsia="Times New Roman" w:hAnsi="Times New Roman" w:cs="Times New Roman"/>
          <w:color w:val="000000"/>
          <w:sz w:val="24"/>
          <w:szCs w:val="24"/>
        </w:rPr>
        <w:t xml:space="preserve">3) </w:t>
      </w:r>
      <w:r w:rsidRPr="004D585D">
        <w:rPr>
          <w:rFonts w:ascii="Times New Roman" w:eastAsia="Times New Roman" w:hAnsi="Times New Roman" w:cs="Times New Roman"/>
          <w:i/>
          <w:color w:val="000000"/>
          <w:sz w:val="24"/>
          <w:szCs w:val="24"/>
        </w:rPr>
        <w:t xml:space="preserve">Department of Interventional Radiology, </w:t>
      </w:r>
      <w:r w:rsidRPr="004D585D">
        <w:rPr>
          <w:rFonts w:ascii="Times New Roman" w:eastAsia="Times New Roman" w:hAnsi="Times New Roman" w:cs="Times New Roman"/>
          <w:i/>
          <w:iCs/>
          <w:color w:val="000000"/>
          <w:sz w:val="24"/>
          <w:szCs w:val="24"/>
        </w:rPr>
        <w:t xml:space="preserve">The University of Texas MD Anderson Cancer Center, Houston, Texas 77225 </w:t>
      </w:r>
    </w:p>
    <w:p w14:paraId="0EB5EF61" w14:textId="6DFB4790" w:rsidR="00FD4B5A" w:rsidRPr="00AE6AC6" w:rsidRDefault="00FD4B5A">
      <w:pPr>
        <w:autoSpaceDE w:val="0"/>
        <w:autoSpaceDN w:val="0"/>
        <w:adjustRightInd w:val="0"/>
        <w:spacing w:line="480" w:lineRule="auto"/>
        <w:ind w:left="720" w:hanging="360"/>
        <w:rPr>
          <w:rFonts w:ascii="Times New Roman" w:eastAsia="Times New Roman" w:hAnsi="Times New Roman" w:cs="Times New Roman"/>
          <w:i/>
          <w:iCs/>
          <w:color w:val="000000"/>
          <w:sz w:val="24"/>
          <w:szCs w:val="24"/>
        </w:rPr>
      </w:pPr>
      <w:r w:rsidRPr="008F2642">
        <w:rPr>
          <w:rFonts w:ascii="Times New Roman" w:eastAsia="Times New Roman" w:hAnsi="Times New Roman" w:cs="Times New Roman"/>
          <w:i/>
          <w:color w:val="000000"/>
          <w:sz w:val="24"/>
          <w:szCs w:val="24"/>
        </w:rPr>
        <w:t>*Co-senior authors</w:t>
      </w:r>
    </w:p>
    <w:p w14:paraId="3926BD71" w14:textId="6E2FAB9F" w:rsidR="004A1A92" w:rsidRPr="004D585D" w:rsidRDefault="008C3ED6">
      <w:pPr>
        <w:autoSpaceDE w:val="0"/>
        <w:autoSpaceDN w:val="0"/>
        <w:adjustRightInd w:val="0"/>
        <w:spacing w:line="480" w:lineRule="auto"/>
        <w:ind w:left="720" w:hanging="360"/>
        <w:rPr>
          <w:rFonts w:ascii="Times New Roman" w:eastAsia="Times New Roman" w:hAnsi="Times New Roman" w:cs="Times New Roman"/>
          <w:iCs/>
          <w:color w:val="000000"/>
          <w:sz w:val="24"/>
          <w:szCs w:val="24"/>
        </w:rPr>
      </w:pPr>
      <w:commentRangeStart w:id="2"/>
      <w:commentRangeEnd w:id="2"/>
      <w:r w:rsidRPr="004D585D">
        <w:rPr>
          <w:rStyle w:val="CommentReference"/>
          <w:rFonts w:ascii="Times New Roman" w:hAnsi="Times New Roman" w:cs="Times New Roman"/>
          <w:sz w:val="24"/>
          <w:szCs w:val="24"/>
        </w:rPr>
        <w:commentReference w:id="2"/>
      </w:r>
      <w:r w:rsidR="00180613" w:rsidRPr="004D585D">
        <w:rPr>
          <w:rFonts w:ascii="Times New Roman" w:eastAsia="Times New Roman" w:hAnsi="Times New Roman" w:cs="Times New Roman"/>
          <w:iCs/>
          <w:color w:val="000000"/>
          <w:sz w:val="24"/>
          <w:szCs w:val="24"/>
        </w:rPr>
        <w:t xml:space="preserve">Preliminary results from this work were presented at the annual SPIE conference in </w:t>
      </w:r>
      <w:commentRangeStart w:id="3"/>
      <w:commentRangeEnd w:id="3"/>
      <w:r w:rsidR="00210E6E" w:rsidRPr="004D585D">
        <w:rPr>
          <w:rStyle w:val="CommentReference"/>
          <w:rFonts w:ascii="Times New Roman" w:hAnsi="Times New Roman" w:cs="Times New Roman"/>
          <w:sz w:val="24"/>
          <w:szCs w:val="24"/>
        </w:rPr>
        <w:commentReference w:id="3"/>
      </w:r>
      <w:r w:rsidR="00180613" w:rsidRPr="004D585D">
        <w:rPr>
          <w:rFonts w:ascii="Times New Roman" w:eastAsia="Times New Roman" w:hAnsi="Times New Roman" w:cs="Times New Roman"/>
          <w:iCs/>
          <w:color w:val="000000"/>
          <w:sz w:val="24"/>
          <w:szCs w:val="24"/>
        </w:rPr>
        <w:t>2018, but did not include our work with recurrence location assessment.</w:t>
      </w:r>
    </w:p>
    <w:p w14:paraId="5F9FBB18" w14:textId="3AE60200" w:rsidR="00180613" w:rsidRPr="004D585D" w:rsidRDefault="00180613">
      <w:pPr>
        <w:autoSpaceDE w:val="0"/>
        <w:autoSpaceDN w:val="0"/>
        <w:adjustRightInd w:val="0"/>
        <w:spacing w:line="480" w:lineRule="auto"/>
        <w:ind w:left="720" w:hanging="360"/>
        <w:rPr>
          <w:rFonts w:ascii="Times New Roman" w:eastAsia="Times New Roman" w:hAnsi="Times New Roman" w:cs="Times New Roman"/>
          <w:iCs/>
          <w:color w:val="000000"/>
          <w:sz w:val="24"/>
          <w:szCs w:val="24"/>
        </w:rPr>
      </w:pPr>
      <w:r w:rsidRPr="004D585D">
        <w:rPr>
          <w:rFonts w:ascii="Times New Roman" w:eastAsia="Times New Roman" w:hAnsi="Times New Roman" w:cs="Times New Roman"/>
          <w:b/>
          <w:iCs/>
          <w:color w:val="000000"/>
          <w:sz w:val="24"/>
          <w:szCs w:val="24"/>
        </w:rPr>
        <w:t xml:space="preserve">Acknowledgements: </w:t>
      </w:r>
      <w:r w:rsidRPr="004D585D">
        <w:rPr>
          <w:rFonts w:ascii="Times New Roman" w:eastAsia="Times New Roman" w:hAnsi="Times New Roman" w:cs="Times New Roman"/>
          <w:iCs/>
          <w:color w:val="000000"/>
          <w:sz w:val="24"/>
          <w:szCs w:val="24"/>
        </w:rPr>
        <w:t>The authors would like to acknowledge the scientific editors in the Research Medical Library at The University of Texas MD Anderson Cancer Center and funding from the Society of Interventional Radiology Foundation Allied Scientist Grant, the NIH (NCI R01CA235564), and the Helen Black Image Guided Fund.</w:t>
      </w:r>
    </w:p>
    <w:p w14:paraId="1E3E6B99" w14:textId="77777777" w:rsidR="004A1A92" w:rsidRPr="004D585D" w:rsidRDefault="003F287A">
      <w:pPr>
        <w:autoSpaceDE w:val="0"/>
        <w:autoSpaceDN w:val="0"/>
        <w:adjustRightInd w:val="0"/>
        <w:spacing w:line="480" w:lineRule="auto"/>
        <w:ind w:firstLine="360"/>
        <w:rPr>
          <w:rFonts w:ascii="Times New Roman" w:eastAsia="Times New Roman" w:hAnsi="Times New Roman" w:cs="Times New Roman"/>
          <w:iCs/>
          <w:color w:val="000000"/>
          <w:sz w:val="24"/>
          <w:szCs w:val="24"/>
        </w:rPr>
      </w:pPr>
      <w:r w:rsidRPr="004D585D">
        <w:rPr>
          <w:rFonts w:ascii="Times New Roman" w:eastAsia="Times New Roman" w:hAnsi="Times New Roman" w:cs="Times New Roman"/>
          <w:b/>
          <w:iCs/>
          <w:color w:val="000000"/>
          <w:sz w:val="24"/>
          <w:szCs w:val="24"/>
        </w:rPr>
        <w:t>Keywords</w:t>
      </w:r>
      <w:r w:rsidRPr="004D585D">
        <w:rPr>
          <w:rFonts w:ascii="Times New Roman" w:eastAsia="Times New Roman" w:hAnsi="Times New Roman" w:cs="Times New Roman"/>
          <w:iCs/>
          <w:color w:val="000000"/>
          <w:sz w:val="24"/>
          <w:szCs w:val="24"/>
        </w:rPr>
        <w:t xml:space="preserve">: Colorectal liver metastases, </w:t>
      </w:r>
      <w:r w:rsidR="009F467F" w:rsidRPr="004D585D">
        <w:rPr>
          <w:rFonts w:ascii="Times New Roman" w:eastAsia="Times New Roman" w:hAnsi="Times New Roman" w:cs="Times New Roman"/>
          <w:iCs/>
          <w:color w:val="000000"/>
          <w:sz w:val="24"/>
          <w:szCs w:val="24"/>
        </w:rPr>
        <w:t>c</w:t>
      </w:r>
      <w:r w:rsidRPr="004D585D">
        <w:rPr>
          <w:rFonts w:ascii="Times New Roman" w:eastAsia="Times New Roman" w:hAnsi="Times New Roman" w:cs="Times New Roman"/>
          <w:iCs/>
          <w:color w:val="000000"/>
          <w:sz w:val="24"/>
          <w:szCs w:val="24"/>
        </w:rPr>
        <w:t>olorectal cancer, liver ablation therapy</w:t>
      </w:r>
      <w:r w:rsidR="001279BF" w:rsidRPr="004D585D">
        <w:rPr>
          <w:rFonts w:ascii="Times New Roman" w:eastAsia="Times New Roman" w:hAnsi="Times New Roman" w:cs="Times New Roman"/>
          <w:iCs/>
          <w:color w:val="000000"/>
          <w:sz w:val="24"/>
          <w:szCs w:val="24"/>
        </w:rPr>
        <w:t>, biomechanical model-based deformable image registration</w:t>
      </w:r>
    </w:p>
    <w:p w14:paraId="5BB2945D" w14:textId="77777777" w:rsidR="00ED1CB3" w:rsidRPr="004D585D" w:rsidRDefault="00ED1CB3" w:rsidP="004D585D">
      <w:pPr>
        <w:pStyle w:val="Heading1"/>
        <w:pageBreakBefore/>
        <w:spacing w:line="480" w:lineRule="auto"/>
        <w:rPr>
          <w:rFonts w:ascii="Times New Roman" w:hAnsi="Times New Roman" w:cs="Times New Roman"/>
          <w:b/>
          <w:color w:val="auto"/>
          <w:sz w:val="24"/>
          <w:szCs w:val="24"/>
        </w:rPr>
      </w:pPr>
      <w:r w:rsidRPr="004D585D">
        <w:rPr>
          <w:rFonts w:ascii="Times New Roman" w:hAnsi="Times New Roman" w:cs="Times New Roman"/>
          <w:b/>
          <w:color w:val="auto"/>
          <w:sz w:val="24"/>
          <w:szCs w:val="24"/>
        </w:rPr>
        <w:lastRenderedPageBreak/>
        <w:t>INTRODUCTION</w:t>
      </w:r>
    </w:p>
    <w:p w14:paraId="1B81F79E" w14:textId="1D7128E1" w:rsidR="00A10E9D" w:rsidRPr="004D585D" w:rsidRDefault="002B0678">
      <w:pPr>
        <w:pStyle w:val="NoSpacing"/>
        <w:spacing w:line="480" w:lineRule="auto"/>
        <w:rPr>
          <w:rFonts w:ascii="Times New Roman" w:hAnsi="Times New Roman" w:cs="Times New Roman"/>
          <w:sz w:val="24"/>
          <w:szCs w:val="24"/>
        </w:rPr>
      </w:pPr>
      <w:r w:rsidRPr="004D585D">
        <w:rPr>
          <w:rFonts w:ascii="Times New Roman" w:eastAsia="Times New Roman" w:hAnsi="Times New Roman" w:cs="Times New Roman"/>
          <w:sz w:val="24"/>
          <w:szCs w:val="24"/>
        </w:rPr>
        <w:t>Colorectal cancer (CRC) is a leading cause of cancer-related death worldwide</w:t>
      </w:r>
      <w:r w:rsidRPr="004D585D">
        <w:rPr>
          <w:rFonts w:ascii="Times New Roman" w:eastAsia="Times New Roman" w:hAnsi="Times New Roman" w:cs="Times New Roman"/>
          <w:sz w:val="24"/>
          <w:szCs w:val="24"/>
        </w:rPr>
        <w:fldChar w:fldCharType="begin" w:fldLock="1"/>
      </w:r>
      <w:r w:rsidRPr="004D585D">
        <w:rPr>
          <w:rFonts w:ascii="Times New Roman" w:eastAsia="Times New Roman" w:hAnsi="Times New Roman" w:cs="Times New Roman"/>
          <w:sz w:val="24"/>
          <w:szCs w:val="24"/>
        </w:rPr>
        <w:instrText>ADDIN CSL_CITATION {"citationItems":[{"id":"ITEM-1","itemData":{"URL":"https://governance.iarc.fr/SC/SC50/Biennial Report 2012-2013.pdf","accessed":{"date-parts":[["2020","10","27"]]},"id":"ITEM-1","issued":{"date-parts":[["0"]]},"title":"WHO Biennial Report 2012-2013","type":"webpage"},"uris":["http://www.mendeley.com/documents/?uuid=8eacd8d4-b3af-3b1b-89a7-35551c1923f6"]}],"mendeley":{"formattedCitation":"&lt;sup&gt;1&lt;/sup&gt;","plainTextFormattedCitation":"1","previouslyFormattedCitation":"&lt;sup&gt;1&lt;/sup&gt;"},"properties":{"noteIndex":0},"schema":"https://github.com/citation-style-language/schema/raw/master/csl-citation.json"}</w:instrText>
      </w:r>
      <w:r w:rsidRPr="004D585D">
        <w:rPr>
          <w:rFonts w:ascii="Times New Roman" w:eastAsia="Times New Roman" w:hAnsi="Times New Roman" w:cs="Times New Roman"/>
          <w:sz w:val="24"/>
          <w:szCs w:val="24"/>
        </w:rPr>
        <w:fldChar w:fldCharType="separate"/>
      </w:r>
      <w:r w:rsidRPr="004D585D">
        <w:rPr>
          <w:rFonts w:ascii="Times New Roman" w:eastAsia="Times New Roman" w:hAnsi="Times New Roman" w:cs="Times New Roman"/>
          <w:noProof/>
          <w:sz w:val="24"/>
          <w:szCs w:val="24"/>
          <w:vertAlign w:val="superscript"/>
        </w:rPr>
        <w:t>1</w:t>
      </w:r>
      <w:r w:rsidRPr="004D585D">
        <w:rPr>
          <w:rFonts w:ascii="Times New Roman" w:eastAsia="Times New Roman" w:hAnsi="Times New Roman" w:cs="Times New Roman"/>
          <w:sz w:val="24"/>
          <w:szCs w:val="24"/>
        </w:rPr>
        <w:fldChar w:fldCharType="end"/>
      </w:r>
      <w:r w:rsidRPr="004D585D">
        <w:rPr>
          <w:rFonts w:ascii="Times New Roman" w:eastAsia="Times New Roman" w:hAnsi="Times New Roman" w:cs="Times New Roman"/>
          <w:sz w:val="24"/>
          <w:szCs w:val="24"/>
        </w:rPr>
        <w:t>, and is the third most common cancer in the United States</w:t>
      </w:r>
      <w:r w:rsidRPr="004D585D">
        <w:rPr>
          <w:rFonts w:ascii="Times New Roman" w:eastAsia="Times New Roman" w:hAnsi="Times New Roman" w:cs="Times New Roman"/>
          <w:sz w:val="24"/>
          <w:szCs w:val="24"/>
        </w:rPr>
        <w:fldChar w:fldCharType="begin" w:fldLock="1"/>
      </w:r>
      <w:r w:rsidRPr="004D585D">
        <w:rPr>
          <w:rFonts w:ascii="Times New Roman" w:eastAsia="Times New Roman" w:hAnsi="Times New Roman" w:cs="Times New Roman"/>
          <w:sz w:val="24"/>
          <w:szCs w:val="24"/>
        </w:rPr>
        <w:instrText>ADDIN CSL_CITATION {"citationItems":[{"id":"ITEM-1","itemData":{"DOI":"10.3322/caac.21551","ISSN":"0007-9235","PMID":"30620402","abstract":"Each year, the American Cancer Society estimates the numbers of new cancer cases and deaths that will occur in the United States and compiles the most recent data on cancer incidence, mortality, and survival. Incidence data, available through 2015, were collected by the Surveillance, Epidemiology, and End Results Program; the National Program of Cancer Registries; and the North American Association of Central Cancer Registries. Mortality data, available through 2016, were collected by the National Center for Health Statistics. In 2019, 1,762,450 new cancer cases and 606,880 cancer deaths are projected to occur in the United States. Over the past decade of data, the cancer incidence rate (2006-2015) was stable in women and declined by approximately 2% per year in men, whereas the cancer death rate (2007-2016) declined annually by 1.4% and 1.8%, respectively. The overall cancer death rate dropped continuously from 1991 to 2016 by a total of 27%, translating into approximately 2,629,200 fewer cancer deaths than would have been expected if death rates had remained at their peak. Although the racial gap in cancer mortality is slowly narrowing, socioeconomic inequalities are widening, with the most notable gaps for the most preventable cancers. For example, compared with the most affluent counties, mortality rates in the poorest counties were 2-fold higher for cervical cancer and 40% higher for male lung and liver cancers during 2012-2016. Some states are home to both the wealthiest and the poorest counties, suggesting the opportunity for more equitable dissemination of effective cancer prevention, early detection, and treatment strategies. A broader application of existing cancer control knowledge with an emphasis on disadvantaged groups would undoubtedly accelerate progress against cancer.","author":[{"dropping-particle":"","family":"Siegel","given":"Rebecca L.","non-dropping-particle":"","parse-names":false,"suffix":""},{"dropping-particle":"","family":"Miller","given":"Kimberly D.","non-dropping-particle":"","parse-names":false,"suffix":""},{"dropping-particle":"","family":"Jemal","given":"Ahmedin","non-dropping-particle":"","parse-names":false,"suffix":""}],"container-title":"CA: A Cancer Journal for Clinicians","id":"ITEM-1","issue":"1","issued":{"date-parts":[["2019","1","1"]]},"page":"7-34","publisher":"Wiley","title":"Cancer statistics, 2019","type":"article-journal","volume":"69"},"uris":["http://www.mendeley.com/documents/?uuid=0654017f-377a-34b7-9bb4-a6832b71acfd"]}],"mendeley":{"formattedCitation":"&lt;sup&gt;2&lt;/sup&gt;","plainTextFormattedCitation":"2","previouslyFormattedCitation":"&lt;sup&gt;2&lt;/sup&gt;"},"properties":{"noteIndex":0},"schema":"https://github.com/citation-style-language/schema/raw/master/csl-citation.json"}</w:instrText>
      </w:r>
      <w:r w:rsidRPr="004D585D">
        <w:rPr>
          <w:rFonts w:ascii="Times New Roman" w:eastAsia="Times New Roman" w:hAnsi="Times New Roman" w:cs="Times New Roman"/>
          <w:sz w:val="24"/>
          <w:szCs w:val="24"/>
        </w:rPr>
        <w:fldChar w:fldCharType="separate"/>
      </w:r>
      <w:r w:rsidRPr="004D585D">
        <w:rPr>
          <w:rFonts w:ascii="Times New Roman" w:eastAsia="Times New Roman" w:hAnsi="Times New Roman" w:cs="Times New Roman"/>
          <w:noProof/>
          <w:sz w:val="24"/>
          <w:szCs w:val="24"/>
          <w:vertAlign w:val="superscript"/>
        </w:rPr>
        <w:t>2</w:t>
      </w:r>
      <w:r w:rsidRPr="004D585D">
        <w:rPr>
          <w:rFonts w:ascii="Times New Roman" w:eastAsia="Times New Roman" w:hAnsi="Times New Roman" w:cs="Times New Roman"/>
          <w:sz w:val="24"/>
          <w:szCs w:val="24"/>
        </w:rPr>
        <w:fldChar w:fldCharType="end"/>
      </w:r>
      <w:r w:rsidRPr="004D585D">
        <w:rPr>
          <w:rFonts w:ascii="Times New Roman" w:eastAsia="Times New Roman" w:hAnsi="Times New Roman" w:cs="Times New Roman"/>
          <w:sz w:val="24"/>
          <w:szCs w:val="24"/>
        </w:rPr>
        <w:t>. 25% of CRC patients present with colorectal liver metastasis (CLM) at the time of diagnosis, and up to 60% w</w:t>
      </w:r>
      <w:r w:rsidR="00BD65B8" w:rsidRPr="004D585D">
        <w:rPr>
          <w:rFonts w:ascii="Times New Roman" w:eastAsia="Times New Roman" w:hAnsi="Times New Roman" w:cs="Times New Roman"/>
          <w:sz w:val="24"/>
          <w:szCs w:val="24"/>
        </w:rPr>
        <w:t xml:space="preserve">ill develop </w:t>
      </w:r>
      <w:r w:rsidRPr="004D585D">
        <w:rPr>
          <w:rFonts w:ascii="Times New Roman" w:eastAsia="Times New Roman" w:hAnsi="Times New Roman" w:cs="Times New Roman"/>
          <w:sz w:val="24"/>
          <w:szCs w:val="24"/>
        </w:rPr>
        <w:t>CLM  over their disease</w:t>
      </w:r>
      <w:r w:rsidR="002C2614">
        <w:rPr>
          <w:rFonts w:ascii="Times New Roman" w:eastAsia="Times New Roman" w:hAnsi="Times New Roman" w:cs="Times New Roman"/>
          <w:sz w:val="24"/>
          <w:szCs w:val="24"/>
        </w:rPr>
        <w:t xml:space="preserve"> course</w:t>
      </w:r>
      <w:r w:rsidRPr="004D585D">
        <w:rPr>
          <w:rFonts w:ascii="Times New Roman" w:eastAsia="Times New Roman" w:hAnsi="Times New Roman" w:cs="Times New Roman"/>
          <w:sz w:val="24"/>
          <w:szCs w:val="24"/>
        </w:rPr>
        <w:fldChar w:fldCharType="begin" w:fldLock="1"/>
      </w:r>
      <w:r w:rsidRPr="004D585D">
        <w:rPr>
          <w:rFonts w:ascii="Times New Roman" w:eastAsia="Times New Roman" w:hAnsi="Times New Roman" w:cs="Times New Roman"/>
          <w:sz w:val="24"/>
          <w:szCs w:val="24"/>
        </w:rPr>
        <w:instrText>ADDIN CSL_CITATION {"citationItems":[{"id":"ITEM-1","itemData":{"DOI":"10.3748/wjg.v22.i11.3127","ISSN":"22192840","abstract":"Colorectal cancer metastasizes predictably, with liver predominance in most cases. Because liver involvement has been shown to be a major determinant of survival in this population, liver-directed therapies are increasingly considered even in cases where there is (limited) extrahepatic disease. Unfortunately, these patients carry a known risk of recurrence in the liver regardless of initial therapy choice. Therefore, there is a demand for minimally invasive, non-surgical, personalized cancer treatments to preserve quality of life in the induction, consolidation, and maintenance phases of cancer therapy. This report aims to review evidence - based conceptual, pharmacological, and technological paradigm shifts in parenteral and percutaneous treatment strategies as well as forthcoming evidence regarding next-generation systemic, locoregional, and local treatment approaches for this patient population.","author":[{"dropping-particle":"","family":"Alper Sag","given":"Alan","non-dropping-particle":"","parse-names":false,"suffix":""},{"dropping-particle":"","family":"Selcukbiricik","given":"Fatih","non-dropping-particle":"","parse-names":false,"suffix":""},{"dropping-particle":"","family":"Mandel","given":"Nil Molinas","non-dropping-particle":"","parse-names":false,"suffix":""}],"container-title":"World Journal of Gastroenterology","id":"ITEM-1","issue":"11","issued":{"date-parts":[["2016","3","21"]]},"page":"3127-3149","publisher":"Baishideng Publishing Group Co., Limited","title":"Evidence-based medical oncology and interventional radiology paradigms for liver-dominant colorectal cancer metastases","type":"article","volume":"22"},"uris":["http://www.mendeley.com/documents/?uuid=52b062cb-a60d-3322-8d9d-bc780d27e36e"]}],"mendeley":{"formattedCitation":"&lt;sup&gt;3&lt;/sup&gt;","plainTextFormattedCitation":"3","previouslyFormattedCitation":"&lt;sup&gt;3&lt;/sup&gt;"},"properties":{"noteIndex":0},"schema":"https://github.com/citation-style-language/schema/raw/master/csl-citation.json"}</w:instrText>
      </w:r>
      <w:r w:rsidRPr="004D585D">
        <w:rPr>
          <w:rFonts w:ascii="Times New Roman" w:eastAsia="Times New Roman" w:hAnsi="Times New Roman" w:cs="Times New Roman"/>
          <w:sz w:val="24"/>
          <w:szCs w:val="24"/>
        </w:rPr>
        <w:fldChar w:fldCharType="separate"/>
      </w:r>
      <w:r w:rsidRPr="004D585D">
        <w:rPr>
          <w:rFonts w:ascii="Times New Roman" w:eastAsia="Times New Roman" w:hAnsi="Times New Roman" w:cs="Times New Roman"/>
          <w:noProof/>
          <w:sz w:val="24"/>
          <w:szCs w:val="24"/>
          <w:vertAlign w:val="superscript"/>
        </w:rPr>
        <w:t>3</w:t>
      </w:r>
      <w:r w:rsidRPr="004D585D">
        <w:rPr>
          <w:rFonts w:ascii="Times New Roman" w:eastAsia="Times New Roman" w:hAnsi="Times New Roman" w:cs="Times New Roman"/>
          <w:sz w:val="24"/>
          <w:szCs w:val="24"/>
        </w:rPr>
        <w:fldChar w:fldCharType="end"/>
      </w:r>
      <w:r w:rsidR="00BD65B8" w:rsidRPr="004D585D">
        <w:rPr>
          <w:rFonts w:ascii="Times New Roman" w:eastAsia="Times New Roman" w:hAnsi="Times New Roman" w:cs="Times New Roman"/>
          <w:sz w:val="24"/>
          <w:szCs w:val="24"/>
        </w:rPr>
        <w:t xml:space="preserve">. </w:t>
      </w:r>
      <w:r w:rsidR="00954EB8" w:rsidRPr="004D585D">
        <w:rPr>
          <w:rFonts w:ascii="Times New Roman" w:eastAsia="Times New Roman" w:hAnsi="Times New Roman" w:cs="Times New Roman"/>
          <w:sz w:val="24"/>
          <w:szCs w:val="24"/>
        </w:rPr>
        <w:t xml:space="preserve"> </w:t>
      </w:r>
      <w:r w:rsidR="003E78F0" w:rsidRPr="004D585D">
        <w:rPr>
          <w:rFonts w:ascii="Times New Roman" w:eastAsia="Times New Roman" w:hAnsi="Times New Roman" w:cs="Times New Roman"/>
          <w:sz w:val="24"/>
          <w:szCs w:val="24"/>
        </w:rPr>
        <w:t xml:space="preserve">About two-thirds of deaths resulting from CRC are </w:t>
      </w:r>
      <w:r w:rsidR="00A10E9D" w:rsidRPr="004D585D">
        <w:rPr>
          <w:rFonts w:ascii="Times New Roman" w:eastAsia="Times New Roman" w:hAnsi="Times New Roman" w:cs="Times New Roman"/>
          <w:sz w:val="24"/>
          <w:szCs w:val="24"/>
        </w:rPr>
        <w:t xml:space="preserve">believed to be </w:t>
      </w:r>
      <w:r w:rsidR="003E78F0" w:rsidRPr="004D585D">
        <w:rPr>
          <w:rFonts w:ascii="Times New Roman" w:eastAsia="Times New Roman" w:hAnsi="Times New Roman" w:cs="Times New Roman"/>
          <w:sz w:val="24"/>
          <w:szCs w:val="24"/>
        </w:rPr>
        <w:t xml:space="preserve">caused by </w:t>
      </w:r>
      <w:r w:rsidR="002F10AE" w:rsidRPr="004D585D">
        <w:rPr>
          <w:rFonts w:ascii="Times New Roman" w:eastAsia="Times New Roman" w:hAnsi="Times New Roman" w:cs="Times New Roman"/>
          <w:sz w:val="24"/>
          <w:szCs w:val="24"/>
        </w:rPr>
        <w:t>CLM</w:t>
      </w:r>
      <w:r w:rsidR="002F10AE" w:rsidRPr="004D585D">
        <w:rPr>
          <w:rStyle w:val="FootnoteReference"/>
          <w:rFonts w:ascii="Times New Roman" w:eastAsia="Times New Roman" w:hAnsi="Times New Roman" w:cs="Times New Roman"/>
          <w:sz w:val="24"/>
          <w:szCs w:val="24"/>
        </w:rPr>
        <w:fldChar w:fldCharType="begin" w:fldLock="1"/>
      </w:r>
      <w:r w:rsidRPr="004D585D">
        <w:rPr>
          <w:rFonts w:ascii="Times New Roman" w:eastAsia="Times New Roman" w:hAnsi="Times New Roman" w:cs="Times New Roman"/>
          <w:sz w:val="24"/>
          <w:szCs w:val="24"/>
        </w:rPr>
        <w:instrText>ADDIN CSL_CITATION {"citationItems":[{"id":"ITEM-1","itemData":{"DOI":"10.1200/JCO.2007.11.0833","ISSN":"1527-7755","PMID":"17925551","abstract":"PURPOSE Resection of colorectal liver metastases (CLM) in selected patients has evolved as the standard of care during the last 20 years. In the absence of prospective randomized clinical trials, a survival benefit has been deduced relative to historical controls based on actuarial data. There is now sufficient follow-up on a significant number of patients to address the curative intent of resecting CLM. METHODS Retrospective review of a prospectively maintained database was performed on patients who underwent resection of CLM from 1985 to 1994. Postoperative deaths were excluded. Disease-specific survival (DSS) was calculated from the time of hepatectomy using the Kaplan-Meier method. RESULTS There were 612 consecutive patients identified with 10-year follow-up. Median DSS was 44 months. There were 102 actual 10-year survivors. Ninety-nine (97%) of the 102 were disease free at last follow-up. Only one patient experienced a disease-specific death after 10 years of survival. In contrast, 34% of the 5-year survivors suffered a cancer-related death. Previously identified poor prognostic factors found among the 102 actual 10-year survivors included 7% synchronous disease, 36% disease-free interval less than 12 months, 25% bilobar metastases, 50% node-positive primary, 39% more than one metastasis, and 35% tumor size more than 5 cm. CONCLUSION Patients who survive 10 years appear to be cured of their disease, whereas approximately one third of actual 5-year survivors succumb to a cancer-related death. In well-selected patients, there is at least a one in six chance of cure after hepatectomy for CLM. The presence of poor prognostic factors does not preclude the possibility of long-term survival and cure.","author":[{"dropping-particle":"","family":"Tomlinson","given":"James S","non-dropping-particle":"","parse-names":false,"suffix":""},{"dropping-particle":"","family":"Jarnagin","given":"William R","non-dropping-particle":"","parse-names":false,"suffix":""},{"dropping-particle":"","family":"DeMatteo","given":"Ronald P","non-dropping-particle":"","parse-names":false,"suffix":""},{"dropping-particle":"","family":"Fong","given":"Yuman","non-dropping-particle":"","parse-names":false,"suffix":""},{"dropping-particle":"","family":"Kornprat","given":"Peter","non-dropping-particle":"","parse-names":false,"suffix":""},{"dropping-particle":"","family":"Gonen","given":"Mithat","non-dropping-particle":"","parse-names":false,"suffix":""},{"dropping-particle":"","family":"Kemeny","given":"Nancy","non-dropping-particle":"","parse-names":false,"suffix":""},{"dropping-particle":"","family":"Brennan","given":"Murray F","non-dropping-particle":"","parse-names":false,"suffix":""},{"dropping-particle":"","family":"Blumgart","given":"Leslie H","non-dropping-particle":"","parse-names":false,"suffix":""},{"dropping-particle":"","family":"D'Angelica","given":"Michael","non-dropping-particle":"","parse-names":false,"suffix":""}],"container-title":"Journal of clinical oncology : official journal of the American Society of Clinical Oncology","id":"ITEM-1","issue":"29","issued":{"date-parts":[["2007","10","10"]]},"page":"4575-80","publisher":"American Society of Clinical Oncology","title":"Actual 10-year survival after resection of colorectal liver metastases defines cure.","type":"article-journal","volume":"25"},"uris":["http://www.mendeley.com/documents/?uuid=a1cb3832-3a6c-3b36-bdf4-2dfce34c7fc1"]}],"mendeley":{"formattedCitation":"&lt;sup&gt;4&lt;/sup&gt;","plainTextFormattedCitation":"4","previouslyFormattedCitation":"&lt;sup&gt;4&lt;/sup&gt;"},"properties":{"noteIndex":0},"schema":"https://github.com/citation-style-language/schema/raw/master/csl-citation.json"}</w:instrText>
      </w:r>
      <w:r w:rsidR="002F10AE" w:rsidRPr="004D585D">
        <w:rPr>
          <w:rStyle w:val="FootnoteReference"/>
          <w:rFonts w:ascii="Times New Roman" w:eastAsia="Times New Roman" w:hAnsi="Times New Roman" w:cs="Times New Roman"/>
          <w:sz w:val="24"/>
          <w:szCs w:val="24"/>
        </w:rPr>
        <w:fldChar w:fldCharType="separate"/>
      </w:r>
      <w:r w:rsidRPr="004D585D">
        <w:rPr>
          <w:rFonts w:ascii="Times New Roman" w:eastAsia="Times New Roman" w:hAnsi="Times New Roman" w:cs="Times New Roman"/>
          <w:bCs/>
          <w:noProof/>
          <w:sz w:val="24"/>
          <w:szCs w:val="24"/>
          <w:vertAlign w:val="superscript"/>
        </w:rPr>
        <w:t>4</w:t>
      </w:r>
      <w:r w:rsidR="002F10AE" w:rsidRPr="004D585D">
        <w:rPr>
          <w:rStyle w:val="FootnoteReference"/>
          <w:rFonts w:ascii="Times New Roman" w:eastAsia="Times New Roman" w:hAnsi="Times New Roman" w:cs="Times New Roman"/>
          <w:sz w:val="24"/>
          <w:szCs w:val="24"/>
        </w:rPr>
        <w:fldChar w:fldCharType="end"/>
      </w:r>
      <w:r w:rsidR="00A93A2A" w:rsidRPr="004D585D">
        <w:rPr>
          <w:rFonts w:ascii="Times New Roman" w:eastAsia="Times New Roman" w:hAnsi="Times New Roman" w:cs="Times New Roman"/>
          <w:sz w:val="24"/>
          <w:szCs w:val="24"/>
        </w:rPr>
        <w:t>.</w:t>
      </w:r>
      <w:r w:rsidRPr="004D585D">
        <w:rPr>
          <w:rFonts w:ascii="Times New Roman" w:eastAsia="Times New Roman" w:hAnsi="Times New Roman" w:cs="Times New Roman"/>
          <w:sz w:val="24"/>
          <w:szCs w:val="24"/>
        </w:rPr>
        <w:t xml:space="preserve"> </w:t>
      </w:r>
      <w:r w:rsidR="000F0415" w:rsidRPr="004D585D">
        <w:rPr>
          <w:rFonts w:ascii="Times New Roman" w:hAnsi="Times New Roman" w:cs="Times New Roman"/>
          <w:sz w:val="24"/>
          <w:szCs w:val="24"/>
        </w:rPr>
        <w:t>While c</w:t>
      </w:r>
      <w:r w:rsidR="00954EB8" w:rsidRPr="004D585D">
        <w:rPr>
          <w:rFonts w:ascii="Times New Roman" w:hAnsi="Times New Roman" w:cs="Times New Roman"/>
          <w:sz w:val="24"/>
          <w:szCs w:val="24"/>
        </w:rPr>
        <w:t>urative hepatic resection is the treatment of choice for patients presenting with CLM</w:t>
      </w:r>
      <w:r w:rsidR="002F10AE" w:rsidRPr="004D585D">
        <w:rPr>
          <w:rStyle w:val="FootnoteReference"/>
          <w:rFonts w:ascii="Times New Roman" w:hAnsi="Times New Roman" w:cs="Times New Roman"/>
          <w:sz w:val="24"/>
          <w:szCs w:val="24"/>
        </w:rPr>
        <w:fldChar w:fldCharType="begin" w:fldLock="1"/>
      </w:r>
      <w:r w:rsidRPr="004D585D">
        <w:rPr>
          <w:rFonts w:ascii="Times New Roman" w:hAnsi="Times New Roman" w:cs="Times New Roman"/>
          <w:sz w:val="24"/>
          <w:szCs w:val="24"/>
        </w:rPr>
        <w:instrText>ADDIN CSL_CITATION {"citationItems":[{"id":"ITEM-1","itemData":{"DOI":"10.1097/01.SLA.0000128305.90650.71","ISSN":"0003-4932","PMID":"15166961","abstract":"OBJECTIVE To examine recurrence and survival rates for patients treated with hepatic resection only, radiofrequency ablation (RFA) plus resection or RFA only for colorectal liver metastases. SUMMARY BACKGROUND DATA Thermal destruction techniques, particularly RFA, have been rapidly accepted into surgical practice in the last 5 years. Long-term survival data following treatment of colorectal liver metastasis using RFA with or without hepatic resection are lacking. METHODS Data from 358 consecutive patients with colorectal liver metastases treated for cure with hepatic resection +/- RFA and 70 patients found at laparotomy to have liver-only disease but not to be candidates for potentially curative treatment were compared (1992-2002). RESULTS Of 418 patients treated, 190 (45%) underwent resection only, 101 RFA + resection (24%), 57 RFA only (14%), and 70 laparotomy with biopsy only or arterial infusion pump placement (\"chemotherapy only,\" 17%). RFA was used in operative candidates who could not undergo complete resection of disease. Overall recurrence was most common after RFA (84% vs. 64% RFA + resection vs. 52% resection only, P &lt; 0.001). Liver-only recurrence after RFA was fourfold the rate after resection (44% vs. 11% of patients, P &lt; 0.001), and true local recurrence was most common after RFA (9% of patients vs. 5% RFA + resection vs. 2% resection only, P = 0.02). Overall survival rate was highest after resection (58% at 5 years); 4-year survival after resection, RFA + resection and RFA only were 65%, 36%, and 22%, respectively (P &lt; 0.0001). Survival for \"unresectable\" patients treated with RFA + resection or RFA only was greater than chemotherapy only (P = 0.0017). CONCLUSIONS Hepatic resection is the treatment of choice for colorectal liver metastases. RFA alone or in combination with resection for unresectable patients does not provide survival comparable to resection, and provides survival only slightly superior to nonsurgical treatment.","author":[{"dropping-particle":"","family":"Abdalla","given":"Eddie K","non-dropping-particle":"","parse-names":false,"suffix":""},{"dropping-particle":"","family":"Vauthey","given":"Jean-Nicolas","non-dropping-particle":"","parse-names":false,"suffix":""},{"dropping-particle":"","family":"Ellis","given":"Lee M","non-dropping-particle":"","parse-names":false,"suffix":""},{"dropping-particle":"","family":"Ellis","given":"Vickie","non-dropping-particle":"","parse-names":false,"suffix":""},{"dropping-particle":"","family":"Pollock","given":"Raphael","non-dropping-particle":"","parse-names":false,"suffix":""},{"dropping-particle":"","family":"Broglio","given":"Kristine R","non-dropping-particle":"","parse-names":false,"suffix":""},{"dropping-particle":"","family":"Hess","given":"Kenneth","non-dropping-particle":"","parse-names":false,"suffix":""},{"dropping-particle":"","family":"Curley","given":"Steven A","non-dropping-particle":"","parse-names":false,"suffix":""}],"container-title":"Annals of surgery","id":"ITEM-1","issue":"6","issued":{"date-parts":[["2004","6"]]},"page":"818-25; discussion 825-7","publisher":"Lippincott, Williams, and Wilkins","title":"Recurrence and outcomes following hepatic resection, radiofrequency ablation, and combined resection/ablation for colorectal liver metastases.","type":"article-journal","volume":"239"},"uris":["http://www.mendeley.com/documents/?uuid=7c6c6f90-fe25-3d2b-9533-94195a1ff356"]}],"mendeley":{"formattedCitation":"&lt;sup&gt;5&lt;/sup&gt;","plainTextFormattedCitation":"5","previouslyFormattedCitation":"&lt;sup&gt;5&lt;/sup&gt;"},"properties":{"noteIndex":0},"schema":"https://github.com/citation-style-language/schema/raw/master/csl-citation.json"}</w:instrText>
      </w:r>
      <w:r w:rsidR="002F10AE" w:rsidRPr="004D585D">
        <w:rPr>
          <w:rStyle w:val="FootnoteReference"/>
          <w:rFonts w:ascii="Times New Roman" w:hAnsi="Times New Roman" w:cs="Times New Roman"/>
          <w:sz w:val="24"/>
          <w:szCs w:val="24"/>
        </w:rPr>
        <w:fldChar w:fldCharType="separate"/>
      </w:r>
      <w:r w:rsidRPr="004D585D">
        <w:rPr>
          <w:rFonts w:ascii="Times New Roman" w:hAnsi="Times New Roman" w:cs="Times New Roman"/>
          <w:noProof/>
          <w:sz w:val="24"/>
          <w:szCs w:val="24"/>
          <w:vertAlign w:val="superscript"/>
        </w:rPr>
        <w:t>5</w:t>
      </w:r>
      <w:r w:rsidR="002F10AE" w:rsidRPr="004D585D">
        <w:rPr>
          <w:rStyle w:val="FootnoteReference"/>
          <w:rFonts w:ascii="Times New Roman" w:hAnsi="Times New Roman" w:cs="Times New Roman"/>
          <w:sz w:val="24"/>
          <w:szCs w:val="24"/>
        </w:rPr>
        <w:fldChar w:fldCharType="end"/>
      </w:r>
      <w:r w:rsidR="000F0415" w:rsidRPr="004D585D">
        <w:rPr>
          <w:rFonts w:ascii="Times New Roman" w:hAnsi="Times New Roman" w:cs="Times New Roman"/>
          <w:sz w:val="24"/>
          <w:szCs w:val="24"/>
        </w:rPr>
        <w:t>, only 20% of patients are candidates for surgery</w:t>
      </w:r>
      <w:r w:rsidR="00A70FC4" w:rsidRPr="004D585D">
        <w:rPr>
          <w:rFonts w:ascii="Times New Roman" w:hAnsi="Times New Roman" w:cs="Times New Roman"/>
          <w:sz w:val="24"/>
          <w:szCs w:val="24"/>
        </w:rPr>
        <w:t>.</w:t>
      </w:r>
      <w:r w:rsidR="00954EB8" w:rsidRPr="004D585D">
        <w:rPr>
          <w:rFonts w:ascii="Times New Roman" w:hAnsi="Times New Roman" w:cs="Times New Roman"/>
          <w:sz w:val="24"/>
          <w:szCs w:val="24"/>
        </w:rPr>
        <w:t xml:space="preserve"> </w:t>
      </w:r>
      <w:r w:rsidR="00A10E9D" w:rsidRPr="004D585D">
        <w:rPr>
          <w:rFonts w:ascii="Times New Roman" w:hAnsi="Times New Roman" w:cs="Times New Roman"/>
          <w:sz w:val="24"/>
          <w:szCs w:val="24"/>
        </w:rPr>
        <w:t xml:space="preserve"> </w:t>
      </w:r>
      <w:r w:rsidR="0096522A" w:rsidRPr="004D585D">
        <w:rPr>
          <w:rFonts w:ascii="Times New Roman" w:hAnsi="Times New Roman" w:cs="Times New Roman"/>
          <w:sz w:val="24"/>
          <w:szCs w:val="24"/>
        </w:rPr>
        <w:t xml:space="preserve">For the remaining </w:t>
      </w:r>
      <w:r w:rsidR="00472018">
        <w:rPr>
          <w:rFonts w:ascii="Times New Roman" w:hAnsi="Times New Roman" w:cs="Times New Roman"/>
          <w:sz w:val="24"/>
          <w:szCs w:val="24"/>
        </w:rPr>
        <w:t>p</w:t>
      </w:r>
      <w:r w:rsidR="0096522A" w:rsidRPr="004D585D">
        <w:rPr>
          <w:rFonts w:ascii="Times New Roman" w:hAnsi="Times New Roman" w:cs="Times New Roman"/>
          <w:sz w:val="24"/>
          <w:szCs w:val="24"/>
        </w:rPr>
        <w:t>atients,</w:t>
      </w:r>
      <w:r w:rsidR="00A10E9D" w:rsidRPr="004D585D">
        <w:rPr>
          <w:rFonts w:ascii="Times New Roman" w:hAnsi="Times New Roman" w:cs="Times New Roman"/>
          <w:sz w:val="24"/>
          <w:szCs w:val="24"/>
        </w:rPr>
        <w:t xml:space="preserve"> systemic treatment or other </w:t>
      </w:r>
      <w:r w:rsidR="00472018">
        <w:rPr>
          <w:rFonts w:ascii="Times New Roman" w:hAnsi="Times New Roman" w:cs="Times New Roman"/>
          <w:sz w:val="24"/>
          <w:szCs w:val="24"/>
        </w:rPr>
        <w:t xml:space="preserve">forms </w:t>
      </w:r>
      <w:r w:rsidR="00A10E9D" w:rsidRPr="004D585D">
        <w:rPr>
          <w:rFonts w:ascii="Times New Roman" w:hAnsi="Times New Roman" w:cs="Times New Roman"/>
          <w:sz w:val="24"/>
          <w:szCs w:val="24"/>
        </w:rPr>
        <w:t>of loco-regional therapy such</w:t>
      </w:r>
      <w:r w:rsidR="0096522A" w:rsidRPr="004D585D">
        <w:rPr>
          <w:rFonts w:ascii="Times New Roman" w:hAnsi="Times New Roman" w:cs="Times New Roman"/>
          <w:sz w:val="24"/>
          <w:szCs w:val="24"/>
        </w:rPr>
        <w:t xml:space="preserve"> </w:t>
      </w:r>
      <w:r w:rsidR="00CF5767">
        <w:rPr>
          <w:rFonts w:ascii="Times New Roman" w:hAnsi="Times New Roman" w:cs="Times New Roman"/>
          <w:sz w:val="24"/>
          <w:szCs w:val="24"/>
        </w:rPr>
        <w:t xml:space="preserve">thermal </w:t>
      </w:r>
      <w:r w:rsidR="00472018">
        <w:rPr>
          <w:rFonts w:ascii="Times New Roman" w:hAnsi="Times New Roman" w:cs="Times New Roman"/>
          <w:sz w:val="24"/>
          <w:szCs w:val="24"/>
        </w:rPr>
        <w:t xml:space="preserve">liver </w:t>
      </w:r>
      <w:r w:rsidR="003417C2" w:rsidRPr="004D585D">
        <w:rPr>
          <w:rFonts w:ascii="Times New Roman" w:hAnsi="Times New Roman" w:cs="Times New Roman"/>
          <w:sz w:val="24"/>
          <w:szCs w:val="24"/>
        </w:rPr>
        <w:t>a</w:t>
      </w:r>
      <w:r w:rsidR="00954EB8" w:rsidRPr="004D585D">
        <w:rPr>
          <w:rFonts w:ascii="Times New Roman" w:hAnsi="Times New Roman" w:cs="Times New Roman"/>
          <w:sz w:val="24"/>
          <w:szCs w:val="24"/>
        </w:rPr>
        <w:t>blation</w:t>
      </w:r>
      <w:r w:rsidR="00017D65" w:rsidRPr="004D585D">
        <w:rPr>
          <w:rFonts w:ascii="Times New Roman" w:hAnsi="Times New Roman" w:cs="Times New Roman"/>
          <w:sz w:val="24"/>
          <w:szCs w:val="24"/>
        </w:rPr>
        <w:t xml:space="preserve"> </w:t>
      </w:r>
      <w:r w:rsidR="002C2614">
        <w:rPr>
          <w:rFonts w:ascii="Times New Roman" w:hAnsi="Times New Roman" w:cs="Times New Roman"/>
          <w:sz w:val="24"/>
          <w:szCs w:val="24"/>
        </w:rPr>
        <w:t>are offered</w:t>
      </w:r>
      <w:r w:rsidR="002F10AE" w:rsidRPr="004D585D">
        <w:rPr>
          <w:rStyle w:val="FootnoteReference"/>
          <w:rFonts w:ascii="Times New Roman" w:hAnsi="Times New Roman" w:cs="Times New Roman"/>
          <w:sz w:val="24"/>
          <w:szCs w:val="24"/>
        </w:rPr>
        <w:fldChar w:fldCharType="begin" w:fldLock="1"/>
      </w:r>
      <w:r w:rsidRPr="004D585D">
        <w:rPr>
          <w:rFonts w:ascii="Times New Roman" w:hAnsi="Times New Roman" w:cs="Times New Roman"/>
          <w:sz w:val="24"/>
          <w:szCs w:val="24"/>
        </w:rPr>
        <w:instrText>ADDIN CSL_CITATION {"citationItems":[{"id":"ITEM-1","itemData":{"DOI":"10.3748/WJG.V9.I2.193","ISSN":"1007-9327","PMID":"12532430","abstract":"The liver is the commonest site of distant metastasis of colorectal cancer and nearly half of the patients with colorectal cancer ultimately develop liver involved during the course of their diseases. Surgery is the only therapy that offers the possibility of cure for patients with hepatic metastatic diseases. Five-year survival rates after resection of all detectable liver metastases can be up to 40 %. Unfortunately, only 25 % of patients with colorectal liver metastases are candidates for liver resection, while the others are not amenable to surgical resection. Regional therapies such as radiofrequency ablation and cryotherapy may be offered to patients with isolated unresectable metastases but no extrahepatic diseases. Hepatic artery catheter chemotherapy and chemoembolization and portal vein embolization are often used for the patients with extensive liver metastases but without extrahepatic diseases, which are not suitable for regional ablation. For the patients with metastatic colorectal cancer beyond the liver, systemic chemotherapy is a more appropriate choice. Immunotherapy is also a good option when other therapies are used in combination to enhance the efficacy. Selective internal radiation therapy is a new radiation method which can be used in patients given other routine therapies without effects.","author":[{"dropping-particle":"","family":"Liu","given":"Lian-Xin","non-dropping-particle":"","parse-names":false,"suffix":""},{"dropping-particle":"","family":"Zhang","given":"Wei-Hui","non-dropping-particle":"","parse-names":false,"suffix":""},{"dropping-particle":"","family":"Jiang","given":"Hong-Chi","non-dropping-particle":"","parse-names":false,"suffix":""}],"container-title":"World Journal of Gastroenterology : WJG","id":"ITEM-1","issue":"2","issued":{"date-parts":[["2003","2"]]},"page":"193","publisher":"Baishideng Publishing Group Inc","title":"Current treatment for liver metastases from colorectal cancer","type":"article-journal","volume":"9"},"uris":["http://www.mendeley.com/documents/?uuid=622f5730-4251-3151-a508-d35336cbfc02"]},{"id":"ITEM-2","itemData":{"DOI":"10.1148/radiol.2015142489","ISSN":"15271315","abstract":"Purpose: To identify predictors of oncologic outcomes after percutaneous radiofrequency ablation (RFA) of colorectal cancer liver metastases (CLMs) and to describe and evaluate a modified clinical risk score (CRS) adapted for ablation as a patient stratification and prognostic tool. Materials and Methods: This study consisted of a HIPAA-compliant institutional review board-approved retrospective review of data in 162 patients with 233 CLMs treated with percutaneous RFA between December 2002 and December 2012. Contrast material-enhanced CT was used to assess technique effectiveness 4-8 weeks after RFA. Patients were followed up with contrast-enhanced CT every 2-4 months. Overall survival (OS) and local tumor progression-free survival (LTPFS) were calculated from the time of RFA by using the Kaplan-Meier method. Log-rank tests and Cox regression models were used for univariate and multivariate analysis to identify predictors of outcomes. Results: Technique effectiveness was 94% (218 of 233). Median LTPFS was 26 months. At univariate analysis, predictors of shorter LTPFS were tumor size greater than 3 cm (P &lt;001), ablation margin size of 5 mm or less (P &lt;001), high modified CRS (P = .009), male sex (P = .03), and no history of prior hepatectomy (P = .04) or hepatic arterial infusion chemotherapy (P = .01). At multivariate analysis, only tumor size greater than 3 cm (P = .01) and margin size of 5 mm or less (P &lt;001) were independent predictors of shorter LTPFS. Median and 5-year OS were 36 months and 31%. At univariate analysis, predictors of shorter OS were tumor size larger than 3 cm (P = .005), carcinoembryonic antigen level greater than 30 ng/mL (P = .003), high modified CRS (P = .02), and extrahepatic disease (EHD) (P &lt;001). At multivariate analysis, tumor size greater than 3 cm (P = .006) and more than one site of EHD (P &lt;001) were independent predictors of shorter OS. Conclusion: Tumor size of less than 3 cm and ablation margins greater than 5 mm are essential for satisfactory local tumor control. Tumor size of more than 3 cm and the presence of more than one site of EHD are associated with shorter OS.","author":[{"dropping-particle":"","family":"Shady","given":"Waleed","non-dropping-particle":"","parse-names":false,"suffix":""},{"dropping-particle":"","family":"Petre","given":"Elena N.","non-dropping-particle":"","parse-names":false,"suffix":""},{"dropping-particle":"","family":"Gonen","given":"Mithat","non-dropping-particle":"","parse-names":false,"suffix":""},{"dropping-particle":"","family":"Erinjeri","given":"Joseph P.","non-dropping-particle":"","parse-names":false,"suffix":""},{"dropping-particle":"","family":"Brown","given":"Karen T.","non-dropping-particle":"","parse-names":false,"suffix":""},{"dropping-particle":"","family":"Covey","given":"Anne M.","non-dropping-particle":"","parse-names":false,"suffix":""},{"dropping-particle":"","family":"Alago","given":"William","non-dropping-particle":"","parse-names":false,"suffix":""},{"dropping-particle":"","family":"Durack","given":"Jeremy C.","non-dropping-particle":"","parse-names":false,"suffix":""},{"dropping-particle":"","family":"Maybody","given":"Majid","non-dropping-particle":"","parse-names":false,"suffix":""},{"dropping-particle":"","family":"Brody","given":"Lynn A.","non-dropping-particle":"","parse-names":false,"suffix":""},{"dropping-particle":"","family":"Siegelbaum","given":"Robert H.","non-dropping-particle":"","parse-names":false,"suffix":""},{"dropping-particle":"","family":"D'Angelica","given":"Michael I.","non-dropping-particle":"","parse-names":false,"suffix":""},{"dropping-particle":"","family":"Jarnagin","given":"William R.","non-dropping-particle":"","parse-names":false,"suffix":""},{"dropping-particle":"","family":"Solomon","given":"Stephen B.","non-dropping-particle":"","parse-names":false,"suffix":""},{"dropping-particle":"","family":"Kemeny","given":"Nancy E.","non-dropping-particle":"","parse-names":false,"suffix":""},{"dropping-particle":"","family":"Sofocleous","given":"Constantinos T.","non-dropping-particle":"","parse-names":false,"suffix":""}],"container-title":"Radiology","id":"ITEM-2","issue":"2","issued":{"date-parts":[["2016"]]},"page":"601-611","title":"Percutaneous radiofrequency ablation of colorectal cancer liver metastases: Factors affecting outcomes-a 10-year experience at a single center","type":"article-journal","volume":"278"},"uris":["http://www.mendeley.com/documents/?uuid=c80a714f-4d27-44ca-9962-814c899f3284"]},{"id":"ITEM-3","itemData":{"author":[{"dropping-particle":"","family":"Ahrq","given":"","non-dropping-particle":"","parse-names":false,"suffix":""}],"id":"ITEM-3","issued":{"date-parts":[["0"]]},"title":"Local Hepatic Therapies for Metastases to the Liver From Unresectable Colorectal Cancer Comparative Effectiveness Review Number 93","type":"report"},"uris":["http://www.mendeley.com/documents/?uuid=fc1ec57e-3a2e-3b9a-bf6c-99492561f72e"]},{"id":"ITEM-4","itemData":{"DOI":"10.1371/journal.pone.0045493","ISSN":"1932-6203","author":[{"dropping-particle":"","family":"Weng","given":"Mingzhe","non-dropping-particle":"","parse-names":false,"suffix":""},{"dropping-particle":"","family":"Zhang","given":"Yong","non-dropping-particle":"","parse-names":false,"suffix":""},{"dropping-particle":"","family":"Zhou","given":"Di","non-dropping-particle":"","parse-names":false,"suffix":""},{"dropping-particle":"","family":"Yang","given":"Yong","non-dropping-particle":"","parse-names":false,"suffix":""},{"dropping-particle":"","family":"Tang","given":"Zhaohui","non-dropping-particle":"","parse-names":false,"suffix":""},{"dropping-particle":"","family":"Zhao","given":"Mingning","non-dropping-particle":"","parse-names":false,"suffix":""},{"dropping-particle":"","family":"Quan","given":"Zhiwei","non-dropping-particle":"","parse-names":false,"suffix":""},{"dropping-particle":"","family":"Gong","given":"Wei","non-dropping-particle":"","parse-names":false,"suffix":""}],"container-title":"PLoS ONE","editor":[{"dropping-particle":"","family":"Cheng","given":"Jin Q.","non-dropping-particle":"","parse-names":false,"suffix":""}],"id":"ITEM-4","issue":"9","issued":{"date-parts":[["2012","9","21"]]},"page":"e45493","publisher":"Public Library of Science","title":"Radiofrequency Ablation versus Resection for Colorectal Cancer Liver Metastases: A Meta-Analysis","type":"article-journal","volume":"7"},"uris":["http://www.mendeley.com/documents/?uuid=464d91f5-fd4a-3e2f-bcd2-4a81834ea3ec"]}],"mendeley":{"formattedCitation":"&lt;sup&gt;6–9&lt;/sup&gt;","plainTextFormattedCitation":"6–9","previouslyFormattedCitation":"&lt;sup&gt;6–9&lt;/sup&gt;"},"properties":{"noteIndex":0},"schema":"https://github.com/citation-style-language/schema/raw/master/csl-citation.json"}</w:instrText>
      </w:r>
      <w:r w:rsidR="002F10AE" w:rsidRPr="004D585D">
        <w:rPr>
          <w:rStyle w:val="FootnoteReference"/>
          <w:rFonts w:ascii="Times New Roman" w:hAnsi="Times New Roman" w:cs="Times New Roman"/>
          <w:sz w:val="24"/>
          <w:szCs w:val="24"/>
        </w:rPr>
        <w:fldChar w:fldCharType="separate"/>
      </w:r>
      <w:r w:rsidRPr="004D585D">
        <w:rPr>
          <w:rFonts w:ascii="Times New Roman" w:hAnsi="Times New Roman" w:cs="Times New Roman"/>
          <w:bCs/>
          <w:noProof/>
          <w:sz w:val="24"/>
          <w:szCs w:val="24"/>
          <w:vertAlign w:val="superscript"/>
        </w:rPr>
        <w:t>6–9</w:t>
      </w:r>
      <w:r w:rsidR="002F10AE" w:rsidRPr="004D585D">
        <w:rPr>
          <w:rStyle w:val="FootnoteReference"/>
          <w:rFonts w:ascii="Times New Roman" w:hAnsi="Times New Roman" w:cs="Times New Roman"/>
          <w:sz w:val="24"/>
          <w:szCs w:val="24"/>
        </w:rPr>
        <w:fldChar w:fldCharType="end"/>
      </w:r>
      <w:r w:rsidR="0058349D" w:rsidRPr="004D585D">
        <w:rPr>
          <w:rFonts w:ascii="Times New Roman" w:hAnsi="Times New Roman" w:cs="Times New Roman"/>
          <w:sz w:val="24"/>
          <w:szCs w:val="24"/>
        </w:rPr>
        <w:t xml:space="preserve">. </w:t>
      </w:r>
      <w:r w:rsidR="00472018">
        <w:rPr>
          <w:rFonts w:ascii="Times New Roman" w:hAnsi="Times New Roman" w:cs="Times New Roman"/>
          <w:sz w:val="24"/>
          <w:szCs w:val="24"/>
        </w:rPr>
        <w:t xml:space="preserve">Liver ablation </w:t>
      </w:r>
      <w:r w:rsidR="009F467F" w:rsidRPr="004D585D">
        <w:rPr>
          <w:rFonts w:ascii="Times New Roman" w:hAnsi="Times New Roman" w:cs="Times New Roman"/>
          <w:sz w:val="24"/>
          <w:szCs w:val="24"/>
        </w:rPr>
        <w:t xml:space="preserve">has </w:t>
      </w:r>
      <w:r w:rsidR="00693B86" w:rsidRPr="004D585D">
        <w:rPr>
          <w:rFonts w:ascii="Times New Roman" w:hAnsi="Times New Roman" w:cs="Times New Roman"/>
          <w:sz w:val="24"/>
          <w:szCs w:val="24"/>
        </w:rPr>
        <w:t>demonstrated</w:t>
      </w:r>
      <w:r w:rsidR="0058349D" w:rsidRPr="004D585D">
        <w:rPr>
          <w:rFonts w:ascii="Times New Roman" w:hAnsi="Times New Roman" w:cs="Times New Roman"/>
          <w:sz w:val="24"/>
          <w:szCs w:val="24"/>
        </w:rPr>
        <w:t xml:space="preserve"> </w:t>
      </w:r>
      <w:r w:rsidR="00693B86" w:rsidRPr="004D585D">
        <w:rPr>
          <w:rFonts w:ascii="Times New Roman" w:hAnsi="Times New Roman" w:cs="Times New Roman"/>
          <w:sz w:val="24"/>
          <w:szCs w:val="24"/>
        </w:rPr>
        <w:t>5</w:t>
      </w:r>
      <w:r w:rsidR="00954EB8" w:rsidRPr="004D585D">
        <w:rPr>
          <w:rFonts w:ascii="Times New Roman" w:hAnsi="Times New Roman" w:cs="Times New Roman"/>
          <w:sz w:val="24"/>
          <w:szCs w:val="24"/>
        </w:rPr>
        <w:t>-year overall</w:t>
      </w:r>
      <w:r w:rsidR="005038B8" w:rsidRPr="004D585D">
        <w:rPr>
          <w:rFonts w:ascii="Times New Roman" w:hAnsi="Times New Roman" w:cs="Times New Roman"/>
          <w:sz w:val="24"/>
          <w:szCs w:val="24"/>
        </w:rPr>
        <w:t xml:space="preserve"> survival rate</w:t>
      </w:r>
      <w:r w:rsidR="00693B86" w:rsidRPr="004D585D">
        <w:rPr>
          <w:rFonts w:ascii="Times New Roman" w:hAnsi="Times New Roman" w:cs="Times New Roman"/>
          <w:sz w:val="24"/>
          <w:szCs w:val="24"/>
        </w:rPr>
        <w:t>s</w:t>
      </w:r>
      <w:r w:rsidR="00E51FB2" w:rsidRPr="004D585D">
        <w:rPr>
          <w:rFonts w:ascii="Times New Roman" w:hAnsi="Times New Roman" w:cs="Times New Roman"/>
          <w:sz w:val="24"/>
          <w:szCs w:val="24"/>
        </w:rPr>
        <w:t xml:space="preserve"> of</w:t>
      </w:r>
      <w:r w:rsidR="00621391" w:rsidRPr="004D585D">
        <w:rPr>
          <w:rFonts w:ascii="Times New Roman" w:hAnsi="Times New Roman" w:cs="Times New Roman"/>
          <w:sz w:val="24"/>
          <w:szCs w:val="24"/>
        </w:rPr>
        <w:t xml:space="preserve"> </w:t>
      </w:r>
      <w:r w:rsidR="005038B8" w:rsidRPr="004D585D">
        <w:rPr>
          <w:rFonts w:ascii="Times New Roman" w:hAnsi="Times New Roman" w:cs="Times New Roman"/>
          <w:sz w:val="24"/>
          <w:szCs w:val="24"/>
        </w:rPr>
        <w:t>24</w:t>
      </w:r>
      <w:r w:rsidR="00954EB8" w:rsidRPr="004D585D">
        <w:rPr>
          <w:rFonts w:ascii="Times New Roman" w:hAnsi="Times New Roman" w:cs="Times New Roman"/>
          <w:sz w:val="24"/>
          <w:szCs w:val="24"/>
        </w:rPr>
        <w:t xml:space="preserve">% to </w:t>
      </w:r>
      <w:r w:rsidR="005038B8" w:rsidRPr="004D585D">
        <w:rPr>
          <w:rFonts w:ascii="Times New Roman" w:hAnsi="Times New Roman" w:cs="Times New Roman"/>
          <w:sz w:val="24"/>
          <w:szCs w:val="24"/>
        </w:rPr>
        <w:t>51</w:t>
      </w:r>
      <w:r w:rsidR="00954EB8" w:rsidRPr="004D585D">
        <w:rPr>
          <w:rFonts w:ascii="Times New Roman" w:hAnsi="Times New Roman" w:cs="Times New Roman"/>
          <w:sz w:val="24"/>
          <w:szCs w:val="24"/>
        </w:rPr>
        <w:t>%</w:t>
      </w:r>
      <w:r w:rsidR="0069553E" w:rsidRPr="004D585D">
        <w:rPr>
          <w:rFonts w:ascii="Times New Roman" w:hAnsi="Times New Roman" w:cs="Times New Roman"/>
          <w:sz w:val="24"/>
          <w:szCs w:val="24"/>
        </w:rPr>
        <w:t xml:space="preserve"> </w:t>
      </w:r>
      <w:r w:rsidR="002F10AE" w:rsidRPr="004D585D">
        <w:rPr>
          <w:rStyle w:val="FootnoteReference"/>
          <w:rFonts w:ascii="Times New Roman" w:hAnsi="Times New Roman" w:cs="Times New Roman"/>
          <w:sz w:val="24"/>
          <w:szCs w:val="24"/>
        </w:rPr>
        <w:fldChar w:fldCharType="begin" w:fldLock="1"/>
      </w:r>
      <w:r w:rsidRPr="004D585D">
        <w:rPr>
          <w:rFonts w:ascii="Times New Roman" w:hAnsi="Times New Roman" w:cs="Times New Roman"/>
          <w:sz w:val="24"/>
          <w:szCs w:val="24"/>
        </w:rPr>
        <w:instrText>ADDIN CSL_CITATION {"citationItems":[{"id":"ITEM-1","itemData":{"DOI":"10.1007/s00330-008-1258-5","abstract":"Five-year survival in 309 patients with colorectal liver metastases treated with radiofrequency ablation Abstract There is little published long-term survival data for patients with colorectal liver metastases treated with radiofrequency ablation (RFA). We present a multivariate analysis of 5-year survival in 309 patients (198 male, aged 64 (24–92)) treated at 617 sessions. Our standard protocol used internally cooled electrodes intro-duced percutaneously under combined US and CT guidance/monitoring. The number and size of liver metastases, the presence and location of extrahe-patic disease, primary resection, clin-ical, chemotherapy and follow-up data were recorded. Data analysis was performed using SPSS v.10. On mul-tivariate analysis, significant survival factors were the presence of extrahe-patic disease (p&lt;0.001) and liver tumour volume (p=0.001). For 123 patients with five or less metastases of 5 cm or less maximum diameter and no extrahepatic disease median survi-val was 46 and 36 months from liver metastasis diagnosis and ablation, respectively; corresponding 3-and 5-year survival rates were 63%, 34% and 49%, 24%. Sixty-nine patients had three or less tumours of below 3.5 cm in diameter and their 5-year survival from ablation was 33%. There were 23/617(3.7%) local com-plications requiring intervention. Five-year survival of 24–33% post ablation in selected patients is superior to any published chemotherapy data and approaches the results of liver resection.","author":[{"dropping-particle":"","family":"Gillams","given":"A R","non-dropping-particle":"","parse-names":false,"suffix":""},{"dropping-particle":"","family":"Lees","given":"W R","non-dropping-particle":"","parse-names":false,"suffix":""}],"container-title":"Eur Radiol","id":"ITEM-1","issued":{"date-parts":[["2009"]]},"page":"1206-1213","title":"Five-year survival in 309 patients with colorectal liver metastases treated with radiofrequency ablation","type":"article-journal","volume":"19"},"uris":["http://www.mendeley.com/documents/?uuid=73a2f081-beac-322a-b800-cc0f9e588e93"]},{"id":"ITEM-2","itemData":{"DOI":"10.4174/jkss.2011.81.1.25","ISSN":"2233-7903","PMID":"22066097","abstract":"PURPOSE To evaluate the comparative therapeutic efficacy of radiofrequency ablation (RFA) and hepatic resection for the treatment of colorectal liver metastasis (CRLM). METHODS Between 1996 and 2008, 177 patients underwent RFA, 278 underwent hepatic resection and 27 underwent combination therapy for CRLM. Comparative analysis of clinical outcomes was performed including number of liver metastases, tumor size, and time of CRLM. RESULTS Based on multivariate analysis, overall survival (OS) correlated with the number of liver metastases and the use of combined chemotherapy (P &lt; 0.001, respectively). Disease-free survival (DFS) also correlated with the number of liver metastases (P &lt; 0.001). In the 226 patients with solitary CRLM &lt; 3 cm, OS and DFS rates did not differ between the RFA group and the resection group (P = 0.962 and P = 0.980). In the 70 patients with solitary CRLM ≥ 3 cm, DFS was significantly lower in the RFA group as compared with the resection group (P = 0.015). CONCLUSION The results indicate that RFA may be a safe alternative treatment for solitary CRLM less than 3 cm, with outcomes equivalent to those achieved with hepatic resection. A randomized controlled study comparing RFA and resection for patients with single small metastasis would help to determine the most efficient treatment modalities for CRLM.","author":[{"dropping-particle":"","family":"Kim","given":"Kyung Ho","non-dropping-particle":"","parse-names":false,"suffix":""},{"dropping-particle":"","family":"Yoon","given":"Yong Sik","non-dropping-particle":"","parse-names":false,"suffix":""},{"dropping-particle":"","family":"Yu","given":"Chang Sik","non-dropping-particle":"","parse-names":false,"suffix":""},{"dropping-particle":"","family":"Kim","given":"Tae Won","non-dropping-particle":"","parse-names":false,"suffix":""},{"dropping-particle":"","family":"Kim","given":"Hye Jin","non-dropping-particle":"","parse-names":false,"suffix":""},{"dropping-particle":"","family":"Kim","given":"Pyo Nyun","non-dropping-particle":"","parse-names":false,"suffix":""},{"dropping-particle":"","family":"Ha","given":"Hyun Kwon","non-dropping-particle":"","parse-names":false,"suffix":""},{"dropping-particle":"","family":"Kim","given":"Jin Cheon","non-dropping-particle":"","parse-names":false,"suffix":""}],"container-title":"Journal of the Korean Surgical Society","id":"ITEM-2","issue":"1","issued":{"date-parts":[["2011","7"]]},"page":"25","title":"Comparative analysis of radiofrequency ablation and surgical resection for colorectal liver metastases","type":"article-journal","volume":"81"},"uris":["http://www.mendeley.com/documents/?uuid=69d0b125-76b2-388f-b066-d654aa46c51e"]},{"id":"ITEM-3","itemData":{"abstract":"Purpose: To determine the long-term (10-year) survival of patients with colorectal liver metastases treated with radiofrequency (RF) ablation and systemic chemotherapy with intention to treat. Materials and Methods: Institutional review board approval was obtained for this study. From 1997 to 2006, 99 consecutive patients with 202 small (0.8–4.0 cm; mean: 2.2 cm 6 1.1) metachronous colorectal liver metastases underwent ultrasonography-guided percuta-neous RF ablation with internally-cooled electrodes in associa-tion with systemic chemotherapy. Patients ineligible for surgery (n = 80) or whose lesions were potentially resectable and who refused surgery (n = 19) were included. Patients were followed up with contrast agent–enhanced computed tomography and/ or magnetic resonance imaging for a minimum of 3 years to more than 10 years after RF ablation (n = 99, 67, 49, and 25 for 3, 5, 7, and 10 or more years, respectively). Overall local response rates and long-term survival rates were assessed. For each of these primary endpoints, Kaplan-Meier curves were generated and log-rank tests were used to assess for statisti-cally significant differences. Results: Primary and secondary technical success rates were 93.1% (188 of 202) and 100% (14 of 14), respectively. Local tumor progression occurred in 11.9% (24 of 202) metastases, and 54.2% (13 of 24) of these were re-treated. Patient survival rates increased with re-treatment versus no re-treatment (P , .001). At follow-up, 125 new liver metastases were found, and of these 32.8% (41 of 125) were treated with RF ab-lation. Overall survival rates were 98.0%, 69.3%, 47.8%, 25.0%, and 18.0% (median: 53.2 months) at 1, 3, 5, 7, and 10 years, respectively. The major complication rate was 1.3% (two of 156), and there were no procedure-related deaths. At the time this article was written, 32.3% (32 of 99) of the patients were alive, and 67.7% (67 of 99) were deceased, with a median follow-up of 72 months.","author":[{"dropping-particle":"","family":"Solbiati","given":"Luigi","non-dropping-particle":"","parse-names":false,"suffix":""},{"dropping-particle":"","family":"Ahmed","given":"Muneeb","non-dropping-particle":"","parse-names":false,"suffix":""},{"dropping-particle":"","family":"Cova","given":"Luca","non-dropping-particle":"","parse-names":false,"suffix":""},{"dropping-particle":"","family":"Ierace","given":"Tiziana","non-dropping-particle":"","parse-names":false,"suffix":""},{"dropping-particle":"","family":"Brioschi","given":"Michela","non-dropping-particle":"","parse-names":false,"suffix":""},{"dropping-particle":"","family":"Goldberg","given":"S Nahum","non-dropping-particle":"","parse-names":false,"suffix":""}],"container-title":"radiology.rsna.org n Radiology","id":"ITEM-3","issued":{"date-parts":[["2012"]]},"title":"small liver colorectal Metastases Treated with Percutaneous radiofrequency ablation: Local Response Rate and Long-term Survival with Up to 10-year Follow-up 1","type":"article-journal","volume":"265"},"uris":["http://www.mendeley.com/documents/?uuid=0d20008b-36ca-34fb-871d-59ae36a81803"]}],"mendeley":{"formattedCitation":"&lt;sup&gt;10–12&lt;/sup&gt;","plainTextFormattedCitation":"10–12","previouslyFormattedCitation":"&lt;sup&gt;10–12&lt;/sup&gt;"},"properties":{"noteIndex":0},"schema":"https://github.com/citation-style-language/schema/raw/master/csl-citation.json"}</w:instrText>
      </w:r>
      <w:r w:rsidR="002F10AE" w:rsidRPr="004D585D">
        <w:rPr>
          <w:rStyle w:val="FootnoteReference"/>
          <w:rFonts w:ascii="Times New Roman" w:hAnsi="Times New Roman" w:cs="Times New Roman"/>
          <w:sz w:val="24"/>
          <w:szCs w:val="24"/>
        </w:rPr>
        <w:fldChar w:fldCharType="separate"/>
      </w:r>
      <w:r w:rsidRPr="004D585D">
        <w:rPr>
          <w:rFonts w:ascii="Times New Roman" w:hAnsi="Times New Roman" w:cs="Times New Roman"/>
          <w:bCs/>
          <w:noProof/>
          <w:sz w:val="24"/>
          <w:szCs w:val="24"/>
          <w:vertAlign w:val="superscript"/>
        </w:rPr>
        <w:t>10–12</w:t>
      </w:r>
      <w:r w:rsidR="002F10AE" w:rsidRPr="004D585D">
        <w:rPr>
          <w:rStyle w:val="FootnoteReference"/>
          <w:rFonts w:ascii="Times New Roman" w:hAnsi="Times New Roman" w:cs="Times New Roman"/>
          <w:sz w:val="24"/>
          <w:szCs w:val="24"/>
        </w:rPr>
        <w:fldChar w:fldCharType="end"/>
      </w:r>
      <w:r w:rsidR="0069553E" w:rsidRPr="004D585D">
        <w:rPr>
          <w:rFonts w:ascii="Times New Roman" w:hAnsi="Times New Roman" w:cs="Times New Roman"/>
          <w:sz w:val="24"/>
          <w:szCs w:val="24"/>
        </w:rPr>
        <w:t>, and</w:t>
      </w:r>
      <w:r w:rsidR="00954EB8" w:rsidRPr="004D585D">
        <w:rPr>
          <w:rFonts w:ascii="Times New Roman" w:hAnsi="Times New Roman" w:cs="Times New Roman"/>
          <w:sz w:val="24"/>
          <w:szCs w:val="24"/>
        </w:rPr>
        <w:t xml:space="preserve"> significant</w:t>
      </w:r>
      <w:r w:rsidR="003417C2" w:rsidRPr="004D585D">
        <w:rPr>
          <w:rFonts w:ascii="Times New Roman" w:hAnsi="Times New Roman" w:cs="Times New Roman"/>
          <w:sz w:val="24"/>
          <w:szCs w:val="24"/>
        </w:rPr>
        <w:t xml:space="preserve">ly longer overall survival when </w:t>
      </w:r>
      <w:r w:rsidR="009D67E0" w:rsidRPr="004D585D">
        <w:rPr>
          <w:rFonts w:ascii="Times New Roman" w:hAnsi="Times New Roman" w:cs="Times New Roman"/>
          <w:sz w:val="24"/>
          <w:szCs w:val="24"/>
        </w:rPr>
        <w:t>combined</w:t>
      </w:r>
      <w:r w:rsidR="00660D4B" w:rsidRPr="004D585D">
        <w:rPr>
          <w:rFonts w:ascii="Times New Roman" w:hAnsi="Times New Roman" w:cs="Times New Roman"/>
          <w:sz w:val="24"/>
          <w:szCs w:val="24"/>
        </w:rPr>
        <w:t xml:space="preserve"> </w:t>
      </w:r>
      <w:r w:rsidR="00AF7ACA" w:rsidRPr="004D585D">
        <w:rPr>
          <w:rFonts w:ascii="Times New Roman" w:hAnsi="Times New Roman" w:cs="Times New Roman"/>
          <w:sz w:val="24"/>
          <w:szCs w:val="24"/>
        </w:rPr>
        <w:t xml:space="preserve">with systemic chemotherapy </w:t>
      </w:r>
      <w:r w:rsidR="00B06E72" w:rsidRPr="004D585D">
        <w:rPr>
          <w:rFonts w:ascii="Times New Roman" w:hAnsi="Times New Roman" w:cs="Times New Roman"/>
          <w:sz w:val="24"/>
          <w:szCs w:val="24"/>
        </w:rPr>
        <w:t xml:space="preserve">compared </w:t>
      </w:r>
      <w:r w:rsidR="0069553E" w:rsidRPr="004D585D">
        <w:rPr>
          <w:rFonts w:ascii="Times New Roman" w:hAnsi="Times New Roman" w:cs="Times New Roman"/>
          <w:sz w:val="24"/>
          <w:szCs w:val="24"/>
        </w:rPr>
        <w:t>with</w:t>
      </w:r>
      <w:r w:rsidR="00B06615" w:rsidRPr="004D585D">
        <w:rPr>
          <w:rFonts w:ascii="Times New Roman" w:hAnsi="Times New Roman" w:cs="Times New Roman"/>
          <w:sz w:val="24"/>
          <w:szCs w:val="24"/>
        </w:rPr>
        <w:t xml:space="preserve"> </w:t>
      </w:r>
      <w:r w:rsidR="00AF7ACA" w:rsidRPr="004D585D">
        <w:rPr>
          <w:rFonts w:ascii="Times New Roman" w:hAnsi="Times New Roman" w:cs="Times New Roman"/>
          <w:sz w:val="24"/>
          <w:szCs w:val="24"/>
        </w:rPr>
        <w:t>chemotherapy alone</w:t>
      </w:r>
      <w:r w:rsidR="002F10AE" w:rsidRPr="004D585D">
        <w:rPr>
          <w:rStyle w:val="FootnoteReference"/>
          <w:rFonts w:ascii="Times New Roman" w:hAnsi="Times New Roman" w:cs="Times New Roman"/>
          <w:sz w:val="24"/>
          <w:szCs w:val="24"/>
        </w:rPr>
        <w:fldChar w:fldCharType="begin" w:fldLock="1"/>
      </w:r>
      <w:r w:rsidRPr="004D585D">
        <w:rPr>
          <w:rFonts w:ascii="Times New Roman" w:hAnsi="Times New Roman" w:cs="Times New Roman"/>
          <w:sz w:val="24"/>
          <w:szCs w:val="24"/>
        </w:rPr>
        <w:instrText>ADDIN CSL_CITATION {"citationItems":[{"id":"ITEM-1","itemData":{"DOI":"10.1093/jnci/djx015","ISSN":"0027-8874","PMID":"28376151","abstract":"Background Tumor ablation is often employed for unresectable colorectal liver metastases. However, no survival benefit has ever been demonstrated in prospective randomized studies. Here, we investigate the long-term benefits of such an aggressive approach. Methods In this randomized phase II trial, 119 patients with unresectable colorectal liver metastases (n &lt; 10 and no extrahepatic disease) received systemic treatment alone or systemic treatment plus aggressive local treatment by radiofrequency ablation ± resection. Previously, we reported that the primary end point (30-month overall survival [OS] &gt; 38%) was met. We now report on long-term OS results. All statistical tests were two-sided. The analyses were according to intention to treat. Results At a median follow up of 9.7 years, 92 of 119 (77.3%) patients had died: 39 of 60 (65.0%) in the combined modality arm and 53 of 59 (89.8%) in the systemic treatment arm. Almost all patients died of progressive disease (35 patients in the combined modality arm, 49 patients in the systemic treatment arm). There was a statistically significant difference in OS in favor of the combined modality arm (hazard ratio [HR] = 0.58, 95% confidence interval [CI] = 0.38 to 0.88, P = .01). Three-, five-, and eight-year OS were 56.9% (95% CI = 43.3% to 68.5%), 43.1% (95% CI = 30.3% to 55.3%), 35.9% (95% CI = 23.8% to 48.2%), respectively, in the combined modality arm and 55.2% (95% CI = 41.6% to 66.9%), 30.3% (95% CI = 19.0% to 42.4%), 8.9% (95% CI = 3.3% to 18.1%), respectively, in the systemic treatment arm. Median OS was 45.6 months (95% CI = 30.3 to 67.8 months) in the combined modality arm vs 40.5 months (95% CI = 27.5 to 47.7 months) in the systemic treatment arm. Conclusions This phase II trial is the first randomized study demonstrating that aggressive local treatment can prolong OS in patients with unresectable colorectal liver metastases.","author":[{"dropping-particle":"","family":"Ruers","given":"Theo","non-dropping-particle":"","parse-names":false,"suffix":""},{"dropping-particle":"","family":"Coevorden","given":"Frits","non-dropping-particle":"Van","parse-names":false,"suffix":""},{"dropping-particle":"","family":"Punt","given":"Cornelis J. A.","non-dropping-particle":"","parse-names":false,"suffix":""},{"dropping-particle":"","family":"Pierie","given":"Jean-Pierre E. N.","non-dropping-particle":"","parse-names":false,"suffix":""},{"dropping-particle":"","family":"Borel-Rinkes","given":"Inne","non-dropping-particle":"","parse-names":false,"suffix":""},{"dropping-particle":"","family":"Ledermann","given":"Jonathan A.","non-dropping-particle":"","parse-names":false,"suffix":""},{"dropping-particle":"","family":"Poston","given":"Graeme","non-dropping-particle":"","parse-names":false,"suffix":""},{"dropping-particle":"","family":"Bechstein","given":"Wolf","non-dropping-particle":"","parse-names":false,"suffix":""},{"dropping-particle":"","family":"Lentz","given":"Marie-Ange","non-dropping-particle":"","parse-names":false,"suffix":""},{"dropping-particle":"","family":"Mauer","given":"Murielle","non-dropping-particle":"","parse-names":false,"suffix":""},{"dropping-particle":"","family":"Folprecht","given":"Gunnar","non-dropping-particle":"","parse-names":false,"suffix":""},{"dropping-particle":"","family":"Cutsem","given":"Eric","non-dropping-particle":"Van","parse-names":false,"suffix":""},{"dropping-particle":"","family":"Ducreux","given":"Michel","non-dropping-particle":"","parse-names":false,"suffix":""},{"dropping-particle":"","family":"Nordlinger","given":"Bernard","non-dropping-particle":"","parse-names":false,"suffix":""},{"dropping-particle":"","family":"European Organisation for Research and Treatment of Cancer (EORTC)","given":"","non-dropping-particle":"","parse-names":false,"suffix":""},{"dropping-particle":"","family":"Gastro-Intestinal Tract Cancer Group","given":"","non-dropping-particle":"","parse-names":false,"suffix":""},{"dropping-particle":"","family":"Arbeitsgruppe Lebermetastasen und tumoren in der Chirurgischen Arbeitsgemeinschaft Onkologie (ALM-CAO)","given":"","non-dropping-particle":"","parse-names":false,"suffix":""},{"dropping-particle":"","family":"National Cancer Research Institute Colorectal Clinical Study Group (NCRI CCSG)","given":"","non-dropping-particle":"","parse-names":false,"suffix":""}],"container-title":"JNCI: Journal of the National Cancer Institute","id":"ITEM-1","issue":"9","issued":{"date-parts":[["2017","9","1"]]},"title":"Local Treatment of Unresectable Colorectal Liver Metastases: Results of a Randomized Phase II Trial","type":"article-journal","volume":"109"},"uris":["http://www.mendeley.com/documents/?uuid=4533906d-9b00-38fc-b52e-bf7d8567467f"]}],"mendeley":{"formattedCitation":"&lt;sup&gt;13&lt;/sup&gt;","plainTextFormattedCitation":"13","previouslyFormattedCitation":"&lt;sup&gt;13&lt;/sup&gt;"},"properties":{"noteIndex":0},"schema":"https://github.com/citation-style-language/schema/raw/master/csl-citation.json"}</w:instrText>
      </w:r>
      <w:r w:rsidR="002F10AE" w:rsidRPr="004D585D">
        <w:rPr>
          <w:rStyle w:val="FootnoteReference"/>
          <w:rFonts w:ascii="Times New Roman" w:hAnsi="Times New Roman" w:cs="Times New Roman"/>
          <w:sz w:val="24"/>
          <w:szCs w:val="24"/>
        </w:rPr>
        <w:fldChar w:fldCharType="separate"/>
      </w:r>
      <w:r w:rsidRPr="004D585D">
        <w:rPr>
          <w:rFonts w:ascii="Times New Roman" w:hAnsi="Times New Roman" w:cs="Times New Roman"/>
          <w:noProof/>
          <w:sz w:val="24"/>
          <w:szCs w:val="24"/>
          <w:vertAlign w:val="superscript"/>
        </w:rPr>
        <w:t>13</w:t>
      </w:r>
      <w:r w:rsidR="002F10AE" w:rsidRPr="004D585D">
        <w:rPr>
          <w:rStyle w:val="FootnoteReference"/>
          <w:rFonts w:ascii="Times New Roman" w:hAnsi="Times New Roman" w:cs="Times New Roman"/>
          <w:sz w:val="24"/>
          <w:szCs w:val="24"/>
        </w:rPr>
        <w:fldChar w:fldCharType="end"/>
      </w:r>
      <w:r w:rsidR="00AF7ACA" w:rsidRPr="004D585D">
        <w:rPr>
          <w:rFonts w:ascii="Times New Roman" w:hAnsi="Times New Roman" w:cs="Times New Roman"/>
          <w:sz w:val="24"/>
          <w:szCs w:val="24"/>
        </w:rPr>
        <w:t xml:space="preserve">. </w:t>
      </w:r>
    </w:p>
    <w:p w14:paraId="530635B8" w14:textId="322D2F71" w:rsidR="00472018" w:rsidRDefault="002C2614" w:rsidP="00CF5767">
      <w:pPr>
        <w:pStyle w:val="NoSpacing"/>
        <w:spacing w:line="480" w:lineRule="auto"/>
        <w:rPr>
          <w:rFonts w:ascii="Times New Roman" w:eastAsia="Times New Roman" w:hAnsi="Times New Roman" w:cs="Times New Roman"/>
          <w:sz w:val="24"/>
          <w:szCs w:val="24"/>
        </w:rPr>
      </w:pPr>
      <w:r>
        <w:rPr>
          <w:rFonts w:ascii="Times New Roman" w:hAnsi="Times New Roman" w:cs="Times New Roman"/>
          <w:sz w:val="24"/>
          <w:szCs w:val="24"/>
        </w:rPr>
        <w:t xml:space="preserve">Minimal radiographic ablation margins has been described as one of the most relevant </w:t>
      </w:r>
      <w:r w:rsidR="00AF7ACA" w:rsidRPr="00CF5767">
        <w:rPr>
          <w:rFonts w:ascii="Times New Roman" w:hAnsi="Times New Roman" w:cs="Times New Roman"/>
          <w:sz w:val="24"/>
          <w:szCs w:val="24"/>
        </w:rPr>
        <w:t xml:space="preserve">factors </w:t>
      </w:r>
      <w:r>
        <w:rPr>
          <w:rFonts w:ascii="Times New Roman" w:hAnsi="Times New Roman" w:cs="Times New Roman"/>
          <w:sz w:val="24"/>
          <w:szCs w:val="24"/>
        </w:rPr>
        <w:t xml:space="preserve">associated with improved </w:t>
      </w:r>
      <w:r w:rsidR="002B0678" w:rsidRPr="00CF5767">
        <w:rPr>
          <w:rFonts w:ascii="Times New Roman" w:hAnsi="Times New Roman" w:cs="Times New Roman"/>
          <w:sz w:val="24"/>
          <w:szCs w:val="24"/>
        </w:rPr>
        <w:t xml:space="preserve">local tumor control </w:t>
      </w:r>
      <w:r w:rsidR="00857382" w:rsidRPr="00CF5767">
        <w:rPr>
          <w:rFonts w:ascii="Times New Roman" w:hAnsi="Times New Roman" w:cs="Times New Roman"/>
          <w:sz w:val="24"/>
          <w:szCs w:val="24"/>
        </w:rPr>
        <w:t xml:space="preserve">following </w:t>
      </w:r>
      <w:r w:rsidR="00472018">
        <w:rPr>
          <w:rFonts w:ascii="Times New Roman" w:hAnsi="Times New Roman" w:cs="Times New Roman"/>
          <w:sz w:val="24"/>
          <w:szCs w:val="24"/>
        </w:rPr>
        <w:t>thermal</w:t>
      </w:r>
      <w:r w:rsidR="00CF5767">
        <w:rPr>
          <w:rFonts w:ascii="Times New Roman" w:hAnsi="Times New Roman" w:cs="Times New Roman"/>
          <w:sz w:val="24"/>
          <w:szCs w:val="24"/>
        </w:rPr>
        <w:t xml:space="preserve"> liver</w:t>
      </w:r>
      <w:r w:rsidR="00472018">
        <w:rPr>
          <w:rFonts w:ascii="Times New Roman" w:hAnsi="Times New Roman" w:cs="Times New Roman"/>
          <w:sz w:val="24"/>
          <w:szCs w:val="24"/>
        </w:rPr>
        <w:t xml:space="preserve"> ablation</w:t>
      </w:r>
      <w:r w:rsidR="002F10AE" w:rsidRPr="008E2BF8">
        <w:rPr>
          <w:rStyle w:val="FootnoteReference"/>
          <w:rFonts w:ascii="Times New Roman" w:hAnsi="Times New Roman" w:cs="Times New Roman"/>
          <w:sz w:val="24"/>
          <w:szCs w:val="24"/>
        </w:rPr>
        <w:fldChar w:fldCharType="begin" w:fldLock="1"/>
      </w:r>
      <w:r w:rsidR="002B0678" w:rsidRPr="008E2BF8">
        <w:rPr>
          <w:rFonts w:ascii="Times New Roman" w:hAnsi="Times New Roman" w:cs="Times New Roman"/>
          <w:sz w:val="24"/>
          <w:szCs w:val="24"/>
        </w:rPr>
        <w:instrText>ADDIN CSL_CITATION {"citationItems":[{"id":"ITEM-1","itemData":{"DOI":"10.1200/JCO.2005.12.039","ISSN":"0732-183X","PMID":"15684312","abstract":"PURPOSE The aim of this study was to determine the predictors of survival at the time of radiofrequency thermal ablation (RFA) in patients with colorectal liver metastasis. PATIENTS AND METHODS One hundred thirty-five patients with colorectal liver metastases who were not candidates for resection underwent laparoscopic RFA. RESULTS The median Kaplan-Meier survival for all patients was 28.9 months after RFA treatment. Patients with a carcinoembryonic antigen (CEA) less than 200 ng/mL had improved survival compared with those with a CEA more than 200 (34 v 16 months; P = .01). Patients with the dominant lesion less than 3 cm in diameter had a median survival of 38 v 34 months for lesions 3 to 5 cm, and 21 months for lesions greater than 5 cm (P = .03). Survival approached significance for patients with one to three tumors versus more than three tumors (29 v 22 months; P = .09). The presence of extrahepatic disease did not affect survival. Only the largest liver tumor size more than 5 cm was found to be a significant predictor of mortality by Cox proportional hazards model, with a 2.5-fold increased risk of death versus the largest liver tumor size less than 3 cm (P = .05). CONCLUSION This study determines which patients do best after RFA. Historical survival with chemotherapy alone is 11 to 14 months, suggesting RFA has a positive impact on overall survival. Limited amounts of extrahepatic disease do not appear to affect survival adversely. RFA is a useful adjunct to chemotherapy in those patients with liver-predominant disease.","author":[{"dropping-particle":"","family":"Berber","given":"Eren","non-dropping-particle":"","parse-names":false,"suffix":""},{"dropping-particle":"","family":"Pelley","given":"Robert","non-dropping-particle":"","parse-names":false,"suffix":""},{"dropping-particle":"","family":"Siperstein","given":"Allan E.","non-dropping-particle":"","parse-names":false,"suffix":""}],"container-title":"Journal of Clinical Oncology","id":"ITEM-1","issue":"7","issued":{"date-parts":[["2005","3","1"]]},"page":"1358-1364","title":"Predictors of Survival After Radiofrequency Thermal Ablation of Colorectal Cancer Metastases to the Liver: A Prospective Study","type":"article-journal","volume":"23"},"uris":["http://www.mendeley.com/documents/?uuid=f632b913-2dc7-3e65-bb52-b4a79aedb33e"]},{"id":"ITEM-2","itemData":{"DOI":"10.1016/j.ejso.2006.10.040","abstract":"Background: Radiofrequency ablation (RFA) has become an important adjunct to modern liver surgery. However, scant knowledge on long-term outcome of RFA for colorectal liver metastasis is available, nowadays. Methods: This is a prospective clinical study of patients with liver metastasis of colorectal cancer who were treated by RFA between April 1, 1998, and November 30, 2004. Forty-seven patients with 147 liver metastases were treated with RFA in a total of 70 interventions. A metastasis resection was not feasible in 80% of the interventions. All the patients were followed up at regular intervals with contrast-en-hanced computed tomography (CT) and laboratory tests including carcinoembryonic antigen (CEA). Results: No RFA-related mortality occurred. The median follow-up time after the diagnosis of liver metastasis was 33 months. The RFA-related morbidity was 7%. After the RFA, the expected median overall survival rate is, to date, 39 months. Overall survival rates at 1, 2 and 3 years were 88%, 80% and 57%, respectively. Local recurrence rates reached 8.8% overall and 1.6% for metastasis smaller than 3 cm in diameter. No local recurrence occurred for metastasis smaller than 3 cm in diameter if treated with the newest RFA device. Conclusions: Excellent local tumour control was achieved with radiofrequency ablation of small liver metastasis. The expected overall survival rate of patients with RFA for unresectable or non-resected colorectal liver metastasis improved in comparison with the survival rate reported following the natural course (best supportive care) or chemotherapy. The low local recurrence rate of metastases of less than 3 cm challenges the results obtained by the more invasive treatment of conventional liver surgery.","author":[{"dropping-particle":"","family":"Abitabile","given":"P","non-dropping-particle":"","parse-names":false,"suffix":""},{"dropping-particle":"","family":"Hartl","given":"U","non-dropping-particle":"","parse-names":false,"suffix":""},{"dropping-particle":"","family":"Lange","given":"J","non-dropping-particle":"","parse-names":false,"suffix":""},{"dropping-particle":"","family":"Maurer","given":"C A","non-dropping-particle":"","parse-names":false,"suffix":""}],"id":"ITEM-2","issued":{"date-parts":[["2006"]]},"title":"Radiofrequency ablation permits an effective treatment for colorectal liver metastasis","type":"article-journal"},"uris":["http://www.mendeley.com/documents/?uuid=27acf190-e001-3dd9-b8f1-8aa3d7942756"]},{"id":"ITEM-3","itemData":{"DOI":"10.1007/s11604-012-0089-0","ISSN":"1867-1071","PMID":"22664831","abstract":"PURPOSE To determine prognostic factors in patients with colorectal liver metastases who were not surgical candidates and received liver radiofrequency (RF) ablation. MATERIALS AND METHODS RF ablation was done for 141 colorectal liver metastases in 84 patients. There were 63 (75.0 %, 63/84) males and 21 (25.0 %, 21/84) females, with a mean age of 64.6 ± 10.3. The mean maximum tumor diameter was 2.3 ± 1.4 cm (range 0.5-9.0 cm). Extrahepatic metastases were associated at the time of liver RF ablation in 23 patients (27.4 %, 23/84), and 12 (14.3 %, 12/84) had lung metastases considered controllable by planned lung RF ablation. Prognostic factors were evaluated by univariate and multivariate analyses. RESULTS There was no procedure-related mortality. The 1-, 3-, and 5-year overall survival rates were 90.6 % (95 %CI, 83.9-97.2 %), 44.9 % (95 %CI, 31.8-57.9 %), and 20.8 % (95 %CI, 7.3-34.3 %), respectively, with a median survival of 34.9 months. The univariate analysis showed that tumor diameter larger than 3 cm, tumor multiplicity, uncontrollable extrahepatic disease, and previous chemotherapy history were significantly worse prognostic factors. The former three factors remained significant for worse prognosis in the multivariate Cox model. Extrahepatic disease was not a prognostic factor when it could be controlled. CONCLUSION Tumor size and number, and uncontrollable extrahepatic metastases were significant prognostic factors.","author":[{"dropping-particle":"","family":"Hamada","given":"Ayumi","non-dropping-particle":"","parse-names":false,"suffix":""},{"dropping-particle":"","family":"Yamakado","given":"Koichiro","non-dropping-particle":"","parse-names":false,"suffix":""},{"dropping-particle":"","family":"Nakatsuka","given":"Atsuhiro","non-dropping-particle":"","parse-names":false,"suffix":""},{"dropping-particle":"","family":"Uraki","given":"Junji","non-dropping-particle":"","parse-names":false,"suffix":""},{"dropping-particle":"","family":"Kashima","given":"Masataka","non-dropping-particle":"","parse-names":false,"suffix":""},{"dropping-particle":"","family":"Takaki","given":"Haruyuki","non-dropping-particle":"","parse-names":false,"suffix":""},{"dropping-particle":"","family":"Yamanaka","given":"Takashi","non-dropping-particle":"","parse-names":false,"suffix":""},{"dropping-particle":"","family":"Inoue","given":"Yasuhiro","non-dropping-particle":"","parse-names":false,"suffix":""},{"dropping-particle":"","family":"Kusunoki","given":"Masato","non-dropping-particle":"","parse-names":false,"suffix":""},{"dropping-particle":"","family":"Takeda","given":"Kan","non-dropping-particle":"","parse-names":false,"suffix":""}],"container-title":"Japanese Journal of Radiology","id":"ITEM-3","issue":"7","issued":{"date-parts":[["2012","8","5"]]},"page":"567-574","title":"Radiofrequency ablation for colorectal liver metastases: prognostic factors in non-surgical candidates","type":"article-journal","volume":"30"},"uris":["http://www.mendeley.com/documents/?uuid=08bd2d22-90db-3f6b-a08e-f2ea2877a21d"]},{"id":"ITEM-4","itemData":{"DOI":"10.2214/ajr.181.5.1811319","ISSN":"0361-803X","PMID":"14573427","abstract":"OBJECTIVE Microwave-induced tissue coagulation is a new approach for the local ablation of hepatic metastases. The purposes of the study were to analyze therapeutic results and those influencing factors that might be used to predict survival after percutaneous microwave coagulation therapy. SUBJECTS AND METHODS. From July 1995 to March 2002, 74 patients with 149 hepatic metastases were treated with percutaneous microwave coagulation therapy under sonographic guidance. The largest metastasis in each patient ranged from 0.7 to 6.8 cm (mean, 3.12 cm; SD, 1.81 cm). Survival rates and influencing factors were analyzed. RESULTS The cumulative survival rates of all 74 patients were 91.4% at 1 year, 59.5% at 2 years, 46.4% at 3 years, 29% at 4 years, and 29% at 5 years. Patient age (p = 0.46) and sex (p = 0.12) and site of primary malignancies (p = 0.58) were not related to prognosis, whereas tumor grade (p = 0.01), number of metastases (p = 0.00), tumor size (p = 0.03), and local recurrence or new metastasis (p = 0.00) significantly affected survival as single independent factors. Multivariate analysis revealed that tumor grade (p = 0.03), number of metastases (p = 0.025), and local recurrence or new metastasis (p = 0.04) each had a significant effect on survival. No severe complications occurred. CONCLUSION The probability of long-term survival for patients with one or two metastases, well-differentiated tumors, and without recurrence or new metastasis may be significantly higher than for other patients.","author":[{"dropping-particle":"","family":"Liang","given":"Ping","non-dropping-particle":"","parse-names":false,"suffix":""},{"dropping-particle":"","family":"Dong","given":"Baowei","non-dropping-particle":"","parse-names":false,"suffix":""},{"dropping-particle":"","family":"Yu","given":"Xiaoling","non-dropping-particle":"","parse-names":false,"suffix":""},{"dropping-particle":"","family":"Yang","given":"Yanrong","non-dropping-particle":"","parse-names":false,"suffix":""},{"dropping-particle":"","family":"Yu","given":"Dejiang","non-dropping-particle":"","parse-names":false,"suffix":""},{"dropping-particle":"","family":"Su","given":"Li","non-dropping-particle":"","parse-names":false,"suffix":""},{"dropping-particle":"","family":"Xiao","given":"Qiujin","non-dropping-particle":"","parse-names":false,"suffix":""},{"dropping-particle":"","family":"Sheng","given":"Lin","non-dropping-particle":"","parse-names":false,"suffix":""}],"container-title":"American Journal of Roentgenology","id":"ITEM-4","issue":"5","issued":{"date-parts":[["2003","11"]]},"page":"1319-1325","title":"Prognostic Factors for Percutaneous Microwave Coagulation Therapy of Hepatic Metastases","type":"article-journal","volume":"181"},"uris":["http://www.mendeley.com/documents/?uuid=2595db33-440a-3a3e-b43d-3ed88514014e"]}],"mendeley":{"formattedCitation":"&lt;sup&gt;14–17&lt;/sup&gt;","plainTextFormattedCitation":"14–17","previouslyFormattedCitation":"&lt;sup&gt;14–17&lt;/sup&gt;"},"properties":{"noteIndex":0},"schema":"https://github.com/citation-style-language/schema/raw/master/csl-citation.json"}</w:instrText>
      </w:r>
      <w:r w:rsidR="002F10AE" w:rsidRPr="008E2BF8">
        <w:rPr>
          <w:rStyle w:val="FootnoteReference"/>
          <w:rFonts w:ascii="Times New Roman" w:hAnsi="Times New Roman" w:cs="Times New Roman"/>
          <w:sz w:val="24"/>
          <w:szCs w:val="24"/>
        </w:rPr>
        <w:fldChar w:fldCharType="separate"/>
      </w:r>
      <w:r w:rsidR="002B0678" w:rsidRPr="008E2BF8">
        <w:rPr>
          <w:rFonts w:ascii="Times New Roman" w:hAnsi="Times New Roman" w:cs="Times New Roman"/>
          <w:bCs/>
          <w:noProof/>
          <w:sz w:val="24"/>
          <w:szCs w:val="24"/>
          <w:vertAlign w:val="superscript"/>
        </w:rPr>
        <w:t>14–17</w:t>
      </w:r>
      <w:r w:rsidR="002F10AE" w:rsidRPr="008E2BF8">
        <w:rPr>
          <w:rStyle w:val="FootnoteReference"/>
          <w:rFonts w:ascii="Times New Roman" w:hAnsi="Times New Roman" w:cs="Times New Roman"/>
          <w:sz w:val="24"/>
          <w:szCs w:val="24"/>
        </w:rPr>
        <w:fldChar w:fldCharType="end"/>
      </w:r>
      <w:r w:rsidR="002F10AE" w:rsidRPr="008E2BF8">
        <w:rPr>
          <w:rStyle w:val="FootnoteReference"/>
          <w:rFonts w:ascii="Times New Roman" w:hAnsi="Times New Roman" w:cs="Times New Roman"/>
          <w:sz w:val="24"/>
          <w:szCs w:val="24"/>
        </w:rPr>
        <w:fldChar w:fldCharType="begin" w:fldLock="1"/>
      </w:r>
      <w:r w:rsidR="002B0678" w:rsidRPr="008E2BF8">
        <w:rPr>
          <w:rFonts w:ascii="Times New Roman" w:hAnsi="Times New Roman" w:cs="Times New Roman"/>
          <w:sz w:val="24"/>
          <w:szCs w:val="24"/>
        </w:rPr>
        <w:instrText>ADDIN CSL_CITATION {"citationItems":[{"id":"ITEM-1","itemData":{"DOI":"10.2214/AJR.09.2954","ISSN":"0361-803X","PMID":"20729457","abstract":"OBJECTIVE The aim of this study was to elucidate the minimal ablative margin for percutaneous radiofrequency ablation (RFA) of hepatocellular carcinoma (HCC) (&gt; 2 and &lt; 5 cm) needed to prevent local tumor progression using CT image fusion and a 3D quantitative method. MATERIALS AND METHODS From April 2005 to March 2007, we performed percutaneous RFA for the treatment of 382 HCCs larger than 2 cm and smaller than 5 cm. A total of 110 tumors in 103 patients (77 men and 26 women; mean age, 59.7 years) that were previously untreated and were monitored for at least 1 year were retrospectively enrolled. A 5-mm safety margin was attempted in all cases, and a CT finding of complete replacement of the index tumor by RFA zone was defined as technical success. We constructed fusion images of CT images obtained before and after RFA and performed radial multiplanar reformation with the rotation axis at the center of the tumor to analyze the ablative margin quantitatively. Risk factors for local tumor progression (the thinnest ablative margin, tumor size, and the effect of hepatic vessels) were assessed by multivariate analysis. RESULTS Patients underwent follow-up for 12.9-46.6 months (median, 28.1 months). The tumors were 2.1-4.8 cm (mean +/- SD, 2.7 +/- 0.6 cm) in diameter. The thinnest ablative margins ranged from 0 to 6 mm (1.0 +/- 1.4 mm). A 5-mm safety margin was achieved in only 2.7% (3/110) of cases. In 47.3% (52/110) of cases, vessel-induced indentation of the ablation zone contributed to the thinnest ablative margins. Local tumor progression was detected in 27.3% (30/110) of cases. Concordance between local tumor progression and the thinnest margin was observed in 83.3% (25/30) of cases. The incidence of concordant local tumor progression was 22.7% (25/110), 18.9% (10/53), 5.9% (2/34), and 0% (0/15) in tumors with the thinnest ablative margin of &gt; or = 0, &gt; or = 1, &gt; or = 2, and &gt; or = 3 mm, respectively. An insufficient ablative margin was the sole significant factor associated with local tumor progression. CONCLUSION When the thickness of the ablative margin is evaluated by CT image fusion, a margin of 3 mm or more appears to be associated with a lower rate of local tumor progression after percutaneous RFA of HCC.","author":[{"dropping-particle":"","family":"Kim","given":"Young-sun","non-dropping-particle":"","parse-names":false,"suffix":""},{"dropping-particle":"","family":"Lee","given":"Won Jae","non-dropping-particle":"","parse-names":false,"suffix":""},{"dropping-particle":"","family":"Rhim","given":"Hyunchul","non-dropping-particle":"","parse-names":false,"suffix":""},{"dropping-particle":"","family":"Lim","given":"Hyo K.","non-dropping-particle":"","parse-names":false,"suffix":""},{"dropping-particle":"","family":"Choi","given":"Dongil","non-dropping-particle":"","parse-names":false,"suffix":""},{"dropping-particle":"","family":"Lee","given":"Ji Young","non-dropping-particle":"","parse-names":false,"suffix":""}],"container-title":"American Journal of Roentgenology","id":"ITEM-1","issue":"3","issued":{"date-parts":[["2010","9"]]},"page":"758-765","title":"The Minimal Ablative Margin of Radiofrequency Ablation of Hepatocellular Carcinoma (&amp;gt; 2 and &amp;lt; 5 cm) Needed to Prevent Local Tumor Progression: 3D Quantitative Assessment Using CT Image Fusion","type":"article-journal","volume":"195"},"uris":["http://www.mendeley.com/documents/?uuid=62eec334-dcfe-3bd4-be80-f18599c14295"]}],"mendeley":{"formattedCitation":"&lt;sup&gt;18&lt;/sup&gt;","plainTextFormattedCitation":"18","previouslyFormattedCitation":"&lt;sup&gt;18&lt;/sup&gt;"},"properties":{"noteIndex":0},"schema":"https://github.com/citation-style-language/schema/raw/master/csl-citation.json"}</w:instrText>
      </w:r>
      <w:r w:rsidR="002F10AE" w:rsidRPr="008E2BF8">
        <w:rPr>
          <w:rStyle w:val="FootnoteReference"/>
          <w:rFonts w:ascii="Times New Roman" w:hAnsi="Times New Roman" w:cs="Times New Roman"/>
          <w:sz w:val="24"/>
          <w:szCs w:val="24"/>
        </w:rPr>
        <w:fldChar w:fldCharType="separate"/>
      </w:r>
      <w:r w:rsidR="002B0678" w:rsidRPr="008E2BF8">
        <w:rPr>
          <w:rFonts w:ascii="Times New Roman" w:hAnsi="Times New Roman" w:cs="Times New Roman"/>
          <w:bCs/>
          <w:noProof/>
          <w:sz w:val="24"/>
          <w:szCs w:val="24"/>
          <w:vertAlign w:val="superscript"/>
        </w:rPr>
        <w:t>18</w:t>
      </w:r>
      <w:r w:rsidR="002F10AE" w:rsidRPr="008E2BF8">
        <w:rPr>
          <w:rStyle w:val="FootnoteReference"/>
          <w:rFonts w:ascii="Times New Roman" w:hAnsi="Times New Roman" w:cs="Times New Roman"/>
          <w:sz w:val="24"/>
          <w:szCs w:val="24"/>
        </w:rPr>
        <w:fldChar w:fldCharType="end"/>
      </w:r>
      <w:r w:rsidR="00472018">
        <w:rPr>
          <w:rFonts w:ascii="Times New Roman" w:hAnsi="Times New Roman" w:cs="Times New Roman"/>
          <w:sz w:val="24"/>
          <w:szCs w:val="24"/>
        </w:rPr>
        <w:t xml:space="preserve">, with minimum </w:t>
      </w:r>
      <w:r w:rsidR="00AF7ACA" w:rsidRPr="00CF5767">
        <w:rPr>
          <w:rFonts w:ascii="Times New Roman" w:hAnsi="Times New Roman" w:cs="Times New Roman"/>
          <w:sz w:val="24"/>
          <w:szCs w:val="24"/>
        </w:rPr>
        <w:t>margin</w:t>
      </w:r>
      <w:r w:rsidR="008D72F9" w:rsidRPr="00CF5767">
        <w:rPr>
          <w:rFonts w:ascii="Times New Roman" w:hAnsi="Times New Roman" w:cs="Times New Roman"/>
          <w:sz w:val="24"/>
          <w:szCs w:val="24"/>
        </w:rPr>
        <w:t>s</w:t>
      </w:r>
      <w:r w:rsidR="00AF7ACA" w:rsidRPr="00CF5767">
        <w:rPr>
          <w:rFonts w:ascii="Times New Roman" w:hAnsi="Times New Roman" w:cs="Times New Roman"/>
          <w:sz w:val="24"/>
          <w:szCs w:val="24"/>
        </w:rPr>
        <w:t xml:space="preserve"> of 5 </w:t>
      </w:r>
      <w:r w:rsidR="00472018">
        <w:rPr>
          <w:rFonts w:ascii="Times New Roman" w:hAnsi="Times New Roman" w:cs="Times New Roman"/>
          <w:sz w:val="24"/>
          <w:szCs w:val="24"/>
        </w:rPr>
        <w:t>-</w:t>
      </w:r>
      <w:r w:rsidR="00AF7ACA" w:rsidRPr="00CF5767">
        <w:rPr>
          <w:rFonts w:ascii="Times New Roman" w:hAnsi="Times New Roman" w:cs="Times New Roman"/>
          <w:sz w:val="24"/>
          <w:szCs w:val="24"/>
        </w:rPr>
        <w:t>10 mm suggested to achieve optimal local control</w:t>
      </w:r>
      <w:r w:rsidR="00AE5B68" w:rsidRPr="00CF5767">
        <w:rPr>
          <w:rFonts w:ascii="Times New Roman" w:hAnsi="Times New Roman" w:cs="Times New Roman"/>
          <w:sz w:val="24"/>
          <w:szCs w:val="24"/>
        </w:rPr>
        <w:t xml:space="preserve"> </w:t>
      </w:r>
      <w:r w:rsidR="002F10AE" w:rsidRPr="00CF5767">
        <w:rPr>
          <w:rStyle w:val="FootnoteReference"/>
          <w:rFonts w:ascii="Times New Roman" w:hAnsi="Times New Roman" w:cs="Times New Roman"/>
          <w:sz w:val="24"/>
          <w:szCs w:val="24"/>
        </w:rPr>
        <w:fldChar w:fldCharType="begin" w:fldLock="1"/>
      </w:r>
      <w:r w:rsidR="002B0678" w:rsidRPr="00CF5767">
        <w:rPr>
          <w:rFonts w:ascii="Times New Roman" w:hAnsi="Times New Roman" w:cs="Times New Roman"/>
          <w:sz w:val="24"/>
          <w:szCs w:val="24"/>
        </w:rPr>
        <w:instrText>ADDIN CSL_CITATION {"citationItems":[{"id":"ITEM-1","itemData":{"DOI":"10.1148/radiol.2016151005","ISSN":"0033-8419","abstract":"The presence of either Ki-67 antibody, OxPhos antibody, or both yields incremental ability to predict local tumor progression over and above that based on margins and lesion size alone, thereby validating previously published data and indicating that biopsy of the ablation zone immediately after radiofrequency ablation is a clinically useful tool.","author":[{"dropping-particle":"","family":"Sotirchos","given":"Vlasios S.","non-dropping-particle":"","parse-names":false,"suffix":""},{"dropping-particle":"","family":"Petrovic","given":"Lydia M.","non-dropping-particle":"","parse-names":false,"suffix":""},{"dropping-particle":"","family":"Gönen","given":"Mithat","non-dropping-particle":"","parse-names":false,"suffix":""},{"dropping-particle":"","family":"Klimstra","given":"David S.","non-dropping-particle":"","parse-names":false,"suffix":""},{"dropping-particle":"","family":"Do","given":"Richard K. G.","non-dropping-particle":"","parse-names":false,"suffix":""},{"dropping-particle":"","family":"Petre","given":"Elena N.","non-dropping-particle":"","parse-names":false,"suffix":""},{"dropping-particle":"","family":"Garcia","given":"Alessandra R.","non-dropping-particle":"","parse-names":false,"suffix":""},{"dropping-particle":"","family":"Barlas","given":"Afsar","non-dropping-particle":"","parse-names":false,"suffix":""},{"dropping-particle":"","family":"Erinjeri","given":"Joseph P.","non-dropping-particle":"","parse-names":false,"suffix":""},{"dropping-particle":"","family":"Brown","given":"Karen T.","non-dropping-particle":"","parse-names":false,"suffix":""},{"dropping-particle":"","family":"Covey","given":"Anne M.","non-dropping-particle":"","parse-names":false,"suffix":""},{"dropping-particle":"","family":"Alago","given":"William","non-dropping-particle":"","parse-names":false,"suffix":""},{"dropping-particle":"","family":"Brody","given":"Lynn A.","non-dropping-particle":"","parse-names":false,"suffix":""},{"dropping-particle":"","family":"DeMatteo","given":"Ronald P.","non-dropping-particle":"","parse-names":false,"suffix":""},{"dropping-particle":"","family":"Kemeny","given":"Nancy E.","non-dropping-particle":"","parse-names":false,"suffix":""},{"dropping-particle":"","family":"Solomon","given":"Stephen B.","non-dropping-particle":"","parse-names":false,"suffix":""},{"dropping-particle":"","family":"Manova-Todorova","given":"Katia O.","non-dropping-particle":"","parse-names":false,"suffix":""},{"dropping-particle":"","family":"Sofocleous","given":"Constantinos T.","non-dropping-particle":"","parse-names":false,"suffix":""}],"container-title":"Radiology","id":"ITEM-1","issue":"3","issued":{"date-parts":[["2016","9","24"]]},"page":"949-959","publisher":"Radiological Society of North America","title":"Colorectal Cancer Liver Metastases: Biopsy of the Ablation Zone and Margins Can Be Used to Predict Oncologic Outcome","type":"article-journal","volume":"280"},"uris":["http://www.mendeley.com/documents/?uuid=4ea86236-9a1c-33d7-af9f-88594d9ff95a"]},{"id":"ITEM-2","itemData":{"DOI":"10.1002/bjs.10490","ISSN":"00071323","PMID":"28240361","abstract":"BACKGROUND Percutaneous ablation is a common treatment for colorectal liver metastasis (CLM). However, the effect of rat sarcoma viral oncogene homologue (RAS) mutation on outcome after ablation of CLMs is unclear. METHODS Patients who underwent image-guided percutaneous ablation of CLMs from 2004 to 2015 and had known RAS mutation status were analysed. Patients were evaluated for local tumour progression as observed on imaging of CLMs treated with ablation. Multivariable Cox regression analysis was performed to determine factors associated with local tumour progression-free survival. RESULTS The study included 92 patients who underwent ablation of 137 CLMs. Thirty-six patients (39 per cent) had mutant RAS. Rates of local tumour progression were 14 per cent (8 of 56) for patients with wild-type RAS and 39 per cent (14 of 36) for patients with mutant RAS (P = 0·007). The actuarial 3-year local tumour progression-free survival rate after percutaneous ablation was worse in patients with mutant RAS than in those with wild-type RAS (35 versus 71 per cent respectively; P = 0·001). In multivariable analysis, negative predictors of local tumour progression-free survival were a minimum ablation margin of less than 5 mm (hazard ratio (HR) 2·48, 95 per cent c.i. 1·31 to 4·72; P = 0·006) and mutant RAS (HR 3·01, 1·60 to 5·77; P = 0·001). CONCLUSION Mutant RAS is associated with an earlier and higher rate of local tumour progression in patients undergoing ablation of CLMs.","author":[{"dropping-particle":"","family":"Odisio","given":"B. C.","non-dropping-particle":"","parse-names":false,"suffix":""},{"dropping-particle":"","family":"Yamashita","given":"S.","non-dropping-particle":"","parse-names":false,"suffix":""},{"dropping-particle":"","family":"Huang","given":"S. Y.","non-dropping-particle":"","parse-names":false,"suffix":""},{"dropping-particle":"","family":"Harmoush","given":"S.","non-dropping-particle":"","parse-names":false,"suffix":""},{"dropping-particle":"","family":"Kopetz","given":"S. E.","non-dropping-particle":"","parse-names":false,"suffix":""},{"dropping-particle":"","family":"Ahrar","given":"K.","non-dropping-particle":"","parse-names":false,"suffix":""},{"dropping-particle":"","family":"Shin Chun","given":"Y.","non-dropping-particle":"","parse-names":false,"suffix":""},{"dropping-particle":"","family":"Conrad","given":"C.","non-dropping-particle":"","parse-names":false,"suffix":""},{"dropping-particle":"","family":"Aloia","given":"T. A.","non-dropping-particle":"","parse-names":false,"suffix":""},{"dropping-particle":"","family":"Gupta","given":"S.","non-dropping-particle":"","parse-names":false,"suffix":""},{"dropping-particle":"","family":"Hicks","given":"M. E.","non-dropping-particle":"","parse-names":false,"suffix":""},{"dropping-particle":"","family":"Vauthey","given":"J.-N.","non-dropping-particle":"","parse-names":false,"suffix":""}],"container-title":"British Journal of Surgery","id":"ITEM-2","issue":"6","issued":{"date-parts":[["2017","5"]]},"page":"760-768","title":"Local tumour progression after percutaneous ablation of colorectal liver metastases according to &lt;i&gt;RAS&lt;/i&gt; mutation status","type":"article-journal","volume":"104"},"uris":["http://www.mendeley.com/documents/?uuid=ea03c130-6cb5-336f-a0dd-6f84fa695758"]}],"mendeley":{"formattedCitation":"&lt;sup&gt;19,20&lt;/sup&gt;","plainTextFormattedCitation":"19,20","previouslyFormattedCitation":"&lt;sup&gt;19,20&lt;/sup&gt;"},"properties":{"noteIndex":0},"schema":"https://github.com/citation-style-language/schema/raw/master/csl-citation.json"}</w:instrText>
      </w:r>
      <w:r w:rsidR="002F10AE" w:rsidRPr="00CF5767">
        <w:rPr>
          <w:rStyle w:val="FootnoteReference"/>
          <w:rFonts w:ascii="Times New Roman" w:hAnsi="Times New Roman" w:cs="Times New Roman"/>
          <w:sz w:val="24"/>
          <w:szCs w:val="24"/>
        </w:rPr>
        <w:fldChar w:fldCharType="separate"/>
      </w:r>
      <w:r w:rsidR="002B0678" w:rsidRPr="00CF5767">
        <w:rPr>
          <w:rFonts w:ascii="Times New Roman" w:hAnsi="Times New Roman" w:cs="Times New Roman"/>
          <w:noProof/>
          <w:sz w:val="24"/>
          <w:szCs w:val="24"/>
          <w:vertAlign w:val="superscript"/>
        </w:rPr>
        <w:t>19,20</w:t>
      </w:r>
      <w:r w:rsidR="002F10AE" w:rsidRPr="00CF5767">
        <w:rPr>
          <w:rStyle w:val="FootnoteReference"/>
          <w:rFonts w:ascii="Times New Roman" w:hAnsi="Times New Roman" w:cs="Times New Roman"/>
          <w:sz w:val="24"/>
          <w:szCs w:val="24"/>
        </w:rPr>
        <w:fldChar w:fldCharType="end"/>
      </w:r>
      <w:r w:rsidR="00723D9E" w:rsidRPr="00CF5767">
        <w:rPr>
          <w:rFonts w:ascii="Times New Roman" w:hAnsi="Times New Roman" w:cs="Times New Roman"/>
          <w:sz w:val="24"/>
          <w:szCs w:val="24"/>
        </w:rPr>
        <w:t>.</w:t>
      </w:r>
      <w:r w:rsidR="00A10E9D" w:rsidRPr="00CF576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Despite its criticality, e</w:t>
      </w:r>
      <w:r w:rsidR="00723D9E" w:rsidRPr="00CF5767">
        <w:rPr>
          <w:rFonts w:ascii="Times New Roman" w:eastAsia="Times New Roman" w:hAnsi="Times New Roman" w:cs="Times New Roman"/>
          <w:sz w:val="24"/>
          <w:szCs w:val="24"/>
        </w:rPr>
        <w:t xml:space="preserve">nsuring sufficient ablation margin can be challenging for several reasons. First, tumor visualization is </w:t>
      </w:r>
      <w:r>
        <w:rPr>
          <w:rFonts w:ascii="Times New Roman" w:eastAsia="Times New Roman" w:hAnsi="Times New Roman" w:cs="Times New Roman"/>
          <w:sz w:val="24"/>
          <w:szCs w:val="24"/>
        </w:rPr>
        <w:t xml:space="preserve">limited </w:t>
      </w:r>
      <w:r w:rsidR="00723D9E" w:rsidRPr="00CF5767">
        <w:rPr>
          <w:rFonts w:ascii="Times New Roman" w:eastAsia="Times New Roman" w:hAnsi="Times New Roman" w:cs="Times New Roman"/>
          <w:sz w:val="24"/>
          <w:szCs w:val="24"/>
        </w:rPr>
        <w:t xml:space="preserve">on </w:t>
      </w:r>
      <w:r w:rsidR="003C2AF0" w:rsidRPr="00CF5767">
        <w:rPr>
          <w:rFonts w:ascii="Times New Roman" w:eastAsia="Times New Roman" w:hAnsi="Times New Roman" w:cs="Times New Roman"/>
          <w:sz w:val="24"/>
          <w:szCs w:val="24"/>
        </w:rPr>
        <w:t>the</w:t>
      </w:r>
      <w:r w:rsidR="00BD760E" w:rsidRPr="00CF5767">
        <w:rPr>
          <w:rFonts w:ascii="Times New Roman" w:eastAsia="Times New Roman" w:hAnsi="Times New Roman" w:cs="Times New Roman"/>
          <w:sz w:val="24"/>
          <w:szCs w:val="24"/>
        </w:rPr>
        <w:t xml:space="preserve"> intraprocedural</w:t>
      </w:r>
      <w:r w:rsidR="003C2AF0" w:rsidRPr="00CF5767">
        <w:rPr>
          <w:rFonts w:ascii="Times New Roman" w:eastAsia="Times New Roman" w:hAnsi="Times New Roman" w:cs="Times New Roman"/>
          <w:sz w:val="24"/>
          <w:szCs w:val="24"/>
        </w:rPr>
        <w:t xml:space="preserve"> non</w:t>
      </w:r>
      <w:r w:rsidR="004A0A53" w:rsidRPr="00CF5767">
        <w:rPr>
          <w:rFonts w:ascii="Times New Roman" w:eastAsia="Times New Roman" w:hAnsi="Times New Roman" w:cs="Times New Roman"/>
          <w:sz w:val="24"/>
          <w:szCs w:val="24"/>
        </w:rPr>
        <w:t>–</w:t>
      </w:r>
      <w:r w:rsidR="003C2AF0" w:rsidRPr="00CF5767">
        <w:rPr>
          <w:rFonts w:ascii="Times New Roman" w:eastAsia="Times New Roman" w:hAnsi="Times New Roman" w:cs="Times New Roman"/>
          <w:sz w:val="24"/>
          <w:szCs w:val="24"/>
        </w:rPr>
        <w:t>contrast</w:t>
      </w:r>
      <w:r w:rsidR="00FB318B" w:rsidRPr="00CF5767">
        <w:rPr>
          <w:rFonts w:ascii="Times New Roman" w:eastAsia="Times New Roman" w:hAnsi="Times New Roman" w:cs="Times New Roman"/>
          <w:sz w:val="24"/>
          <w:szCs w:val="24"/>
        </w:rPr>
        <w:t>-</w:t>
      </w:r>
      <w:r w:rsidR="003C2AF0" w:rsidRPr="00CF5767">
        <w:rPr>
          <w:rFonts w:ascii="Times New Roman" w:eastAsia="Times New Roman" w:hAnsi="Times New Roman" w:cs="Times New Roman"/>
          <w:sz w:val="24"/>
          <w:szCs w:val="24"/>
        </w:rPr>
        <w:t xml:space="preserve">enhanced </w:t>
      </w:r>
      <w:r w:rsidR="00DB7146" w:rsidRPr="00CF5767">
        <w:rPr>
          <w:rFonts w:ascii="Times New Roman" w:eastAsia="Times New Roman" w:hAnsi="Times New Roman" w:cs="Times New Roman"/>
          <w:sz w:val="24"/>
          <w:szCs w:val="24"/>
        </w:rPr>
        <w:t>computed tomography (</w:t>
      </w:r>
      <w:r w:rsidR="003C2AF0" w:rsidRPr="00CF5767">
        <w:rPr>
          <w:rFonts w:ascii="Times New Roman" w:eastAsia="Times New Roman" w:hAnsi="Times New Roman" w:cs="Times New Roman"/>
          <w:sz w:val="24"/>
          <w:szCs w:val="24"/>
        </w:rPr>
        <w:t>CT</w:t>
      </w:r>
      <w:r w:rsidR="00DB7146" w:rsidRPr="00CF5767">
        <w:rPr>
          <w:rFonts w:ascii="Times New Roman" w:eastAsia="Times New Roman" w:hAnsi="Times New Roman" w:cs="Times New Roman"/>
          <w:sz w:val="24"/>
          <w:szCs w:val="24"/>
        </w:rPr>
        <w:t>)</w:t>
      </w:r>
      <w:r w:rsidR="00472018">
        <w:rPr>
          <w:rFonts w:ascii="Times New Roman" w:eastAsia="Times New Roman" w:hAnsi="Times New Roman" w:cs="Times New Roman"/>
          <w:sz w:val="24"/>
          <w:szCs w:val="24"/>
        </w:rPr>
        <w:t xml:space="preserve"> or ultrasound</w:t>
      </w:r>
      <w:r w:rsidR="003C2AF0" w:rsidRPr="00CF5767">
        <w:rPr>
          <w:rFonts w:ascii="Times New Roman" w:eastAsia="Times New Roman" w:hAnsi="Times New Roman" w:cs="Times New Roman"/>
          <w:sz w:val="24"/>
          <w:szCs w:val="24"/>
        </w:rPr>
        <w:t xml:space="preserve"> images</w:t>
      </w:r>
      <w:r w:rsidR="00723D9E" w:rsidRPr="00CF5767">
        <w:rPr>
          <w:rFonts w:ascii="Times New Roman" w:eastAsia="Times New Roman" w:hAnsi="Times New Roman" w:cs="Times New Roman"/>
          <w:sz w:val="24"/>
          <w:szCs w:val="24"/>
        </w:rPr>
        <w:t xml:space="preserve"> </w:t>
      </w:r>
      <w:r w:rsidR="00BD760E" w:rsidRPr="00CF5767">
        <w:rPr>
          <w:rFonts w:ascii="Times New Roman" w:eastAsia="Times New Roman" w:hAnsi="Times New Roman" w:cs="Times New Roman"/>
          <w:sz w:val="24"/>
          <w:szCs w:val="24"/>
        </w:rPr>
        <w:t>for</w:t>
      </w:r>
      <w:r w:rsidR="00723D9E" w:rsidRPr="00CF5767">
        <w:rPr>
          <w:rFonts w:ascii="Times New Roman" w:eastAsia="Times New Roman" w:hAnsi="Times New Roman" w:cs="Times New Roman"/>
          <w:sz w:val="24"/>
          <w:szCs w:val="24"/>
        </w:rPr>
        <w:t xml:space="preserve"> </w:t>
      </w:r>
      <w:r w:rsidR="00472018">
        <w:rPr>
          <w:rFonts w:ascii="Times New Roman" w:eastAsia="Times New Roman" w:hAnsi="Times New Roman" w:cs="Times New Roman"/>
          <w:sz w:val="24"/>
          <w:szCs w:val="24"/>
        </w:rPr>
        <w:t xml:space="preserve">tumor targeting and </w:t>
      </w:r>
      <w:r w:rsidR="00723D9E" w:rsidRPr="00CF5767">
        <w:rPr>
          <w:rFonts w:ascii="Times New Roman" w:eastAsia="Times New Roman" w:hAnsi="Times New Roman" w:cs="Times New Roman"/>
          <w:sz w:val="24"/>
          <w:szCs w:val="24"/>
        </w:rPr>
        <w:t xml:space="preserve">probe </w:t>
      </w:r>
      <w:r w:rsidR="00BD760E" w:rsidRPr="00CF5767">
        <w:rPr>
          <w:rFonts w:ascii="Times New Roman" w:eastAsia="Times New Roman" w:hAnsi="Times New Roman" w:cs="Times New Roman"/>
          <w:sz w:val="24"/>
          <w:szCs w:val="24"/>
        </w:rPr>
        <w:t>guidance</w:t>
      </w:r>
      <w:r w:rsidR="00723D9E" w:rsidRPr="00CF5767">
        <w:rPr>
          <w:rFonts w:ascii="Times New Roman" w:eastAsia="Times New Roman" w:hAnsi="Times New Roman" w:cs="Times New Roman"/>
          <w:sz w:val="24"/>
          <w:szCs w:val="24"/>
        </w:rPr>
        <w:t xml:space="preserve">. Second, </w:t>
      </w:r>
      <w:r w:rsidR="00A96CFB" w:rsidRPr="00CF5767">
        <w:rPr>
          <w:rFonts w:ascii="Times New Roman" w:eastAsia="Times New Roman" w:hAnsi="Times New Roman" w:cs="Times New Roman"/>
          <w:sz w:val="24"/>
          <w:szCs w:val="24"/>
        </w:rPr>
        <w:t>it is nearly impossible to distinguish between disease and ablated tissue in the post-treatment contrast</w:t>
      </w:r>
      <w:r w:rsidR="00FB318B" w:rsidRPr="00CF5767">
        <w:rPr>
          <w:rFonts w:ascii="Times New Roman" w:eastAsia="Times New Roman" w:hAnsi="Times New Roman" w:cs="Times New Roman"/>
          <w:sz w:val="24"/>
          <w:szCs w:val="24"/>
        </w:rPr>
        <w:t>-</w:t>
      </w:r>
      <w:r w:rsidR="00A96CFB" w:rsidRPr="00CF5767">
        <w:rPr>
          <w:rFonts w:ascii="Times New Roman" w:eastAsia="Times New Roman" w:hAnsi="Times New Roman" w:cs="Times New Roman"/>
          <w:sz w:val="24"/>
          <w:szCs w:val="24"/>
        </w:rPr>
        <w:t xml:space="preserve">enhanced </w:t>
      </w:r>
      <w:r w:rsidR="00472018">
        <w:rPr>
          <w:rFonts w:ascii="Times New Roman" w:eastAsia="Times New Roman" w:hAnsi="Times New Roman" w:cs="Times New Roman"/>
          <w:sz w:val="24"/>
          <w:szCs w:val="24"/>
        </w:rPr>
        <w:t xml:space="preserve">CT </w:t>
      </w:r>
      <w:r w:rsidR="00A96CFB" w:rsidRPr="00CF5767">
        <w:rPr>
          <w:rFonts w:ascii="Times New Roman" w:eastAsia="Times New Roman" w:hAnsi="Times New Roman" w:cs="Times New Roman"/>
          <w:sz w:val="24"/>
          <w:szCs w:val="24"/>
        </w:rPr>
        <w:t>scan for hypo-enhancing disease</w:t>
      </w:r>
      <w:r w:rsidR="00660D4B" w:rsidRPr="00CF5767">
        <w:rPr>
          <w:rFonts w:ascii="Times New Roman" w:eastAsia="Times New Roman" w:hAnsi="Times New Roman" w:cs="Times New Roman"/>
          <w:sz w:val="24"/>
          <w:szCs w:val="24"/>
        </w:rPr>
        <w:t>, preventing accurate measurement of delivered margin</w:t>
      </w:r>
      <w:r w:rsidR="00A96CFB" w:rsidRPr="00CF5767">
        <w:rPr>
          <w:rFonts w:ascii="Times New Roman" w:eastAsia="Times New Roman" w:hAnsi="Times New Roman" w:cs="Times New Roman"/>
          <w:sz w:val="24"/>
          <w:szCs w:val="24"/>
        </w:rPr>
        <w:t xml:space="preserve">. </w:t>
      </w:r>
      <w:r w:rsidR="007B6C05" w:rsidRPr="00CF5767">
        <w:rPr>
          <w:rFonts w:ascii="Times New Roman" w:eastAsia="Times New Roman" w:hAnsi="Times New Roman" w:cs="Times New Roman"/>
          <w:sz w:val="24"/>
          <w:szCs w:val="24"/>
        </w:rPr>
        <w:t>Finally</w:t>
      </w:r>
      <w:r w:rsidR="00723D9E" w:rsidRPr="00CF5767">
        <w:rPr>
          <w:rFonts w:ascii="Times New Roman" w:eastAsia="Times New Roman" w:hAnsi="Times New Roman" w:cs="Times New Roman"/>
          <w:sz w:val="24"/>
          <w:szCs w:val="24"/>
        </w:rPr>
        <w:t xml:space="preserve">, </w:t>
      </w:r>
      <w:r w:rsidR="003C2AF0" w:rsidRPr="00CF5767">
        <w:rPr>
          <w:rFonts w:ascii="Times New Roman" w:eastAsia="Times New Roman" w:hAnsi="Times New Roman" w:cs="Times New Roman"/>
          <w:sz w:val="24"/>
          <w:szCs w:val="24"/>
        </w:rPr>
        <w:t xml:space="preserve">accurate </w:t>
      </w:r>
      <w:r w:rsidR="00DB7146" w:rsidRPr="00CF5767">
        <w:rPr>
          <w:rFonts w:ascii="Times New Roman" w:eastAsia="Times New Roman" w:hAnsi="Times New Roman" w:cs="Times New Roman"/>
          <w:sz w:val="24"/>
          <w:szCs w:val="24"/>
        </w:rPr>
        <w:t>3</w:t>
      </w:r>
      <w:r w:rsidR="00EB3077" w:rsidRPr="00CF5767">
        <w:rPr>
          <w:rFonts w:ascii="Times New Roman" w:eastAsia="Times New Roman" w:hAnsi="Times New Roman" w:cs="Times New Roman"/>
          <w:sz w:val="24"/>
          <w:szCs w:val="24"/>
        </w:rPr>
        <w:t>-</w:t>
      </w:r>
      <w:r w:rsidR="00DB7146" w:rsidRPr="00CF5767">
        <w:rPr>
          <w:rFonts w:ascii="Times New Roman" w:eastAsia="Times New Roman" w:hAnsi="Times New Roman" w:cs="Times New Roman"/>
          <w:sz w:val="24"/>
          <w:szCs w:val="24"/>
        </w:rPr>
        <w:t>dimensional (</w:t>
      </w:r>
      <w:r w:rsidR="003C2AF0" w:rsidRPr="00CF5767">
        <w:rPr>
          <w:rFonts w:ascii="Times New Roman" w:eastAsia="Times New Roman" w:hAnsi="Times New Roman" w:cs="Times New Roman"/>
          <w:sz w:val="24"/>
          <w:szCs w:val="24"/>
        </w:rPr>
        <w:t>3D</w:t>
      </w:r>
      <w:r w:rsidR="00DB7146" w:rsidRPr="00CF5767">
        <w:rPr>
          <w:rFonts w:ascii="Times New Roman" w:eastAsia="Times New Roman" w:hAnsi="Times New Roman" w:cs="Times New Roman"/>
          <w:sz w:val="24"/>
          <w:szCs w:val="24"/>
        </w:rPr>
        <w:t>)</w:t>
      </w:r>
      <w:r w:rsidR="003C2AF0" w:rsidRPr="00CF5767">
        <w:rPr>
          <w:rFonts w:ascii="Times New Roman" w:eastAsia="Times New Roman" w:hAnsi="Times New Roman" w:cs="Times New Roman"/>
          <w:sz w:val="24"/>
          <w:szCs w:val="24"/>
        </w:rPr>
        <w:t xml:space="preserve"> assessment of ablation margin </w:t>
      </w:r>
      <w:r w:rsidR="00A96CFB" w:rsidRPr="00CF5767">
        <w:rPr>
          <w:rFonts w:ascii="Times New Roman" w:eastAsia="Times New Roman" w:hAnsi="Times New Roman" w:cs="Times New Roman"/>
          <w:sz w:val="24"/>
          <w:szCs w:val="24"/>
        </w:rPr>
        <w:t xml:space="preserve">is difficult </w:t>
      </w:r>
      <w:r w:rsidR="00660D4B" w:rsidRPr="00CF5767">
        <w:rPr>
          <w:rFonts w:ascii="Times New Roman" w:eastAsia="Times New Roman" w:hAnsi="Times New Roman" w:cs="Times New Roman"/>
          <w:sz w:val="24"/>
          <w:szCs w:val="24"/>
        </w:rPr>
        <w:t>as</w:t>
      </w:r>
      <w:r w:rsidR="00A96CFB" w:rsidRPr="00CF5767">
        <w:rPr>
          <w:rFonts w:ascii="Times New Roman" w:eastAsia="Times New Roman" w:hAnsi="Times New Roman" w:cs="Times New Roman"/>
          <w:sz w:val="24"/>
          <w:szCs w:val="24"/>
        </w:rPr>
        <w:t xml:space="preserve"> </w:t>
      </w:r>
      <w:r w:rsidR="003C2AF0" w:rsidRPr="00CF5767">
        <w:rPr>
          <w:rFonts w:ascii="Times New Roman" w:eastAsia="Times New Roman" w:hAnsi="Times New Roman" w:cs="Times New Roman"/>
          <w:sz w:val="24"/>
          <w:szCs w:val="24"/>
        </w:rPr>
        <w:t xml:space="preserve">rigid registration is </w:t>
      </w:r>
      <w:r w:rsidR="0086440D" w:rsidRPr="00CF5767">
        <w:rPr>
          <w:rFonts w:ascii="Times New Roman" w:eastAsia="Times New Roman" w:hAnsi="Times New Roman" w:cs="Times New Roman"/>
          <w:sz w:val="24"/>
          <w:szCs w:val="24"/>
        </w:rPr>
        <w:t>insufficient</w:t>
      </w:r>
      <w:r w:rsidR="003C2AF0" w:rsidRPr="00CF5767">
        <w:rPr>
          <w:rFonts w:ascii="Times New Roman" w:eastAsia="Times New Roman" w:hAnsi="Times New Roman" w:cs="Times New Roman"/>
          <w:sz w:val="24"/>
          <w:szCs w:val="24"/>
        </w:rPr>
        <w:t xml:space="preserve"> due to </w:t>
      </w:r>
      <w:r w:rsidR="00A96CFB" w:rsidRPr="00CF5767">
        <w:rPr>
          <w:rFonts w:ascii="Times New Roman" w:eastAsia="Times New Roman" w:hAnsi="Times New Roman" w:cs="Times New Roman"/>
          <w:sz w:val="24"/>
          <w:szCs w:val="24"/>
        </w:rPr>
        <w:t xml:space="preserve">liver </w:t>
      </w:r>
      <w:r w:rsidR="00A10E9D" w:rsidRPr="00CF5767">
        <w:rPr>
          <w:rFonts w:ascii="Times New Roman" w:eastAsia="Times New Roman" w:hAnsi="Times New Roman" w:cs="Times New Roman"/>
          <w:sz w:val="24"/>
          <w:szCs w:val="24"/>
        </w:rPr>
        <w:t xml:space="preserve">deformation </w:t>
      </w:r>
      <w:r w:rsidR="00A96CFB" w:rsidRPr="00CF5767">
        <w:rPr>
          <w:rFonts w:ascii="Times New Roman" w:eastAsia="Times New Roman" w:hAnsi="Times New Roman" w:cs="Times New Roman"/>
          <w:sz w:val="24"/>
          <w:szCs w:val="24"/>
        </w:rPr>
        <w:t>t</w:t>
      </w:r>
      <w:r w:rsidR="003C2AF0" w:rsidRPr="00CF5767">
        <w:rPr>
          <w:rFonts w:ascii="Times New Roman" w:eastAsia="Times New Roman" w:hAnsi="Times New Roman" w:cs="Times New Roman"/>
          <w:sz w:val="24"/>
          <w:szCs w:val="24"/>
        </w:rPr>
        <w:t>hroughout the procedure</w:t>
      </w:r>
      <w:r w:rsidR="00472018">
        <w:rPr>
          <w:rFonts w:ascii="Times New Roman" w:eastAsia="Times New Roman" w:hAnsi="Times New Roman" w:cs="Times New Roman"/>
          <w:sz w:val="24"/>
          <w:szCs w:val="24"/>
        </w:rPr>
        <w:t xml:space="preserve"> and to the inherent inability to effectively assess ablation zone on a constrained intra-procedural time-period without the aid of high-level computational analysis.</w:t>
      </w:r>
    </w:p>
    <w:p w14:paraId="79694E4A" w14:textId="39DB94A6" w:rsidR="00BD760E" w:rsidRPr="00CF5767" w:rsidRDefault="00BD760E" w:rsidP="00EE2853">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Current methods of ablation assessment </w:t>
      </w:r>
      <w:r w:rsidR="00527A33" w:rsidRPr="00CF5767">
        <w:rPr>
          <w:rFonts w:ascii="Times New Roman" w:eastAsia="Times New Roman" w:hAnsi="Times New Roman" w:cs="Times New Roman"/>
          <w:sz w:val="24"/>
          <w:szCs w:val="24"/>
        </w:rPr>
        <w:t>often</w:t>
      </w:r>
      <w:r w:rsidRPr="00CF5767">
        <w:rPr>
          <w:rFonts w:ascii="Times New Roman" w:eastAsia="Times New Roman" w:hAnsi="Times New Roman" w:cs="Times New Roman"/>
          <w:sz w:val="24"/>
          <w:szCs w:val="24"/>
        </w:rPr>
        <w:t xml:space="preserve"> rely on 2D distance</w:t>
      </w:r>
      <w:r w:rsidR="00527A33" w:rsidRPr="00CF5767">
        <w:rPr>
          <w:rFonts w:ascii="Times New Roman" w:eastAsia="Times New Roman" w:hAnsi="Times New Roman" w:cs="Times New Roman"/>
          <w:sz w:val="24"/>
          <w:szCs w:val="24"/>
        </w:rPr>
        <w:t xml:space="preserve"> measurement</w:t>
      </w:r>
      <w:r w:rsidRPr="00CF5767">
        <w:rPr>
          <w:rFonts w:ascii="Times New Roman" w:eastAsia="Times New Roman" w:hAnsi="Times New Roman" w:cs="Times New Roman"/>
          <w:sz w:val="24"/>
          <w:szCs w:val="24"/>
        </w:rPr>
        <w:t xml:space="preserve"> to </w:t>
      </w:r>
      <w:r w:rsidR="002B0678" w:rsidRPr="00CF5767">
        <w:rPr>
          <w:rFonts w:ascii="Times New Roman" w:eastAsia="Times New Roman" w:hAnsi="Times New Roman" w:cs="Times New Roman"/>
          <w:sz w:val="24"/>
          <w:szCs w:val="24"/>
        </w:rPr>
        <w:t xml:space="preserve">a </w:t>
      </w:r>
      <w:r w:rsidRPr="00CF5767">
        <w:rPr>
          <w:rFonts w:ascii="Times New Roman" w:eastAsia="Times New Roman" w:hAnsi="Times New Roman" w:cs="Times New Roman"/>
          <w:sz w:val="24"/>
          <w:szCs w:val="24"/>
        </w:rPr>
        <w:t>visible landmark</w:t>
      </w:r>
      <w:r w:rsidR="008B15F9" w:rsidRPr="00CF5767">
        <w:rPr>
          <w:rFonts w:ascii="Times New Roman" w:eastAsia="Times New Roman" w:hAnsi="Times New Roman" w:cs="Times New Roman"/>
          <w:sz w:val="24"/>
          <w:szCs w:val="24"/>
        </w:rPr>
        <w:t>s</w:t>
      </w:r>
      <w:r w:rsidRPr="00CF5767">
        <w:rPr>
          <w:rFonts w:ascii="Times New Roman" w:eastAsia="Times New Roman" w:hAnsi="Times New Roman" w:cs="Times New Roman"/>
          <w:sz w:val="24"/>
          <w:szCs w:val="24"/>
        </w:rPr>
        <w:t xml:space="preserve"> on the post-treatment imaging</w:t>
      </w:r>
      <w:r w:rsidR="002B0678" w:rsidRPr="00CF5767">
        <w:rPr>
          <w:rFonts w:ascii="Times New Roman" w:eastAsia="Times New Roman" w:hAnsi="Times New Roman" w:cs="Times New Roman"/>
          <w:sz w:val="24"/>
          <w:szCs w:val="24"/>
        </w:rPr>
        <w:t>,</w:t>
      </w:r>
      <w:r w:rsidR="007977E2" w:rsidRPr="00CF5767">
        <w:rPr>
          <w:rFonts w:ascii="Times New Roman" w:eastAsia="Times New Roman" w:hAnsi="Times New Roman" w:cs="Times New Roman"/>
          <w:sz w:val="24"/>
          <w:szCs w:val="24"/>
        </w:rPr>
        <w:t xml:space="preserve"> and do not ensure</w:t>
      </w:r>
      <w:r w:rsidRPr="00CF5767">
        <w:rPr>
          <w:rFonts w:ascii="Times New Roman" w:eastAsia="Times New Roman" w:hAnsi="Times New Roman" w:cs="Times New Roman"/>
          <w:sz w:val="24"/>
          <w:szCs w:val="24"/>
        </w:rPr>
        <w:t xml:space="preserve"> </w:t>
      </w:r>
      <w:r w:rsidR="00244860" w:rsidRPr="00CF5767">
        <w:rPr>
          <w:rFonts w:ascii="Times New Roman" w:eastAsia="Times New Roman" w:hAnsi="Times New Roman" w:cs="Times New Roman"/>
          <w:sz w:val="24"/>
          <w:szCs w:val="24"/>
        </w:rPr>
        <w:t>3D minimum margin.</w:t>
      </w:r>
      <w:r w:rsidR="007B6C05" w:rsidRPr="00CF5767">
        <w:rPr>
          <w:rFonts w:ascii="Times New Roman" w:eastAsia="Times New Roman" w:hAnsi="Times New Roman" w:cs="Times New Roman"/>
          <w:sz w:val="24"/>
          <w:szCs w:val="24"/>
        </w:rPr>
        <w:t xml:space="preserve"> </w:t>
      </w:r>
      <w:r w:rsidR="0055787A" w:rsidRPr="00CF5767">
        <w:rPr>
          <w:rFonts w:ascii="Times New Roman" w:eastAsia="Times New Roman" w:hAnsi="Times New Roman" w:cs="Times New Roman"/>
          <w:sz w:val="24"/>
          <w:szCs w:val="24"/>
        </w:rPr>
        <w:t>A</w:t>
      </w:r>
      <w:r w:rsidR="0086440D" w:rsidRPr="00CF5767">
        <w:rPr>
          <w:rFonts w:ascii="Times New Roman" w:eastAsia="Times New Roman" w:hAnsi="Times New Roman" w:cs="Times New Roman"/>
          <w:sz w:val="24"/>
          <w:szCs w:val="24"/>
        </w:rPr>
        <w:t xml:space="preserve"> workflow has been recently published </w:t>
      </w:r>
      <w:r w:rsidR="007B6C05" w:rsidRPr="00CF5767">
        <w:rPr>
          <w:rFonts w:ascii="Times New Roman" w:eastAsia="Times New Roman" w:hAnsi="Times New Roman" w:cs="Times New Roman"/>
          <w:sz w:val="24"/>
          <w:szCs w:val="24"/>
        </w:rPr>
        <w:t xml:space="preserve">describing the </w:t>
      </w:r>
      <w:r w:rsidR="00244860" w:rsidRPr="00CF5767">
        <w:rPr>
          <w:rFonts w:ascii="Times New Roman" w:eastAsia="Times New Roman" w:hAnsi="Times New Roman" w:cs="Times New Roman"/>
          <w:sz w:val="24"/>
          <w:szCs w:val="24"/>
        </w:rPr>
        <w:t>measur</w:t>
      </w:r>
      <w:r w:rsidR="007B6C05" w:rsidRPr="00CF5767">
        <w:rPr>
          <w:rFonts w:ascii="Times New Roman" w:eastAsia="Times New Roman" w:hAnsi="Times New Roman" w:cs="Times New Roman"/>
          <w:sz w:val="24"/>
          <w:szCs w:val="24"/>
        </w:rPr>
        <w:t>ement of</w:t>
      </w:r>
      <w:r w:rsidR="00244860" w:rsidRPr="00CF5767">
        <w:rPr>
          <w:rFonts w:ascii="Times New Roman" w:eastAsia="Times New Roman" w:hAnsi="Times New Roman" w:cs="Times New Roman"/>
          <w:sz w:val="24"/>
          <w:szCs w:val="24"/>
        </w:rPr>
        <w:t xml:space="preserve"> a 3D margin</w:t>
      </w:r>
      <w:r w:rsidR="00CF7281" w:rsidRPr="00CF5767">
        <w:rPr>
          <w:rFonts w:ascii="Times New Roman" w:eastAsia="Times New Roman" w:hAnsi="Times New Roman" w:cs="Times New Roman"/>
          <w:sz w:val="24"/>
          <w:szCs w:val="24"/>
        </w:rPr>
        <w:t>;</w:t>
      </w:r>
      <w:r w:rsidR="00244860" w:rsidRPr="00CF5767">
        <w:rPr>
          <w:rFonts w:ascii="Times New Roman" w:eastAsia="Times New Roman" w:hAnsi="Times New Roman" w:cs="Times New Roman"/>
          <w:sz w:val="24"/>
          <w:szCs w:val="24"/>
        </w:rPr>
        <w:t xml:space="preserve"> </w:t>
      </w:r>
      <w:r w:rsidR="007B6C05" w:rsidRPr="00CF5767">
        <w:rPr>
          <w:rFonts w:ascii="Times New Roman" w:eastAsia="Times New Roman" w:hAnsi="Times New Roman" w:cs="Times New Roman"/>
          <w:sz w:val="24"/>
          <w:szCs w:val="24"/>
        </w:rPr>
        <w:t xml:space="preserve">however, </w:t>
      </w:r>
      <w:r w:rsidR="0086440D" w:rsidRPr="00CF5767">
        <w:rPr>
          <w:rFonts w:ascii="Times New Roman" w:eastAsia="Times New Roman" w:hAnsi="Times New Roman" w:cs="Times New Roman"/>
          <w:sz w:val="24"/>
          <w:szCs w:val="24"/>
        </w:rPr>
        <w:t>the work relies</w:t>
      </w:r>
      <w:r w:rsidR="00244860" w:rsidRPr="00CF5767">
        <w:rPr>
          <w:rFonts w:ascii="Times New Roman" w:eastAsia="Times New Roman" w:hAnsi="Times New Roman" w:cs="Times New Roman"/>
          <w:sz w:val="24"/>
          <w:szCs w:val="24"/>
        </w:rPr>
        <w:t xml:space="preserve"> </w:t>
      </w:r>
      <w:r w:rsidR="007B6C05" w:rsidRPr="00CF5767">
        <w:rPr>
          <w:rFonts w:ascii="Times New Roman" w:eastAsia="Times New Roman" w:hAnsi="Times New Roman" w:cs="Times New Roman"/>
          <w:sz w:val="24"/>
          <w:szCs w:val="24"/>
        </w:rPr>
        <w:t xml:space="preserve">on </w:t>
      </w:r>
      <w:r w:rsidR="00244860" w:rsidRPr="00CF5767">
        <w:rPr>
          <w:rFonts w:ascii="Times New Roman" w:eastAsia="Times New Roman" w:hAnsi="Times New Roman" w:cs="Times New Roman"/>
          <w:sz w:val="24"/>
          <w:szCs w:val="24"/>
        </w:rPr>
        <w:t xml:space="preserve">rigid registration </w:t>
      </w:r>
      <w:r w:rsidR="00CF7281" w:rsidRPr="00CF5767">
        <w:rPr>
          <w:rFonts w:ascii="Times New Roman" w:eastAsia="Times New Roman" w:hAnsi="Times New Roman" w:cs="Times New Roman"/>
          <w:sz w:val="24"/>
          <w:szCs w:val="24"/>
        </w:rPr>
        <w:t xml:space="preserve">that </w:t>
      </w:r>
      <w:r w:rsidR="00244860" w:rsidRPr="00CF5767">
        <w:rPr>
          <w:rFonts w:ascii="Times New Roman" w:eastAsia="Times New Roman" w:hAnsi="Times New Roman" w:cs="Times New Roman"/>
          <w:sz w:val="24"/>
          <w:szCs w:val="24"/>
        </w:rPr>
        <w:t>terminates when target registration errors greater than 3 mm are present</w:t>
      </w:r>
      <w:r w:rsidR="002F10AE" w:rsidRPr="00CF5767">
        <w:rPr>
          <w:rStyle w:val="FootnoteReference"/>
          <w:rFonts w:ascii="Times New Roman" w:eastAsia="Times New Roman" w:hAnsi="Times New Roman" w:cs="Times New Roman"/>
          <w:sz w:val="24"/>
          <w:szCs w:val="24"/>
        </w:rPr>
        <w:fldChar w:fldCharType="begin" w:fldLock="1"/>
      </w:r>
      <w:r w:rsidR="002B0678" w:rsidRPr="00CF5767">
        <w:rPr>
          <w:rFonts w:ascii="Times New Roman" w:eastAsia="Times New Roman" w:hAnsi="Times New Roman" w:cs="Times New Roman"/>
          <w:sz w:val="24"/>
          <w:szCs w:val="24"/>
        </w:rPr>
        <w:instrText>ADDIN CSL_CITATION {"citationItems":[{"id":"ITEM-1","itemData":{"DOI":"10.1007/s00330-018-5809-0","abstract":"Purpose The goal of this study was to develop and evaluate a volumetric three-dimensional (3D) approach to improve the accuracy of ablation margin assessment following thermal ablation of hepatic tumors. Methods The 3D margin assessment technique was developed to generate the new 3D assessment metrics: volumes of insufficient coverage (VICs) measuring volume of tissue at risk post-ablation. VICs were computed for the tumor and tumor plus theoretical 5-and 10-mm margins. The diagnostic accuracy of the 3D assessment to predict 2-year local tumor progression (LTP) was compared to that of manual 2D assessment using retrospective analysis of a patient cohort that has previously been reported as a part of an outcome-centered study. Eighty-six consecutive patients with 108 colorectal cancer liver metastases treated with radiofrequency ablation (2002-2012) were used for evaluation. The 2-year LTP discrimination power was assessed using receiver operating characteristic area under the curve (AUC) analysis. Results A 3D assessment of margins was successfully completed for 93 out of 108 tumors. The minimum margin size measured using the 3D method had higher discrimination power compared with the 2D method, with an AUC value of 0.893 vs. 0.790 (p = 0.01). The new 5-mm VIC metric had the highest 2-year LTP discrimination power with an AUC value of 0.923 (p = 0.004). Conclusions Volumetric semi-automated 3D assessment of the ablation zone in the liver is feasible and can improve accuracy of 2-year LTP prediction following thermal ablation of hepatic tumors. Key Points • More accurate prediction of local tumor progression risk using volumetric 3D ablation zone assessment can help improve the efficacy of image-guided percutaneous thermal ablation of hepatic tumors. • The accuracy of evaluation of ablation zone margins after thermal ablation of colorectal liver metastases can be improved using a volumetric 3D semi-automated assessment approach and the volume of insufficient coverage assessment metric. • The new 5-mm volume-of-insufficient-coverage metric, indicating the volume of tumor plus 5-mm margin that remained untreated, had the highest 2-year local tumor progression discrimination power.","author":[{"dropping-particle":"","family":"Kaye","given":"Elena A","non-dropping-particle":"","parse-names":false,"suffix":""},{"dropping-particle":"","family":"Cornelis","given":"Francois H","non-dropping-particle":"","parse-names":false,"suffix":""},{"dropping-particle":"","family":"Petre","given":"Elena N","non-dropping-particle":"","parse-names":false,"suffix":""},{"dropping-particle":"","family":"Tyagi","given":"Neelam","non-dropping-particle":"","parse-names":false,"suffix":""},{"dropping-particle":"","family":"Shady","given":"Waleed","non-dropping-particle":"","parse-names":false,"suffix":""},{"dropping-particle":"","family":"Shi","given":"Weiji","non-dropping-particle":"","parse-names":false,"suffix":""},{"dropping-particle":"","family":"Zhang","given":"Zhigang","non-dropping-particle":"","parse-names":false,"suffix":""},{"dropping-particle":"","family":"Solomon","given":"Stephen B","non-dropping-particle":"","parse-names":false,"suffix":""},{"dropping-particle":"","family":"Sofocleous","given":"Constantinos T","non-dropping-particle":"","parse-names":false,"suffix":""},{"dropping-particle":"","family":"Durack","given":"Jeremy C","non-dropping-particle":"","parse-names":false,"suffix":""}],"id":"ITEM-1","issued":{"date-parts":[["0"]]},"title":"Volumetric 3D assessment of ablation zones after thermal ablation of colorectal liver metastases to improve prediction of local tumor progression","type":"article-journal"},"uris":["http://www.mendeley.com/documents/?uuid=d46beb5b-f1ce-3db0-afc4-7cb2be8dcc16"]}],"mendeley":{"formattedCitation":"&lt;sup&gt;21&lt;/sup&gt;","plainTextFormattedCitation":"21","previouslyFormattedCitation":"&lt;sup&gt;21&lt;/sup&gt;"},"properties":{"noteIndex":0},"schema":"https://github.com/citation-style-language/schema/raw/master/csl-citation.json"}</w:instrText>
      </w:r>
      <w:r w:rsidR="002F10AE" w:rsidRPr="00CF5767">
        <w:rPr>
          <w:rStyle w:val="FootnoteReference"/>
          <w:rFonts w:ascii="Times New Roman" w:eastAsia="Times New Roman" w:hAnsi="Times New Roman" w:cs="Times New Roman"/>
          <w:sz w:val="24"/>
          <w:szCs w:val="24"/>
        </w:rPr>
        <w:fldChar w:fldCharType="separate"/>
      </w:r>
      <w:r w:rsidR="002B0678" w:rsidRPr="00CF5767">
        <w:rPr>
          <w:rFonts w:ascii="Times New Roman" w:eastAsia="Times New Roman" w:hAnsi="Times New Roman" w:cs="Times New Roman"/>
          <w:bCs/>
          <w:noProof/>
          <w:sz w:val="24"/>
          <w:szCs w:val="24"/>
          <w:vertAlign w:val="superscript"/>
        </w:rPr>
        <w:t>21</w:t>
      </w:r>
      <w:r w:rsidR="002F10AE" w:rsidRPr="00CF5767">
        <w:rPr>
          <w:rStyle w:val="FootnoteReference"/>
          <w:rFonts w:ascii="Times New Roman" w:eastAsia="Times New Roman" w:hAnsi="Times New Roman" w:cs="Times New Roman"/>
          <w:sz w:val="24"/>
          <w:szCs w:val="24"/>
        </w:rPr>
        <w:fldChar w:fldCharType="end"/>
      </w:r>
      <w:r w:rsidR="00A42331">
        <w:rPr>
          <w:rFonts w:ascii="Times New Roman" w:eastAsia="Times New Roman" w:hAnsi="Times New Roman" w:cs="Times New Roman"/>
          <w:sz w:val="24"/>
          <w:szCs w:val="24"/>
        </w:rPr>
        <w:t xml:space="preserve">, which commonly occur given </w:t>
      </w:r>
      <w:r w:rsidR="002F10AE" w:rsidRPr="00CF5767">
        <w:rPr>
          <w:rFonts w:ascii="Times New Roman" w:eastAsia="Times New Roman" w:hAnsi="Times New Roman" w:cs="Times New Roman"/>
          <w:sz w:val="24"/>
          <w:szCs w:val="24"/>
        </w:rPr>
        <w:t xml:space="preserve">liver </w:t>
      </w:r>
      <w:r w:rsidR="00A42331">
        <w:rPr>
          <w:rFonts w:ascii="Times New Roman" w:eastAsia="Times New Roman" w:hAnsi="Times New Roman" w:cs="Times New Roman"/>
          <w:sz w:val="24"/>
          <w:szCs w:val="24"/>
        </w:rPr>
        <w:t xml:space="preserve">deformations associated with patient’s </w:t>
      </w:r>
      <w:r w:rsidR="00CF5767">
        <w:rPr>
          <w:rFonts w:ascii="Times New Roman" w:eastAsia="Times New Roman" w:hAnsi="Times New Roman" w:cs="Times New Roman"/>
          <w:sz w:val="24"/>
          <w:szCs w:val="24"/>
        </w:rPr>
        <w:t xml:space="preserve">breathing </w:t>
      </w:r>
      <w:r w:rsidR="00A42331">
        <w:rPr>
          <w:rFonts w:ascii="Times New Roman" w:eastAsia="Times New Roman" w:hAnsi="Times New Roman" w:cs="Times New Roman"/>
          <w:sz w:val="24"/>
          <w:szCs w:val="24"/>
        </w:rPr>
        <w:t>and changes in position</w:t>
      </w:r>
      <w:r w:rsidR="000537C2">
        <w:rPr>
          <w:rFonts w:ascii="Times New Roman" w:eastAsia="Times New Roman" w:hAnsi="Times New Roman" w:cs="Times New Roman"/>
          <w:sz w:val="24"/>
          <w:szCs w:val="24"/>
        </w:rPr>
        <w:fldChar w:fldCharType="begin" w:fldLock="1"/>
      </w:r>
      <w:r w:rsidR="004A2EAB">
        <w:rPr>
          <w:rFonts w:ascii="Times New Roman" w:eastAsia="Times New Roman" w:hAnsi="Times New Roman" w:cs="Times New Roman"/>
          <w:sz w:val="24"/>
          <w:szCs w:val="24"/>
        </w:rPr>
        <w:instrText>ADDIN CSL_CITATION {"citationItems":[{"id":"ITEM-1","itemData":{"DOI":"10.1007/s00268-010-0561-x","ISSN":"03642313","PMID":"20372896","abstract":"Background: The implementation of intraoperative navigation in liver surgery is handicapped by intraoperative organ shift, tissue deformation, the absence of external landmarks, and anatomical differences in the vascular tree. To investigate the impact of surgical manipulation on the liver surface and intrahepatic structures, we conducted a prospective clinical trial. Methods: Eleven consecutive patients [4 female and 7 male, median age = 67 years (range = 54-80)] with malignant liver disease [colorectal metastasis (n = 9) and hepatocellular cancer (n = 2)] underwent hepatic resection. Pre- and intraoperatively, all patients were studied by CT-based 3D imaging and assessed for the potential value of computer-assisted planning. The degree of liver deformation was demonstrated by comparing pre- and intraoperative imaging. Results: Intraoperative CT imaging was successful in all patients. We found significant deformation of the liver. The deformation of the segmental structures is reflected by the observed variation of the displacements. There is no rigid alignment of the pre- and intraoperative organ positions due to overall deflection of the liver. Locally, a rigid alignment of the anatomical structure can be achieved with less than 0.5 cm discrepancy relative to a segmental unit of the liver. Changes in total liver volume range from -13 to +24%, with an average absolute difference of 7%. Conclusions: These findings are fundamental for further development and optimization of intraoperative navigation in liver surgery. In particular, these data will play an important role in developing automation of intraoperative continuous registration. This automation compensates for liver shift during surgery and permits real-time 3D visualization of navigation imaging. © 2010 Société Internationale de Chirurgie.","author":[{"dropping-particle":"","family":"Heizmann","given":"Oleg","non-dropping-particle":"","parse-names":false,"suffix":""},{"dropping-particle":"","family":"Zidowitz","given":"Stephan","non-dropping-particle":"","parse-names":false,"suffix":""},{"dropping-particle":"","family":"Bourquain","given":"Holger","non-dropping-particle":"","parse-names":false,"suffix":""},{"dropping-particle":"","family":"Potthast","given":"Silke","non-dropping-particle":"","parse-names":false,"suffix":""},{"dropping-particle":"","family":"Peitgen","given":"Heinz Otto","non-dropping-particle":"","parse-names":false,"suffix":""},{"dropping-particle":"","family":"Oertli","given":"Daniel","non-dropping-particle":"","parse-names":false,"suffix":""},{"dropping-particle":"","family":"Kettelhack","given":"Christoph","non-dropping-particle":"","parse-names":false,"suffix":""}],"container-title":"World Journal of Surgery","id":"ITEM-1","issue":"8","issued":{"date-parts":[["2010","8","7"]]},"page":"1887-1893","publisher":"Springer","title":"Assessment of intraoperative liver deformation during hepatic resection: Prospective clinical study","type":"article-journal","volume":"34"},"uris":["http://www.mendeley.com/documents/?uuid=7e75bc12-6f0e-394d-a8aa-e3df99e7af7a"]}],"mendeley":{"formattedCitation":"&lt;sup&gt;22&lt;/sup&gt;","plainTextFormattedCitation":"22","previouslyFormattedCitation":"&lt;sup&gt;22&lt;/sup&gt;"},"properties":{"noteIndex":0},"schema":"https://github.com/citation-style-language/schema/raw/master/csl-citation.json"}</w:instrText>
      </w:r>
      <w:r w:rsidR="000537C2">
        <w:rPr>
          <w:rFonts w:ascii="Times New Roman" w:eastAsia="Times New Roman" w:hAnsi="Times New Roman" w:cs="Times New Roman"/>
          <w:sz w:val="24"/>
          <w:szCs w:val="24"/>
        </w:rPr>
        <w:fldChar w:fldCharType="separate"/>
      </w:r>
      <w:r w:rsidR="000537C2" w:rsidRPr="000537C2">
        <w:rPr>
          <w:rFonts w:ascii="Times New Roman" w:eastAsia="Times New Roman" w:hAnsi="Times New Roman" w:cs="Times New Roman"/>
          <w:noProof/>
          <w:sz w:val="24"/>
          <w:szCs w:val="24"/>
          <w:vertAlign w:val="superscript"/>
        </w:rPr>
        <w:t>22</w:t>
      </w:r>
      <w:r w:rsidR="000537C2">
        <w:rPr>
          <w:rFonts w:ascii="Times New Roman" w:eastAsia="Times New Roman" w:hAnsi="Times New Roman" w:cs="Times New Roman"/>
          <w:sz w:val="24"/>
          <w:szCs w:val="24"/>
        </w:rPr>
        <w:fldChar w:fldCharType="end"/>
      </w:r>
      <w:r w:rsidR="00A42331">
        <w:rPr>
          <w:rFonts w:ascii="Times New Roman" w:eastAsia="Times New Roman" w:hAnsi="Times New Roman" w:cs="Times New Roman"/>
          <w:sz w:val="24"/>
          <w:szCs w:val="24"/>
        </w:rPr>
        <w:t>, and post-ablation volumetric changes</w:t>
      </w:r>
      <w:r w:rsidR="000537C2">
        <w:rPr>
          <w:rFonts w:ascii="Times New Roman" w:eastAsia="Times New Roman" w:hAnsi="Times New Roman" w:cs="Times New Roman"/>
          <w:sz w:val="24"/>
          <w:szCs w:val="24"/>
        </w:rPr>
        <w:t>.</w:t>
      </w:r>
      <w:r w:rsidR="00A42331">
        <w:rPr>
          <w:rFonts w:ascii="Times New Roman" w:eastAsia="Times New Roman" w:hAnsi="Times New Roman" w:cs="Times New Roman"/>
          <w:sz w:val="24"/>
          <w:szCs w:val="24"/>
        </w:rPr>
        <w:t xml:space="preserve"> </w:t>
      </w:r>
    </w:p>
    <w:p w14:paraId="6EF98126" w14:textId="302CF066" w:rsidR="00FD4B5A" w:rsidRPr="00CF5767" w:rsidRDefault="001034E9" w:rsidP="00AE6AC6">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We hypothesize</w:t>
      </w:r>
      <w:r w:rsidR="00CF7281" w:rsidRPr="00CF5767">
        <w:rPr>
          <w:rFonts w:ascii="Times New Roman" w:eastAsia="Times New Roman" w:hAnsi="Times New Roman" w:cs="Times New Roman"/>
          <w:sz w:val="24"/>
          <w:szCs w:val="24"/>
        </w:rPr>
        <w:t>d</w:t>
      </w:r>
      <w:r w:rsidRPr="00CF5767">
        <w:rPr>
          <w:rFonts w:ascii="Times New Roman" w:eastAsia="Times New Roman" w:hAnsi="Times New Roman" w:cs="Times New Roman"/>
          <w:sz w:val="24"/>
          <w:szCs w:val="24"/>
        </w:rPr>
        <w:t xml:space="preserve"> that the </w:t>
      </w:r>
      <w:r w:rsidR="00FD4B5A">
        <w:rPr>
          <w:rFonts w:ascii="Times New Roman" w:eastAsia="Times New Roman" w:hAnsi="Times New Roman" w:cs="Times New Roman"/>
          <w:sz w:val="24"/>
          <w:szCs w:val="24"/>
        </w:rPr>
        <w:t xml:space="preserve">minimum ablation margin, calculated following the </w:t>
      </w:r>
      <w:r w:rsidRPr="00CF5767">
        <w:rPr>
          <w:rFonts w:ascii="Times New Roman" w:eastAsia="Times New Roman" w:hAnsi="Times New Roman" w:cs="Times New Roman"/>
          <w:sz w:val="24"/>
          <w:szCs w:val="24"/>
        </w:rPr>
        <w:t xml:space="preserve">use of </w:t>
      </w:r>
      <w:r w:rsidR="00C83B1C" w:rsidRPr="00CF5767">
        <w:rPr>
          <w:rFonts w:ascii="Times New Roman" w:eastAsia="Times New Roman" w:hAnsi="Times New Roman" w:cs="Times New Roman"/>
          <w:sz w:val="24"/>
          <w:szCs w:val="24"/>
        </w:rPr>
        <w:t>a biomechanical model</w:t>
      </w:r>
      <w:r w:rsidR="0058349D" w:rsidRPr="00CF5767">
        <w:rPr>
          <w:rFonts w:ascii="Times New Roman" w:eastAsia="Times New Roman" w:hAnsi="Times New Roman" w:cs="Times New Roman"/>
          <w:sz w:val="24"/>
          <w:szCs w:val="24"/>
        </w:rPr>
        <w:t>-</w:t>
      </w:r>
      <w:r w:rsidR="00C83B1C" w:rsidRPr="00CF5767">
        <w:rPr>
          <w:rFonts w:ascii="Times New Roman" w:eastAsia="Times New Roman" w:hAnsi="Times New Roman" w:cs="Times New Roman"/>
          <w:sz w:val="24"/>
          <w:szCs w:val="24"/>
        </w:rPr>
        <w:t xml:space="preserve">based </w:t>
      </w:r>
      <w:r w:rsidR="0058349D" w:rsidRPr="00CF5767">
        <w:rPr>
          <w:rFonts w:ascii="Times New Roman" w:eastAsia="Times New Roman" w:hAnsi="Times New Roman" w:cs="Times New Roman"/>
          <w:sz w:val="24"/>
          <w:szCs w:val="24"/>
        </w:rPr>
        <w:t xml:space="preserve">deformable image </w:t>
      </w:r>
      <w:r w:rsidR="00C83B1C" w:rsidRPr="00CF5767">
        <w:rPr>
          <w:rFonts w:ascii="Times New Roman" w:eastAsia="Times New Roman" w:hAnsi="Times New Roman" w:cs="Times New Roman"/>
          <w:sz w:val="24"/>
          <w:szCs w:val="24"/>
        </w:rPr>
        <w:t>registration</w:t>
      </w:r>
      <w:r w:rsidR="009B6FD9" w:rsidRPr="00CF5767">
        <w:rPr>
          <w:rFonts w:ascii="Times New Roman" w:eastAsia="Times New Roman" w:hAnsi="Times New Roman" w:cs="Times New Roman"/>
          <w:sz w:val="24"/>
          <w:szCs w:val="24"/>
        </w:rPr>
        <w:t xml:space="preserve"> (DIR)</w:t>
      </w:r>
      <w:r w:rsidR="00FD4B5A">
        <w:rPr>
          <w:rFonts w:ascii="Times New Roman" w:eastAsia="Times New Roman" w:hAnsi="Times New Roman" w:cs="Times New Roman"/>
          <w:sz w:val="24"/>
          <w:szCs w:val="24"/>
        </w:rPr>
        <w:t xml:space="preserve">, will differentiate patients with local tumor progression and those </w:t>
      </w:r>
      <w:r w:rsidR="00FD4B5A">
        <w:rPr>
          <w:rFonts w:ascii="Times New Roman" w:eastAsia="Times New Roman" w:hAnsi="Times New Roman" w:cs="Times New Roman"/>
          <w:sz w:val="24"/>
          <w:szCs w:val="24"/>
        </w:rPr>
        <w:lastRenderedPageBreak/>
        <w:t>receiving sufficient ablation delivery.</w:t>
      </w:r>
      <w:r w:rsidR="00E87E8D">
        <w:rPr>
          <w:rFonts w:ascii="Times New Roman" w:eastAsia="Times New Roman" w:hAnsi="Times New Roman" w:cs="Times New Roman"/>
          <w:sz w:val="24"/>
          <w:szCs w:val="24"/>
        </w:rPr>
        <w:t xml:space="preserve"> We also propose a method for establishing the </w:t>
      </w:r>
      <w:r w:rsidR="003547C4">
        <w:rPr>
          <w:rFonts w:ascii="Times New Roman" w:eastAsia="Times New Roman" w:hAnsi="Times New Roman" w:cs="Times New Roman"/>
          <w:sz w:val="24"/>
          <w:szCs w:val="24"/>
        </w:rPr>
        <w:t>relationship between the minimum ablation margin and the recurrence.</w:t>
      </w:r>
    </w:p>
    <w:p w14:paraId="59315DCC" w14:textId="29EF8674" w:rsidR="00ED1CB3" w:rsidRPr="00CF5767" w:rsidRDefault="00ED1CB3" w:rsidP="00CF5767">
      <w:pPr>
        <w:pStyle w:val="Heading1"/>
        <w:pageBreakBefore/>
        <w:spacing w:line="480" w:lineRule="auto"/>
        <w:rPr>
          <w:rFonts w:ascii="Times New Roman" w:eastAsia="Times New Roman" w:hAnsi="Times New Roman" w:cs="Times New Roman"/>
          <w:b/>
          <w:color w:val="auto"/>
          <w:sz w:val="24"/>
          <w:szCs w:val="24"/>
        </w:rPr>
      </w:pPr>
      <w:r w:rsidRPr="00CF5767">
        <w:rPr>
          <w:rFonts w:ascii="Times New Roman" w:eastAsia="Times New Roman" w:hAnsi="Times New Roman" w:cs="Times New Roman"/>
          <w:b/>
          <w:color w:val="auto"/>
          <w:sz w:val="24"/>
          <w:szCs w:val="24"/>
        </w:rPr>
        <w:lastRenderedPageBreak/>
        <w:t>MATERIALS</w:t>
      </w:r>
      <w:r w:rsidR="00896AE7" w:rsidRPr="00CF5767">
        <w:rPr>
          <w:rFonts w:ascii="Times New Roman" w:eastAsia="Times New Roman" w:hAnsi="Times New Roman" w:cs="Times New Roman"/>
          <w:b/>
          <w:color w:val="auto"/>
          <w:sz w:val="24"/>
          <w:szCs w:val="24"/>
        </w:rPr>
        <w:t xml:space="preserve"> AND </w:t>
      </w:r>
      <w:r w:rsidR="00642E85" w:rsidRPr="00CF5767">
        <w:rPr>
          <w:rFonts w:ascii="Times New Roman" w:eastAsia="Times New Roman" w:hAnsi="Times New Roman" w:cs="Times New Roman"/>
          <w:b/>
          <w:color w:val="auto"/>
          <w:sz w:val="24"/>
          <w:szCs w:val="24"/>
        </w:rPr>
        <w:t>M</w:t>
      </w:r>
      <w:r w:rsidRPr="00CF5767">
        <w:rPr>
          <w:rFonts w:ascii="Times New Roman" w:eastAsia="Times New Roman" w:hAnsi="Times New Roman" w:cs="Times New Roman"/>
          <w:b/>
          <w:color w:val="auto"/>
          <w:sz w:val="24"/>
          <w:szCs w:val="24"/>
        </w:rPr>
        <w:t>ETHODS</w:t>
      </w:r>
    </w:p>
    <w:p w14:paraId="75EC01C2" w14:textId="57219C1B" w:rsidR="00BA7191" w:rsidRPr="00CF5767" w:rsidRDefault="006329AB">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Data </w:t>
      </w:r>
      <w:r w:rsidR="00510A9E" w:rsidRPr="00CF5767">
        <w:rPr>
          <w:rFonts w:ascii="Times New Roman" w:eastAsia="Times New Roman" w:hAnsi="Times New Roman" w:cs="Times New Roman"/>
          <w:sz w:val="24"/>
          <w:szCs w:val="24"/>
        </w:rPr>
        <w:t xml:space="preserve">from </w:t>
      </w:r>
      <w:r w:rsidR="005649D7" w:rsidRPr="00CF5767">
        <w:rPr>
          <w:rFonts w:ascii="Times New Roman" w:eastAsia="Times New Roman" w:hAnsi="Times New Roman" w:cs="Times New Roman"/>
          <w:sz w:val="24"/>
          <w:szCs w:val="24"/>
        </w:rPr>
        <w:t xml:space="preserve">30 </w:t>
      </w:r>
      <w:r w:rsidR="00510A9E" w:rsidRPr="00CF5767">
        <w:rPr>
          <w:rFonts w:ascii="Times New Roman" w:eastAsia="Times New Roman" w:hAnsi="Times New Roman" w:cs="Times New Roman"/>
          <w:sz w:val="24"/>
          <w:szCs w:val="24"/>
        </w:rPr>
        <w:t>patients</w:t>
      </w:r>
      <w:r w:rsidR="005649D7" w:rsidRPr="00CF5767">
        <w:rPr>
          <w:rFonts w:ascii="Times New Roman" w:eastAsia="Times New Roman" w:hAnsi="Times New Roman" w:cs="Times New Roman"/>
          <w:sz w:val="24"/>
          <w:szCs w:val="24"/>
        </w:rPr>
        <w:t xml:space="preserve"> whose</w:t>
      </w:r>
      <w:r w:rsidR="00510A9E" w:rsidRPr="00CF5767">
        <w:rPr>
          <w:rFonts w:ascii="Times New Roman" w:eastAsia="Times New Roman" w:hAnsi="Times New Roman" w:cs="Times New Roman"/>
          <w:sz w:val="24"/>
          <w:szCs w:val="24"/>
        </w:rPr>
        <w:t xml:space="preserve"> liver metastasis </w:t>
      </w:r>
      <w:r w:rsidR="005649D7" w:rsidRPr="00CF5767">
        <w:rPr>
          <w:rFonts w:ascii="Times New Roman" w:eastAsia="Times New Roman" w:hAnsi="Times New Roman" w:cs="Times New Roman"/>
          <w:sz w:val="24"/>
          <w:szCs w:val="24"/>
        </w:rPr>
        <w:t xml:space="preserve">from colorectal cancer had been </w:t>
      </w:r>
      <w:r w:rsidR="00510A9E" w:rsidRPr="00CF5767">
        <w:rPr>
          <w:rFonts w:ascii="Times New Roman" w:eastAsia="Times New Roman" w:hAnsi="Times New Roman" w:cs="Times New Roman"/>
          <w:sz w:val="24"/>
          <w:szCs w:val="24"/>
        </w:rPr>
        <w:t xml:space="preserve">treated with local </w:t>
      </w:r>
      <w:r w:rsidR="00E7404E" w:rsidRPr="00CF5767">
        <w:rPr>
          <w:rFonts w:ascii="Times New Roman" w:eastAsia="Times New Roman" w:hAnsi="Times New Roman" w:cs="Times New Roman"/>
          <w:sz w:val="24"/>
          <w:szCs w:val="24"/>
        </w:rPr>
        <w:t>PTA</w:t>
      </w:r>
      <w:r w:rsidR="00510A9E" w:rsidRPr="00CF5767">
        <w:rPr>
          <w:rFonts w:ascii="Times New Roman" w:eastAsia="Times New Roman" w:hAnsi="Times New Roman" w:cs="Times New Roman"/>
          <w:sz w:val="24"/>
          <w:szCs w:val="24"/>
        </w:rPr>
        <w:t xml:space="preserve"> at </w:t>
      </w:r>
      <w:r w:rsidR="002F10AE" w:rsidRPr="00CF5767">
        <w:rPr>
          <w:rFonts w:ascii="Times New Roman" w:eastAsia="Times New Roman" w:hAnsi="Times New Roman" w:cs="Times New Roman"/>
          <w:sz w:val="24"/>
          <w:szCs w:val="24"/>
        </w:rPr>
        <w:t xml:space="preserve">XXX </w:t>
      </w:r>
      <w:r w:rsidR="00510A9E" w:rsidRPr="00CF5767">
        <w:rPr>
          <w:rFonts w:ascii="Times New Roman" w:eastAsia="Times New Roman" w:hAnsi="Times New Roman" w:cs="Times New Roman"/>
          <w:sz w:val="24"/>
          <w:szCs w:val="24"/>
        </w:rPr>
        <w:t xml:space="preserve">were retrospectively </w:t>
      </w:r>
      <w:r w:rsidR="00813901">
        <w:rPr>
          <w:rFonts w:ascii="Times New Roman" w:eastAsia="Times New Roman" w:hAnsi="Times New Roman" w:cs="Times New Roman"/>
          <w:sz w:val="24"/>
          <w:szCs w:val="24"/>
        </w:rPr>
        <w:t>evaluated</w:t>
      </w:r>
      <w:r w:rsidR="00813901" w:rsidRPr="00CF5767">
        <w:rPr>
          <w:rFonts w:ascii="Times New Roman" w:eastAsia="Times New Roman" w:hAnsi="Times New Roman" w:cs="Times New Roman"/>
          <w:sz w:val="24"/>
          <w:szCs w:val="24"/>
        </w:rPr>
        <w:t xml:space="preserve"> </w:t>
      </w:r>
      <w:r w:rsidR="00510A9E" w:rsidRPr="00CF5767">
        <w:rPr>
          <w:rFonts w:ascii="Times New Roman" w:eastAsia="Times New Roman" w:hAnsi="Times New Roman" w:cs="Times New Roman"/>
          <w:sz w:val="24"/>
          <w:szCs w:val="24"/>
        </w:rPr>
        <w:t>under</w:t>
      </w:r>
      <w:r w:rsidR="00010639" w:rsidRPr="00CF5767">
        <w:rPr>
          <w:rFonts w:ascii="Times New Roman" w:eastAsia="Times New Roman" w:hAnsi="Times New Roman" w:cs="Times New Roman"/>
          <w:sz w:val="24"/>
          <w:szCs w:val="24"/>
        </w:rPr>
        <w:t xml:space="preserve"> a</w:t>
      </w:r>
      <w:r w:rsidR="00510A9E" w:rsidRPr="00CF5767">
        <w:rPr>
          <w:rFonts w:ascii="Times New Roman" w:eastAsia="Times New Roman" w:hAnsi="Times New Roman" w:cs="Times New Roman"/>
          <w:sz w:val="24"/>
          <w:szCs w:val="24"/>
        </w:rPr>
        <w:t xml:space="preserve"> </w:t>
      </w:r>
      <w:r w:rsidR="00813901">
        <w:rPr>
          <w:rFonts w:ascii="Times New Roman" w:eastAsia="Times New Roman" w:hAnsi="Times New Roman" w:cs="Times New Roman"/>
          <w:sz w:val="24"/>
          <w:szCs w:val="24"/>
        </w:rPr>
        <w:t xml:space="preserve">prospectively-maintained </w:t>
      </w:r>
      <w:r w:rsidR="00A42331">
        <w:rPr>
          <w:rFonts w:ascii="Times New Roman" w:eastAsia="Times New Roman" w:hAnsi="Times New Roman" w:cs="Times New Roman"/>
          <w:sz w:val="24"/>
          <w:szCs w:val="24"/>
        </w:rPr>
        <w:t xml:space="preserve">liver ablation registry </w:t>
      </w:r>
      <w:r w:rsidR="005649D7" w:rsidRPr="00CF5767">
        <w:rPr>
          <w:rFonts w:ascii="Times New Roman" w:eastAsia="Times New Roman" w:hAnsi="Times New Roman" w:cs="Times New Roman"/>
          <w:sz w:val="24"/>
          <w:szCs w:val="24"/>
        </w:rPr>
        <w:t>approved by the instit</w:t>
      </w:r>
      <w:r w:rsidR="00010639" w:rsidRPr="00CF5767">
        <w:rPr>
          <w:rFonts w:ascii="Times New Roman" w:eastAsia="Times New Roman" w:hAnsi="Times New Roman" w:cs="Times New Roman"/>
          <w:sz w:val="24"/>
          <w:szCs w:val="24"/>
        </w:rPr>
        <w:t>utional review board</w:t>
      </w:r>
      <w:r w:rsidR="00510A9E" w:rsidRPr="00CF5767">
        <w:rPr>
          <w:rFonts w:ascii="Times New Roman" w:eastAsia="Times New Roman" w:hAnsi="Times New Roman" w:cs="Times New Roman"/>
          <w:sz w:val="24"/>
          <w:szCs w:val="24"/>
        </w:rPr>
        <w:t xml:space="preserve">. </w:t>
      </w:r>
      <w:r w:rsidR="00527A33" w:rsidRPr="00CF5767">
        <w:rPr>
          <w:rFonts w:ascii="Times New Roman" w:eastAsia="Times New Roman" w:hAnsi="Times New Roman" w:cs="Times New Roman"/>
          <w:sz w:val="24"/>
          <w:szCs w:val="24"/>
        </w:rPr>
        <w:t xml:space="preserve">Patients were included if they had a contrast-enhanced pretreatment </w:t>
      </w:r>
      <w:r w:rsidR="00A42331">
        <w:rPr>
          <w:rFonts w:ascii="Times New Roman" w:eastAsia="Times New Roman" w:hAnsi="Times New Roman" w:cs="Times New Roman"/>
          <w:sz w:val="24"/>
          <w:szCs w:val="24"/>
        </w:rPr>
        <w:t xml:space="preserve">CT </w:t>
      </w:r>
      <w:r w:rsidR="00527A33" w:rsidRPr="00CF5767">
        <w:rPr>
          <w:rFonts w:ascii="Times New Roman" w:eastAsia="Times New Roman" w:hAnsi="Times New Roman" w:cs="Times New Roman"/>
          <w:sz w:val="24"/>
          <w:szCs w:val="24"/>
        </w:rPr>
        <w:t xml:space="preserve">image within 45 days of </w:t>
      </w:r>
      <w:r w:rsidR="00A42331">
        <w:rPr>
          <w:rFonts w:ascii="Times New Roman" w:eastAsia="Times New Roman" w:hAnsi="Times New Roman" w:cs="Times New Roman"/>
          <w:sz w:val="24"/>
          <w:szCs w:val="24"/>
        </w:rPr>
        <w:t>PTA procedure</w:t>
      </w:r>
      <w:r w:rsidR="00527A33" w:rsidRPr="00CF5767">
        <w:rPr>
          <w:rFonts w:ascii="Times New Roman" w:eastAsia="Times New Roman" w:hAnsi="Times New Roman" w:cs="Times New Roman"/>
          <w:sz w:val="24"/>
          <w:szCs w:val="24"/>
        </w:rPr>
        <w:t xml:space="preserve">, </w:t>
      </w:r>
      <w:r w:rsidR="00A42331" w:rsidRPr="00077AEC">
        <w:rPr>
          <w:rFonts w:ascii="Times New Roman" w:eastAsia="Times New Roman" w:hAnsi="Times New Roman" w:cs="Times New Roman"/>
          <w:sz w:val="24"/>
          <w:szCs w:val="24"/>
        </w:rPr>
        <w:t xml:space="preserve">post-treatment </w:t>
      </w:r>
      <w:r w:rsidR="00527A33" w:rsidRPr="00CF5767">
        <w:rPr>
          <w:rFonts w:ascii="Times New Roman" w:eastAsia="Times New Roman" w:hAnsi="Times New Roman" w:cs="Times New Roman"/>
          <w:sz w:val="24"/>
          <w:szCs w:val="24"/>
        </w:rPr>
        <w:t xml:space="preserve">contrast-enhanced </w:t>
      </w:r>
      <w:r w:rsidR="00A42331">
        <w:rPr>
          <w:rFonts w:ascii="Times New Roman" w:eastAsia="Times New Roman" w:hAnsi="Times New Roman" w:cs="Times New Roman"/>
          <w:sz w:val="24"/>
          <w:szCs w:val="24"/>
        </w:rPr>
        <w:t>porto-venous phase immediately performed at the end of PTA procedure</w:t>
      </w:r>
      <w:r w:rsidR="00CC03E9">
        <w:rPr>
          <w:rFonts w:ascii="Times New Roman" w:eastAsia="Times New Roman" w:hAnsi="Times New Roman" w:cs="Times New Roman"/>
          <w:sz w:val="24"/>
          <w:szCs w:val="24"/>
        </w:rPr>
        <w:t xml:space="preserve">, and follow-up </w:t>
      </w:r>
      <w:r w:rsidR="009F5D02">
        <w:rPr>
          <w:rFonts w:ascii="Times New Roman" w:eastAsia="Times New Roman" w:hAnsi="Times New Roman" w:cs="Times New Roman"/>
          <w:sz w:val="24"/>
          <w:szCs w:val="24"/>
        </w:rPr>
        <w:t xml:space="preserve">imaging confirming freedom from local progression (beyond </w:t>
      </w:r>
      <w:commentRangeStart w:id="4"/>
      <w:r w:rsidR="009F5D02">
        <w:rPr>
          <w:rFonts w:ascii="Times New Roman" w:eastAsia="Times New Roman" w:hAnsi="Times New Roman" w:cs="Times New Roman"/>
          <w:sz w:val="24"/>
          <w:szCs w:val="24"/>
        </w:rPr>
        <w:t xml:space="preserve">XX </w:t>
      </w:r>
      <w:commentRangeEnd w:id="4"/>
      <w:r w:rsidR="00294F70">
        <w:rPr>
          <w:rStyle w:val="CommentReference"/>
        </w:rPr>
        <w:commentReference w:id="4"/>
      </w:r>
      <w:r w:rsidR="009F5D02">
        <w:rPr>
          <w:rFonts w:ascii="Times New Roman" w:eastAsia="Times New Roman" w:hAnsi="Times New Roman" w:cs="Times New Roman"/>
          <w:sz w:val="24"/>
          <w:szCs w:val="24"/>
        </w:rPr>
        <w:t>months) or evidence of local progression</w:t>
      </w:r>
      <w:r w:rsidR="00527A33" w:rsidRPr="00CF5767">
        <w:rPr>
          <w:rFonts w:ascii="Times New Roman" w:eastAsia="Times New Roman" w:hAnsi="Times New Roman" w:cs="Times New Roman"/>
          <w:sz w:val="24"/>
          <w:szCs w:val="24"/>
        </w:rPr>
        <w:t>.</w:t>
      </w:r>
      <w:r w:rsidRPr="00CF5767">
        <w:rPr>
          <w:rFonts w:ascii="Times New Roman" w:hAnsi="Times New Roman" w:cs="Times New Roman"/>
          <w:sz w:val="24"/>
          <w:szCs w:val="24"/>
        </w:rPr>
        <w:t xml:space="preserve"> </w:t>
      </w:r>
      <w:r w:rsidR="00510A9E" w:rsidRPr="00CF5767">
        <w:rPr>
          <w:rFonts w:ascii="Times New Roman" w:hAnsi="Times New Roman" w:cs="Times New Roman"/>
          <w:sz w:val="24"/>
          <w:szCs w:val="24"/>
        </w:rPr>
        <w:t xml:space="preserve">The </w:t>
      </w:r>
      <w:r w:rsidR="000147EF" w:rsidRPr="00CF5767">
        <w:rPr>
          <w:rFonts w:ascii="Times New Roman" w:hAnsi="Times New Roman" w:cs="Times New Roman"/>
          <w:sz w:val="24"/>
          <w:szCs w:val="24"/>
        </w:rPr>
        <w:t>cohort</w:t>
      </w:r>
      <w:r w:rsidR="00510A9E" w:rsidRPr="00CF5767">
        <w:rPr>
          <w:rFonts w:ascii="Times New Roman" w:hAnsi="Times New Roman" w:cs="Times New Roman"/>
          <w:sz w:val="24"/>
          <w:szCs w:val="24"/>
        </w:rPr>
        <w:t xml:space="preserve"> </w:t>
      </w:r>
      <w:r w:rsidR="0086440D" w:rsidRPr="00CF5767">
        <w:rPr>
          <w:rFonts w:ascii="Times New Roman" w:hAnsi="Times New Roman" w:cs="Times New Roman"/>
          <w:sz w:val="24"/>
          <w:szCs w:val="24"/>
        </w:rPr>
        <w:t xml:space="preserve">comprised </w:t>
      </w:r>
      <w:r w:rsidR="00510A9E" w:rsidRPr="00CF5767">
        <w:rPr>
          <w:rFonts w:ascii="Times New Roman" w:hAnsi="Times New Roman" w:cs="Times New Roman"/>
          <w:sz w:val="24"/>
          <w:szCs w:val="24"/>
        </w:rPr>
        <w:t>14</w:t>
      </w:r>
      <w:r w:rsidR="000147EF" w:rsidRPr="00CF5767">
        <w:rPr>
          <w:rFonts w:ascii="Times New Roman" w:hAnsi="Times New Roman" w:cs="Times New Roman"/>
          <w:sz w:val="24"/>
          <w:szCs w:val="24"/>
        </w:rPr>
        <w:t xml:space="preserve"> patients with</w:t>
      </w:r>
      <w:r w:rsidR="00510A9E" w:rsidRPr="00CF5767">
        <w:rPr>
          <w:rFonts w:ascii="Times New Roman" w:hAnsi="Times New Roman" w:cs="Times New Roman"/>
          <w:sz w:val="24"/>
          <w:szCs w:val="24"/>
        </w:rPr>
        <w:t xml:space="preserve"> </w:t>
      </w:r>
      <w:r w:rsidR="00A42331">
        <w:rPr>
          <w:rFonts w:ascii="Times New Roman" w:hAnsi="Times New Roman" w:cs="Times New Roman"/>
          <w:sz w:val="24"/>
          <w:szCs w:val="24"/>
        </w:rPr>
        <w:t xml:space="preserve">post-ablation local tumor progression (LTP) </w:t>
      </w:r>
      <w:r w:rsidR="00510A9E" w:rsidRPr="00CF5767">
        <w:rPr>
          <w:rFonts w:ascii="Times New Roman" w:hAnsi="Times New Roman" w:cs="Times New Roman"/>
          <w:sz w:val="24"/>
          <w:szCs w:val="24"/>
        </w:rPr>
        <w:t xml:space="preserve">and 16 </w:t>
      </w:r>
      <w:r w:rsidR="00A42331" w:rsidRPr="002C2614">
        <w:rPr>
          <w:rFonts w:ascii="Times New Roman" w:hAnsi="Times New Roman" w:cs="Times New Roman"/>
          <w:sz w:val="24"/>
          <w:szCs w:val="24"/>
        </w:rPr>
        <w:t>with</w:t>
      </w:r>
      <w:r w:rsidR="00A42331">
        <w:rPr>
          <w:rFonts w:ascii="Times New Roman" w:hAnsi="Times New Roman" w:cs="Times New Roman"/>
          <w:sz w:val="24"/>
          <w:szCs w:val="24"/>
        </w:rPr>
        <w:t>out LTP</w:t>
      </w:r>
      <w:r w:rsidR="00510A9E" w:rsidRPr="00CF5767">
        <w:rPr>
          <w:rFonts w:ascii="Times New Roman" w:hAnsi="Times New Roman" w:cs="Times New Roman"/>
          <w:sz w:val="24"/>
          <w:szCs w:val="24"/>
        </w:rPr>
        <w:t>.</w:t>
      </w:r>
      <w:r w:rsidR="0086440D" w:rsidRPr="00CF5767">
        <w:rPr>
          <w:rFonts w:ascii="Times New Roman" w:hAnsi="Times New Roman" w:cs="Times New Roman"/>
          <w:sz w:val="24"/>
          <w:szCs w:val="24"/>
        </w:rPr>
        <w:t xml:space="preserve"> </w:t>
      </w:r>
      <w:r w:rsidR="00AE5DC2">
        <w:rPr>
          <w:rFonts w:ascii="Times New Roman" w:hAnsi="Times New Roman" w:cs="Times New Roman"/>
          <w:sz w:val="24"/>
          <w:szCs w:val="24"/>
        </w:rPr>
        <w:t>Patients</w:t>
      </w:r>
      <w:r w:rsidR="00316E8F">
        <w:rPr>
          <w:rFonts w:ascii="Times New Roman" w:hAnsi="Times New Roman" w:cs="Times New Roman"/>
          <w:sz w:val="24"/>
          <w:szCs w:val="24"/>
        </w:rPr>
        <w:t>’</w:t>
      </w:r>
      <w:r w:rsidR="00AE5DC2">
        <w:rPr>
          <w:rFonts w:ascii="Times New Roman" w:hAnsi="Times New Roman" w:cs="Times New Roman"/>
          <w:sz w:val="24"/>
          <w:szCs w:val="24"/>
        </w:rPr>
        <w:t xml:space="preserve"> characteristics are listed </w:t>
      </w:r>
      <w:r w:rsidR="00BA7191" w:rsidRPr="00CF5767">
        <w:rPr>
          <w:rFonts w:ascii="Times New Roman" w:eastAsia="Times New Roman" w:hAnsi="Times New Roman" w:cs="Times New Roman"/>
          <w:sz w:val="24"/>
          <w:szCs w:val="24"/>
        </w:rPr>
        <w:t xml:space="preserve">in </w:t>
      </w:r>
      <w:r w:rsidR="00BA7191" w:rsidRPr="00CF5767">
        <w:rPr>
          <w:rFonts w:ascii="Times New Roman" w:eastAsia="Times New Roman" w:hAnsi="Times New Roman" w:cs="Times New Roman"/>
          <w:sz w:val="24"/>
          <w:szCs w:val="24"/>
        </w:rPr>
        <w:fldChar w:fldCharType="begin"/>
      </w:r>
      <w:r w:rsidR="00BA7191" w:rsidRPr="00CF5767">
        <w:rPr>
          <w:rFonts w:ascii="Times New Roman" w:eastAsia="Times New Roman" w:hAnsi="Times New Roman" w:cs="Times New Roman"/>
          <w:sz w:val="24"/>
          <w:szCs w:val="24"/>
        </w:rPr>
        <w:instrText xml:space="preserve"> REF _Ref9607805 \h </w:instrText>
      </w:r>
      <w:r w:rsidR="00A10E9D" w:rsidRPr="00CF5767">
        <w:rPr>
          <w:rFonts w:ascii="Times New Roman" w:eastAsia="Times New Roman" w:hAnsi="Times New Roman" w:cs="Times New Roman"/>
          <w:sz w:val="24"/>
          <w:szCs w:val="24"/>
        </w:rPr>
        <w:instrText xml:space="preserve"> \* MERGEFORMAT </w:instrText>
      </w:r>
      <w:r w:rsidR="00BA7191" w:rsidRPr="00CF5767">
        <w:rPr>
          <w:rFonts w:ascii="Times New Roman" w:eastAsia="Times New Roman" w:hAnsi="Times New Roman" w:cs="Times New Roman"/>
          <w:sz w:val="24"/>
          <w:szCs w:val="24"/>
        </w:rPr>
      </w:r>
      <w:r w:rsidR="00BA7191" w:rsidRPr="00CF5767">
        <w:rPr>
          <w:rFonts w:ascii="Times New Roman" w:eastAsia="Times New Roman" w:hAnsi="Times New Roman" w:cs="Times New Roman"/>
          <w:sz w:val="24"/>
          <w:szCs w:val="24"/>
        </w:rPr>
        <w:fldChar w:fldCharType="separate"/>
      </w:r>
      <w:r w:rsidR="00BA7191" w:rsidRPr="00CF5767">
        <w:rPr>
          <w:rFonts w:ascii="Times New Roman" w:hAnsi="Times New Roman" w:cs="Times New Roman"/>
          <w:sz w:val="24"/>
          <w:szCs w:val="24"/>
        </w:rPr>
        <w:t xml:space="preserve">Table </w:t>
      </w:r>
      <w:r w:rsidR="00BA7191" w:rsidRPr="00CF5767">
        <w:rPr>
          <w:rFonts w:ascii="Times New Roman" w:hAnsi="Times New Roman" w:cs="Times New Roman"/>
          <w:noProof/>
          <w:sz w:val="24"/>
          <w:szCs w:val="24"/>
        </w:rPr>
        <w:t>1</w:t>
      </w:r>
      <w:r w:rsidR="00BA7191" w:rsidRPr="00CF5767">
        <w:rPr>
          <w:rFonts w:ascii="Times New Roman" w:eastAsia="Times New Roman" w:hAnsi="Times New Roman" w:cs="Times New Roman"/>
          <w:sz w:val="24"/>
          <w:szCs w:val="24"/>
        </w:rPr>
        <w:fldChar w:fldCharType="end"/>
      </w:r>
      <w:r w:rsidR="00BA7191" w:rsidRPr="00CF5767">
        <w:rPr>
          <w:rFonts w:ascii="Times New Roman" w:eastAsia="Times New Roman" w:hAnsi="Times New Roman" w:cs="Times New Roman"/>
          <w:sz w:val="24"/>
          <w:szCs w:val="24"/>
        </w:rPr>
        <w:t xml:space="preserve">. </w:t>
      </w:r>
    </w:p>
    <w:p w14:paraId="2E0EA7B4" w14:textId="77777777" w:rsidR="004274C9" w:rsidRPr="00CF5767" w:rsidRDefault="004274C9" w:rsidP="008E2BF8">
      <w:pPr>
        <w:pStyle w:val="Heading3"/>
        <w:spacing w:line="480" w:lineRule="auto"/>
        <w:rPr>
          <w:rFonts w:ascii="Times New Roman" w:eastAsia="Times New Roman" w:hAnsi="Times New Roman" w:cs="Times New Roman"/>
          <w:color w:val="auto"/>
          <w:u w:val="single"/>
        </w:rPr>
      </w:pPr>
      <w:r w:rsidRPr="00CF5767">
        <w:rPr>
          <w:rFonts w:ascii="Times New Roman" w:eastAsia="Times New Roman" w:hAnsi="Times New Roman" w:cs="Times New Roman"/>
          <w:color w:val="auto"/>
          <w:u w:val="single"/>
        </w:rPr>
        <w:t>Imaging data</w:t>
      </w:r>
    </w:p>
    <w:p w14:paraId="72C010BA" w14:textId="48D38214" w:rsidR="00CE1AFA" w:rsidRPr="00CF5767" w:rsidRDefault="00CE1AFA">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Tri-phas</w:t>
      </w:r>
      <w:r w:rsidR="00C54C8B" w:rsidRPr="00CF5767">
        <w:rPr>
          <w:rFonts w:ascii="Times New Roman" w:eastAsia="Times New Roman" w:hAnsi="Times New Roman" w:cs="Times New Roman"/>
          <w:sz w:val="24"/>
          <w:szCs w:val="24"/>
        </w:rPr>
        <w:t>ic</w:t>
      </w:r>
      <w:r w:rsidRPr="00CF5767">
        <w:rPr>
          <w:rFonts w:ascii="Times New Roman" w:eastAsia="Times New Roman" w:hAnsi="Times New Roman" w:cs="Times New Roman"/>
          <w:sz w:val="24"/>
          <w:szCs w:val="24"/>
        </w:rPr>
        <w:t xml:space="preserve"> (arterial, portal-venous, washout) CT images </w:t>
      </w:r>
      <w:r w:rsidR="00AE5DC2" w:rsidRPr="0059555B">
        <w:rPr>
          <w:rFonts w:ascii="Times New Roman" w:eastAsia="Times New Roman" w:hAnsi="Times New Roman" w:cs="Times New Roman"/>
          <w:sz w:val="24"/>
          <w:szCs w:val="24"/>
        </w:rPr>
        <w:t>(minimum slice thickness, 2 mm; maximum slice thickness, 5 mm; minimum image resolution, 0.5625 mm/pixel; maximum image resolution, 0.8789 mm/pixel)</w:t>
      </w:r>
      <w:r w:rsidR="00AE5DC2">
        <w:rPr>
          <w:rFonts w:ascii="Times New Roman" w:eastAsia="Times New Roman" w:hAnsi="Times New Roman" w:cs="Times New Roman"/>
          <w:sz w:val="24"/>
          <w:szCs w:val="24"/>
        </w:rPr>
        <w:t xml:space="preserve"> </w:t>
      </w:r>
      <w:r w:rsidR="00BF0456" w:rsidRPr="00CF5767">
        <w:rPr>
          <w:rFonts w:ascii="Times New Roman" w:eastAsia="Times New Roman" w:hAnsi="Times New Roman" w:cs="Times New Roman"/>
          <w:sz w:val="24"/>
          <w:szCs w:val="24"/>
        </w:rPr>
        <w:t xml:space="preserve">were </w:t>
      </w:r>
      <w:r w:rsidRPr="00CF5767">
        <w:rPr>
          <w:rFonts w:ascii="Times New Roman" w:eastAsia="Times New Roman" w:hAnsi="Times New Roman" w:cs="Times New Roman"/>
          <w:sz w:val="24"/>
          <w:szCs w:val="24"/>
        </w:rPr>
        <w:t xml:space="preserve">obtained with </w:t>
      </w:r>
      <w:r w:rsidR="00256290" w:rsidRPr="00CF5767">
        <w:rPr>
          <w:rFonts w:ascii="Times New Roman" w:eastAsia="Times New Roman" w:hAnsi="Times New Roman" w:cs="Times New Roman"/>
          <w:sz w:val="24"/>
          <w:szCs w:val="24"/>
        </w:rPr>
        <w:t xml:space="preserve">iodinated </w:t>
      </w:r>
      <w:r w:rsidR="00BF0456" w:rsidRPr="00CF5767">
        <w:rPr>
          <w:rFonts w:ascii="Times New Roman" w:eastAsia="Times New Roman" w:hAnsi="Times New Roman" w:cs="Times New Roman"/>
          <w:sz w:val="24"/>
          <w:szCs w:val="24"/>
        </w:rPr>
        <w:t>intravenous</w:t>
      </w:r>
      <w:r w:rsidRPr="00CF5767">
        <w:rPr>
          <w:rFonts w:ascii="Times New Roman" w:eastAsia="Times New Roman" w:hAnsi="Times New Roman" w:cs="Times New Roman"/>
          <w:sz w:val="24"/>
          <w:szCs w:val="24"/>
        </w:rPr>
        <w:t xml:space="preserve"> contrast injection prior </w:t>
      </w:r>
      <w:r w:rsidR="00AE5DC2">
        <w:rPr>
          <w:rFonts w:ascii="Times New Roman" w:eastAsia="Times New Roman" w:hAnsi="Times New Roman" w:cs="Times New Roman"/>
          <w:sz w:val="24"/>
          <w:szCs w:val="24"/>
        </w:rPr>
        <w:t xml:space="preserve">and after </w:t>
      </w:r>
      <w:r w:rsidRPr="00CF5767">
        <w:rPr>
          <w:rFonts w:ascii="Times New Roman" w:eastAsia="Times New Roman" w:hAnsi="Times New Roman" w:cs="Times New Roman"/>
          <w:sz w:val="24"/>
          <w:szCs w:val="24"/>
        </w:rPr>
        <w:t>to the ablation procedure</w:t>
      </w:r>
      <w:r w:rsidR="00AE5DC2">
        <w:rPr>
          <w:rFonts w:ascii="Times New Roman" w:eastAsia="Times New Roman" w:hAnsi="Times New Roman" w:cs="Times New Roman"/>
          <w:sz w:val="24"/>
          <w:szCs w:val="24"/>
        </w:rPr>
        <w:t xml:space="preserve"> for tumor identification and ablation zone assessment, respectively.</w:t>
      </w:r>
      <w:r w:rsidR="003C7360">
        <w:rPr>
          <w:rFonts w:ascii="Times New Roman" w:eastAsia="Times New Roman" w:hAnsi="Times New Roman" w:cs="Times New Roman"/>
          <w:sz w:val="24"/>
          <w:szCs w:val="24"/>
        </w:rPr>
        <w:t xml:space="preserve"> Patients with biopsy confirmed local progression also had the</w:t>
      </w:r>
      <w:r w:rsidR="00F878D9">
        <w:rPr>
          <w:rFonts w:ascii="Times New Roman" w:eastAsia="Times New Roman" w:hAnsi="Times New Roman" w:cs="Times New Roman"/>
          <w:sz w:val="24"/>
          <w:szCs w:val="24"/>
        </w:rPr>
        <w:t>ir Tri-phasic CT images at the time of recurrence diagnosis obtained.</w:t>
      </w:r>
    </w:p>
    <w:p w14:paraId="5E1E70FF" w14:textId="4AB5AE2D" w:rsidR="00AE6AC6" w:rsidRDefault="00E403EE">
      <w:pPr>
        <w:keepNext/>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All imaging data </w:t>
      </w:r>
      <w:r w:rsidR="00BF0456" w:rsidRPr="00CF5767">
        <w:rPr>
          <w:rFonts w:ascii="Times New Roman" w:eastAsia="Times New Roman" w:hAnsi="Times New Roman" w:cs="Times New Roman"/>
          <w:sz w:val="24"/>
          <w:szCs w:val="24"/>
        </w:rPr>
        <w:t>were</w:t>
      </w:r>
      <w:r w:rsidRPr="00CF5767">
        <w:rPr>
          <w:rFonts w:ascii="Times New Roman" w:eastAsia="Times New Roman" w:hAnsi="Times New Roman" w:cs="Times New Roman"/>
          <w:sz w:val="24"/>
          <w:szCs w:val="24"/>
        </w:rPr>
        <w:t xml:space="preserve"> uploaded into the</w:t>
      </w:r>
      <w:r w:rsidR="008E2BF8">
        <w:rPr>
          <w:rFonts w:ascii="Times New Roman" w:eastAsia="Times New Roman" w:hAnsi="Times New Roman" w:cs="Times New Roman"/>
          <w:sz w:val="24"/>
          <w:szCs w:val="24"/>
        </w:rPr>
        <w:t xml:space="preserve"> FDA-approved</w:t>
      </w:r>
      <w:r w:rsidRPr="00CF5767">
        <w:rPr>
          <w:rFonts w:ascii="Times New Roman" w:eastAsia="Times New Roman" w:hAnsi="Times New Roman" w:cs="Times New Roman"/>
          <w:sz w:val="24"/>
          <w:szCs w:val="24"/>
        </w:rPr>
        <w:t xml:space="preserve"> radiation therapy treatment planning system (RayStation </w:t>
      </w:r>
      <w:r w:rsidRPr="00CF5767">
        <w:rPr>
          <w:rFonts w:ascii="Times New Roman" w:eastAsia="Times New Roman" w:hAnsi="Times New Roman" w:cs="Times New Roman"/>
          <w:sz w:val="24"/>
          <w:szCs w:val="24"/>
          <w:highlight w:val="yellow"/>
        </w:rPr>
        <w:t>v5.0.2</w:t>
      </w:r>
      <w:r w:rsidRPr="00CF5767">
        <w:rPr>
          <w:rFonts w:ascii="Times New Roman" w:eastAsia="Times New Roman" w:hAnsi="Times New Roman" w:cs="Times New Roman"/>
          <w:sz w:val="24"/>
          <w:szCs w:val="24"/>
        </w:rPr>
        <w:t xml:space="preserve">, RaySearch Laboratories, Stockholm, Sweden). </w:t>
      </w:r>
      <w:r w:rsidR="00CE1AFA" w:rsidRPr="00CF5767">
        <w:rPr>
          <w:rFonts w:ascii="Times New Roman" w:eastAsia="Times New Roman" w:hAnsi="Times New Roman" w:cs="Times New Roman"/>
          <w:sz w:val="24"/>
          <w:szCs w:val="24"/>
        </w:rPr>
        <w:t>T</w:t>
      </w:r>
      <w:r w:rsidRPr="00CF5767">
        <w:rPr>
          <w:rFonts w:ascii="Times New Roman" w:eastAsia="Times New Roman" w:hAnsi="Times New Roman" w:cs="Times New Roman"/>
          <w:sz w:val="24"/>
          <w:szCs w:val="24"/>
        </w:rPr>
        <w:t xml:space="preserve">he liver </w:t>
      </w:r>
      <w:r w:rsidR="00CE1AFA" w:rsidRPr="00CF5767">
        <w:rPr>
          <w:rFonts w:ascii="Times New Roman" w:eastAsia="Times New Roman" w:hAnsi="Times New Roman" w:cs="Times New Roman"/>
          <w:sz w:val="24"/>
          <w:szCs w:val="24"/>
        </w:rPr>
        <w:t>was</w:t>
      </w:r>
      <w:r w:rsidRPr="00CF5767">
        <w:rPr>
          <w:rFonts w:ascii="Times New Roman" w:eastAsia="Times New Roman" w:hAnsi="Times New Roman" w:cs="Times New Roman"/>
          <w:sz w:val="24"/>
          <w:szCs w:val="24"/>
        </w:rPr>
        <w:t xml:space="preserve"> manually segmented on </w:t>
      </w:r>
      <w:r w:rsidR="00CE1AFA" w:rsidRPr="00CF5767">
        <w:rPr>
          <w:rFonts w:ascii="Times New Roman" w:eastAsia="Times New Roman" w:hAnsi="Times New Roman" w:cs="Times New Roman"/>
          <w:sz w:val="24"/>
          <w:szCs w:val="24"/>
        </w:rPr>
        <w:t>all</w:t>
      </w:r>
      <w:r w:rsidRPr="00CF5767">
        <w:rPr>
          <w:rFonts w:ascii="Times New Roman" w:eastAsia="Times New Roman" w:hAnsi="Times New Roman" w:cs="Times New Roman"/>
          <w:sz w:val="24"/>
          <w:szCs w:val="24"/>
        </w:rPr>
        <w:t xml:space="preserve"> </w:t>
      </w:r>
      <w:r w:rsidR="000D0E62" w:rsidRPr="00CF5767">
        <w:rPr>
          <w:rFonts w:ascii="Times New Roman" w:eastAsia="Times New Roman" w:hAnsi="Times New Roman" w:cs="Times New Roman"/>
          <w:sz w:val="24"/>
          <w:szCs w:val="24"/>
        </w:rPr>
        <w:t xml:space="preserve">portal venous </w:t>
      </w:r>
      <w:r w:rsidRPr="00CF5767">
        <w:rPr>
          <w:rFonts w:ascii="Times New Roman" w:eastAsia="Times New Roman" w:hAnsi="Times New Roman" w:cs="Times New Roman"/>
          <w:sz w:val="24"/>
          <w:szCs w:val="24"/>
        </w:rPr>
        <w:t xml:space="preserve">pretreatment, </w:t>
      </w:r>
      <w:r w:rsidR="00FB318B" w:rsidRPr="00CF5767">
        <w:rPr>
          <w:rFonts w:ascii="Times New Roman" w:eastAsia="Times New Roman" w:hAnsi="Times New Roman" w:cs="Times New Roman"/>
          <w:sz w:val="24"/>
          <w:szCs w:val="24"/>
        </w:rPr>
        <w:t>intraprocedural</w:t>
      </w:r>
      <w:r w:rsidRPr="00CF5767">
        <w:rPr>
          <w:rFonts w:ascii="Times New Roman" w:eastAsia="Times New Roman" w:hAnsi="Times New Roman" w:cs="Times New Roman"/>
          <w:sz w:val="24"/>
          <w:szCs w:val="24"/>
        </w:rPr>
        <w:t xml:space="preserve"> guidance, post-treatment</w:t>
      </w:r>
      <w:r w:rsidR="00CD5554">
        <w:rPr>
          <w:rFonts w:ascii="Times New Roman" w:eastAsia="Times New Roman" w:hAnsi="Times New Roman" w:cs="Times New Roman"/>
          <w:sz w:val="24"/>
          <w:szCs w:val="24"/>
        </w:rPr>
        <w:t>, and recurrence</w:t>
      </w:r>
      <w:r w:rsidRPr="00CF5767">
        <w:rPr>
          <w:rFonts w:ascii="Times New Roman" w:eastAsia="Times New Roman" w:hAnsi="Times New Roman" w:cs="Times New Roman"/>
          <w:sz w:val="24"/>
          <w:szCs w:val="24"/>
        </w:rPr>
        <w:t xml:space="preserve"> CT images. </w:t>
      </w:r>
      <w:r w:rsidR="00CE1AFA" w:rsidRPr="00CF5767">
        <w:rPr>
          <w:rFonts w:ascii="Times New Roman" w:eastAsia="Times New Roman" w:hAnsi="Times New Roman" w:cs="Times New Roman"/>
          <w:sz w:val="24"/>
          <w:szCs w:val="24"/>
        </w:rPr>
        <w:t>The venous</w:t>
      </w:r>
      <w:r w:rsidR="00E7404E" w:rsidRPr="00CF5767">
        <w:rPr>
          <w:rFonts w:ascii="Times New Roman" w:eastAsia="Times New Roman" w:hAnsi="Times New Roman" w:cs="Times New Roman"/>
          <w:sz w:val="24"/>
          <w:szCs w:val="24"/>
        </w:rPr>
        <w:t xml:space="preserve"> </w:t>
      </w:r>
      <w:r w:rsidR="00CE1AFA" w:rsidRPr="00CF5767">
        <w:rPr>
          <w:rFonts w:ascii="Times New Roman" w:eastAsia="Times New Roman" w:hAnsi="Times New Roman" w:cs="Times New Roman"/>
          <w:sz w:val="24"/>
          <w:szCs w:val="24"/>
        </w:rPr>
        <w:t>phase of the pretreatment tri-phasic CT was used to delineate the gross tumor volume (GTV) region of interest (ROI), as the contrast between normal tissue and disease was greatest in this phase.</w:t>
      </w:r>
      <w:r w:rsidR="00162FD1" w:rsidRPr="00CF5767">
        <w:rPr>
          <w:rFonts w:ascii="Times New Roman" w:eastAsia="Times New Roman" w:hAnsi="Times New Roman" w:cs="Times New Roman"/>
          <w:sz w:val="24"/>
          <w:szCs w:val="24"/>
        </w:rPr>
        <w:t xml:space="preserve"> </w:t>
      </w:r>
      <w:r w:rsidR="00AA4F24" w:rsidRPr="00CF5767">
        <w:rPr>
          <w:rFonts w:ascii="Times New Roman" w:eastAsia="Times New Roman" w:hAnsi="Times New Roman" w:cs="Times New Roman"/>
          <w:sz w:val="24"/>
          <w:szCs w:val="24"/>
        </w:rPr>
        <w:t>The</w:t>
      </w:r>
      <w:r w:rsidR="00162FD1" w:rsidRPr="00CF5767">
        <w:rPr>
          <w:rFonts w:ascii="Times New Roman" w:eastAsia="Times New Roman" w:hAnsi="Times New Roman" w:cs="Times New Roman"/>
          <w:sz w:val="24"/>
          <w:szCs w:val="24"/>
        </w:rPr>
        <w:t xml:space="preserve"> </w:t>
      </w:r>
      <w:r w:rsidR="002D5785" w:rsidRPr="00CF5767">
        <w:rPr>
          <w:rFonts w:ascii="Times New Roman" w:eastAsia="Times New Roman" w:hAnsi="Times New Roman" w:cs="Times New Roman"/>
          <w:sz w:val="24"/>
          <w:szCs w:val="24"/>
        </w:rPr>
        <w:t xml:space="preserve">post-treatment </w:t>
      </w:r>
      <w:r w:rsidR="00162FD1" w:rsidRPr="00CF5767">
        <w:rPr>
          <w:rFonts w:ascii="Times New Roman" w:eastAsia="Times New Roman" w:hAnsi="Times New Roman" w:cs="Times New Roman"/>
          <w:sz w:val="24"/>
          <w:szCs w:val="24"/>
        </w:rPr>
        <w:t>venous</w:t>
      </w:r>
      <w:r w:rsidR="00F56257" w:rsidRPr="00CF5767">
        <w:rPr>
          <w:rFonts w:ascii="Times New Roman" w:eastAsia="Times New Roman" w:hAnsi="Times New Roman" w:cs="Times New Roman"/>
          <w:sz w:val="24"/>
          <w:szCs w:val="24"/>
        </w:rPr>
        <w:t>-</w:t>
      </w:r>
      <w:r w:rsidR="00162FD1" w:rsidRPr="00CF5767">
        <w:rPr>
          <w:rFonts w:ascii="Times New Roman" w:eastAsia="Times New Roman" w:hAnsi="Times New Roman" w:cs="Times New Roman"/>
          <w:sz w:val="24"/>
          <w:szCs w:val="24"/>
        </w:rPr>
        <w:t>phase</w:t>
      </w:r>
      <w:r w:rsidR="002D5785" w:rsidRPr="00CF5767">
        <w:rPr>
          <w:rFonts w:ascii="Times New Roman" w:eastAsia="Times New Roman" w:hAnsi="Times New Roman" w:cs="Times New Roman"/>
          <w:sz w:val="24"/>
          <w:szCs w:val="24"/>
        </w:rPr>
        <w:t xml:space="preserve"> CT image</w:t>
      </w:r>
      <w:r w:rsidR="00162FD1" w:rsidRPr="00CF5767">
        <w:rPr>
          <w:rFonts w:ascii="Times New Roman" w:eastAsia="Times New Roman" w:hAnsi="Times New Roman" w:cs="Times New Roman"/>
          <w:sz w:val="24"/>
          <w:szCs w:val="24"/>
        </w:rPr>
        <w:t xml:space="preserve"> was used to </w:t>
      </w:r>
      <w:r w:rsidR="002D5785" w:rsidRPr="00CF5767">
        <w:rPr>
          <w:rFonts w:ascii="Times New Roman" w:eastAsia="Times New Roman" w:hAnsi="Times New Roman" w:cs="Times New Roman"/>
          <w:sz w:val="24"/>
          <w:szCs w:val="24"/>
        </w:rPr>
        <w:t xml:space="preserve">define </w:t>
      </w:r>
      <w:r w:rsidR="00162FD1" w:rsidRPr="00CF5767">
        <w:rPr>
          <w:rFonts w:ascii="Times New Roman" w:eastAsia="Times New Roman" w:hAnsi="Times New Roman" w:cs="Times New Roman"/>
          <w:sz w:val="24"/>
          <w:szCs w:val="24"/>
        </w:rPr>
        <w:t xml:space="preserve">the ablation zone. </w:t>
      </w:r>
      <w:r w:rsidR="00B936FA">
        <w:rPr>
          <w:rFonts w:ascii="Times New Roman" w:eastAsia="Times New Roman" w:hAnsi="Times New Roman" w:cs="Times New Roman"/>
          <w:sz w:val="24"/>
          <w:szCs w:val="24"/>
        </w:rPr>
        <w:t xml:space="preserve">The </w:t>
      </w:r>
      <w:r w:rsidR="005975C2">
        <w:rPr>
          <w:rFonts w:ascii="Times New Roman" w:eastAsia="Times New Roman" w:hAnsi="Times New Roman" w:cs="Times New Roman"/>
          <w:sz w:val="24"/>
          <w:szCs w:val="24"/>
        </w:rPr>
        <w:t xml:space="preserve">tumor recurrence was defined on the </w:t>
      </w:r>
      <w:r w:rsidR="00B936FA">
        <w:rPr>
          <w:rFonts w:ascii="Times New Roman" w:eastAsia="Times New Roman" w:hAnsi="Times New Roman" w:cs="Times New Roman"/>
          <w:sz w:val="24"/>
          <w:szCs w:val="24"/>
        </w:rPr>
        <w:t>venous-phase CT</w:t>
      </w:r>
      <w:r w:rsidR="00A27179">
        <w:rPr>
          <w:rFonts w:ascii="Times New Roman" w:eastAsia="Times New Roman" w:hAnsi="Times New Roman" w:cs="Times New Roman"/>
          <w:sz w:val="24"/>
          <w:szCs w:val="24"/>
        </w:rPr>
        <w:t xml:space="preserve">. </w:t>
      </w:r>
      <w:r w:rsidR="00AE5DC2">
        <w:rPr>
          <w:rFonts w:ascii="Times New Roman" w:eastAsia="Times New Roman" w:hAnsi="Times New Roman" w:cs="Times New Roman"/>
          <w:sz w:val="24"/>
          <w:szCs w:val="24"/>
        </w:rPr>
        <w:t>S</w:t>
      </w:r>
      <w:r w:rsidR="00CE1AFA" w:rsidRPr="00CF5767">
        <w:rPr>
          <w:rFonts w:ascii="Times New Roman" w:eastAsia="Times New Roman" w:hAnsi="Times New Roman" w:cs="Times New Roman"/>
          <w:sz w:val="24"/>
          <w:szCs w:val="24"/>
        </w:rPr>
        <w:t>egmentations</w:t>
      </w:r>
      <w:r w:rsidRPr="00CF5767">
        <w:rPr>
          <w:rFonts w:ascii="Times New Roman" w:eastAsia="Times New Roman" w:hAnsi="Times New Roman" w:cs="Times New Roman"/>
          <w:sz w:val="24"/>
          <w:szCs w:val="24"/>
        </w:rPr>
        <w:t xml:space="preserve"> </w:t>
      </w:r>
      <w:r w:rsidR="00AE5DC2">
        <w:rPr>
          <w:rFonts w:ascii="Times New Roman" w:eastAsia="Times New Roman" w:hAnsi="Times New Roman" w:cs="Times New Roman"/>
          <w:sz w:val="24"/>
          <w:szCs w:val="24"/>
        </w:rPr>
        <w:t xml:space="preserve">of the GTV, ablation zone, and recurrent disease </w:t>
      </w:r>
      <w:r w:rsidRPr="00CF5767">
        <w:rPr>
          <w:rFonts w:ascii="Times New Roman" w:eastAsia="Times New Roman" w:hAnsi="Times New Roman" w:cs="Times New Roman"/>
          <w:sz w:val="24"/>
          <w:szCs w:val="24"/>
        </w:rPr>
        <w:t xml:space="preserve">were performed </w:t>
      </w:r>
      <w:r w:rsidR="002D5785" w:rsidRPr="00CF5767">
        <w:rPr>
          <w:rFonts w:ascii="Times New Roman" w:eastAsia="Times New Roman" w:hAnsi="Times New Roman" w:cs="Times New Roman"/>
          <w:sz w:val="24"/>
          <w:szCs w:val="24"/>
        </w:rPr>
        <w:t>under the guidance of</w:t>
      </w:r>
      <w:r w:rsidRPr="00CF5767">
        <w:rPr>
          <w:rFonts w:ascii="Times New Roman" w:eastAsia="Times New Roman" w:hAnsi="Times New Roman" w:cs="Times New Roman"/>
          <w:sz w:val="24"/>
          <w:szCs w:val="24"/>
        </w:rPr>
        <w:t xml:space="preserve"> a radiology</w:t>
      </w:r>
      <w:r w:rsidR="00A864D9" w:rsidRPr="00CF5767">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 xml:space="preserve">trained physician fellow </w:t>
      </w:r>
      <w:r w:rsidR="002D5785" w:rsidRPr="00CF5767">
        <w:rPr>
          <w:rFonts w:ascii="Times New Roman" w:eastAsia="Times New Roman" w:hAnsi="Times New Roman" w:cs="Times New Roman"/>
          <w:sz w:val="24"/>
          <w:szCs w:val="24"/>
        </w:rPr>
        <w:t>and approved by a board</w:t>
      </w:r>
      <w:r w:rsidR="00A864D9" w:rsidRPr="00CF5767">
        <w:rPr>
          <w:rFonts w:ascii="Times New Roman" w:eastAsia="Times New Roman" w:hAnsi="Times New Roman" w:cs="Times New Roman"/>
          <w:sz w:val="24"/>
          <w:szCs w:val="24"/>
        </w:rPr>
        <w:t>-</w:t>
      </w:r>
      <w:r w:rsidR="002D5785" w:rsidRPr="00CF5767">
        <w:rPr>
          <w:rFonts w:ascii="Times New Roman" w:eastAsia="Times New Roman" w:hAnsi="Times New Roman" w:cs="Times New Roman"/>
          <w:sz w:val="24"/>
          <w:szCs w:val="24"/>
        </w:rPr>
        <w:t xml:space="preserve">certified </w:t>
      </w:r>
      <w:r w:rsidR="00AE5DC2">
        <w:rPr>
          <w:rFonts w:ascii="Times New Roman" w:eastAsia="Times New Roman" w:hAnsi="Times New Roman" w:cs="Times New Roman"/>
          <w:sz w:val="24"/>
          <w:szCs w:val="24"/>
        </w:rPr>
        <w:t xml:space="preserve">Diagnostic and </w:t>
      </w:r>
      <w:r w:rsidR="002D5785" w:rsidRPr="00CF5767">
        <w:rPr>
          <w:rFonts w:ascii="Times New Roman" w:eastAsia="Times New Roman" w:hAnsi="Times New Roman" w:cs="Times New Roman"/>
          <w:sz w:val="24"/>
          <w:szCs w:val="24"/>
        </w:rPr>
        <w:t>interventional radiologist</w:t>
      </w:r>
      <w:r w:rsidR="00AE5DC2">
        <w:rPr>
          <w:rFonts w:ascii="Times New Roman" w:eastAsia="Times New Roman" w:hAnsi="Times New Roman" w:cs="Times New Roman"/>
          <w:sz w:val="24"/>
          <w:szCs w:val="24"/>
        </w:rPr>
        <w:t xml:space="preserve"> with 11 years of experience in interventional oncology (</w:t>
      </w:r>
      <w:r w:rsidR="00A27942" w:rsidRPr="00CF5767">
        <w:rPr>
          <w:rFonts w:ascii="Times New Roman" w:eastAsia="Times New Roman" w:hAnsi="Times New Roman" w:cs="Times New Roman"/>
          <w:sz w:val="24"/>
          <w:szCs w:val="24"/>
        </w:rPr>
        <w:fldChar w:fldCharType="begin"/>
      </w:r>
      <w:r w:rsidR="00A27942" w:rsidRPr="00CF5767">
        <w:rPr>
          <w:rFonts w:ascii="Times New Roman" w:eastAsia="Times New Roman" w:hAnsi="Times New Roman" w:cs="Times New Roman"/>
          <w:sz w:val="24"/>
          <w:szCs w:val="24"/>
        </w:rPr>
        <w:instrText xml:space="preserve"> REF _Ref503346005 \h  \* MERGEFORMAT </w:instrText>
      </w:r>
      <w:r w:rsidR="00A27942" w:rsidRPr="00CF5767">
        <w:rPr>
          <w:rFonts w:ascii="Times New Roman" w:eastAsia="Times New Roman" w:hAnsi="Times New Roman" w:cs="Times New Roman"/>
          <w:sz w:val="24"/>
          <w:szCs w:val="24"/>
        </w:rPr>
      </w:r>
      <w:r w:rsidR="00A27942" w:rsidRPr="00CF5767">
        <w:rPr>
          <w:rFonts w:ascii="Times New Roman" w:eastAsia="Times New Roman" w:hAnsi="Times New Roman" w:cs="Times New Roman"/>
          <w:sz w:val="24"/>
          <w:szCs w:val="24"/>
        </w:rPr>
        <w:fldChar w:fldCharType="separate"/>
      </w:r>
      <w:r w:rsidR="00A27942" w:rsidRPr="00CF5767">
        <w:rPr>
          <w:rFonts w:ascii="Times New Roman" w:hAnsi="Times New Roman" w:cs="Times New Roman"/>
          <w:sz w:val="24"/>
          <w:szCs w:val="24"/>
        </w:rPr>
        <w:t xml:space="preserve">Figure </w:t>
      </w:r>
      <w:r w:rsidR="00A27942" w:rsidRPr="00CF5767">
        <w:rPr>
          <w:rFonts w:ascii="Times New Roman" w:hAnsi="Times New Roman" w:cs="Times New Roman"/>
          <w:noProof/>
          <w:sz w:val="24"/>
          <w:szCs w:val="24"/>
        </w:rPr>
        <w:t>1</w:t>
      </w:r>
      <w:r w:rsidR="00A27942" w:rsidRPr="00CF5767">
        <w:rPr>
          <w:rFonts w:ascii="Times New Roman" w:eastAsia="Times New Roman" w:hAnsi="Times New Roman" w:cs="Times New Roman"/>
          <w:sz w:val="24"/>
          <w:szCs w:val="24"/>
        </w:rPr>
        <w:fldChar w:fldCharType="end"/>
      </w:r>
      <w:r w:rsidR="00AE5DC2">
        <w:rPr>
          <w:rFonts w:ascii="Times New Roman" w:eastAsia="Times New Roman" w:hAnsi="Times New Roman" w:cs="Times New Roman"/>
          <w:sz w:val="24"/>
          <w:szCs w:val="24"/>
        </w:rPr>
        <w:t>, Figure 2)</w:t>
      </w:r>
      <w:r w:rsidR="00A27942" w:rsidRPr="00CF5767">
        <w:rPr>
          <w:rFonts w:ascii="Times New Roman" w:eastAsia="Times New Roman" w:hAnsi="Times New Roman" w:cs="Times New Roman"/>
          <w:sz w:val="24"/>
          <w:szCs w:val="24"/>
        </w:rPr>
        <w:t>.</w:t>
      </w:r>
    </w:p>
    <w:p w14:paraId="764F5B02" w14:textId="77777777" w:rsidR="00A27942" w:rsidRPr="00CF5767" w:rsidRDefault="004274C9" w:rsidP="00CF5767">
      <w:pPr>
        <w:rPr>
          <w:rFonts w:ascii="Times New Roman" w:eastAsia="Times New Roman" w:hAnsi="Times New Roman" w:cs="Times New Roman"/>
          <w:sz w:val="24"/>
          <w:szCs w:val="24"/>
          <w:u w:val="single"/>
        </w:rPr>
      </w:pPr>
      <w:r w:rsidRPr="00CF5767">
        <w:rPr>
          <w:rFonts w:ascii="Times New Roman" w:eastAsia="Times New Roman" w:hAnsi="Times New Roman" w:cs="Times New Roman"/>
          <w:sz w:val="24"/>
          <w:szCs w:val="24"/>
          <w:u w:val="single"/>
        </w:rPr>
        <w:t>Biomechanical Modeling</w:t>
      </w:r>
    </w:p>
    <w:p w14:paraId="21677AD5" w14:textId="259E8E23" w:rsidR="00007CCF" w:rsidRDefault="0068081C" w:rsidP="008F2642">
      <w:pPr>
        <w:keepNext/>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Two different registration techniques were performed to map the </w:t>
      </w:r>
      <w:r w:rsidR="00B96233">
        <w:rPr>
          <w:rFonts w:ascii="Times New Roman" w:eastAsia="Times New Roman" w:hAnsi="Times New Roman" w:cs="Times New Roman"/>
          <w:sz w:val="24"/>
          <w:szCs w:val="24"/>
        </w:rPr>
        <w:t>ablation zone onto the pre-treatment image to enable the calculation of the minimal ablation margin.</w:t>
      </w:r>
      <w:r w:rsidR="0086312B">
        <w:rPr>
          <w:rFonts w:ascii="Times New Roman" w:eastAsia="Times New Roman" w:hAnsi="Times New Roman" w:cs="Times New Roman"/>
          <w:sz w:val="24"/>
          <w:szCs w:val="24"/>
        </w:rPr>
        <w:t xml:space="preserve"> First, rigid registration was performed between pre-treatment and post-treatment CTs using an automated gray-level cross correlation of the liver volume ROIs. Second, t</w:t>
      </w:r>
      <w:r w:rsidR="00A27942" w:rsidRPr="00CF5767">
        <w:rPr>
          <w:rFonts w:ascii="Times New Roman" w:eastAsia="Times New Roman" w:hAnsi="Times New Roman" w:cs="Times New Roman"/>
          <w:sz w:val="24"/>
          <w:szCs w:val="24"/>
        </w:rPr>
        <w:t>he</w:t>
      </w:r>
      <w:r w:rsidR="006106CD" w:rsidRPr="00CF5767">
        <w:rPr>
          <w:rFonts w:ascii="Times New Roman" w:eastAsia="Times New Roman" w:hAnsi="Times New Roman" w:cs="Times New Roman"/>
          <w:sz w:val="24"/>
          <w:szCs w:val="24"/>
        </w:rPr>
        <w:t xml:space="preserve"> b</w:t>
      </w:r>
      <w:r w:rsidR="00642E85" w:rsidRPr="00CF5767">
        <w:rPr>
          <w:rFonts w:ascii="Times New Roman" w:eastAsia="Times New Roman" w:hAnsi="Times New Roman" w:cs="Times New Roman"/>
          <w:sz w:val="24"/>
          <w:szCs w:val="24"/>
        </w:rPr>
        <w:t>iomechanical</w:t>
      </w:r>
      <w:r w:rsidR="00950BAE" w:rsidRPr="00CF5767">
        <w:rPr>
          <w:rFonts w:ascii="Times New Roman" w:eastAsia="Times New Roman" w:hAnsi="Times New Roman" w:cs="Times New Roman"/>
          <w:sz w:val="24"/>
          <w:szCs w:val="24"/>
        </w:rPr>
        <w:t>-</w:t>
      </w:r>
      <w:r w:rsidR="00642E85" w:rsidRPr="00CF5767">
        <w:rPr>
          <w:rFonts w:ascii="Times New Roman" w:eastAsia="Times New Roman" w:hAnsi="Times New Roman" w:cs="Times New Roman"/>
          <w:sz w:val="24"/>
          <w:szCs w:val="24"/>
        </w:rPr>
        <w:t xml:space="preserve">model based </w:t>
      </w:r>
      <w:r w:rsidR="009B6FD9" w:rsidRPr="00CF5767">
        <w:rPr>
          <w:rFonts w:ascii="Times New Roman" w:eastAsia="Times New Roman" w:hAnsi="Times New Roman" w:cs="Times New Roman"/>
          <w:sz w:val="24"/>
          <w:szCs w:val="24"/>
        </w:rPr>
        <w:t xml:space="preserve">DIR </w:t>
      </w:r>
      <w:r w:rsidR="00EC3884" w:rsidRPr="00CF5767">
        <w:rPr>
          <w:rFonts w:ascii="Times New Roman" w:eastAsia="Times New Roman" w:hAnsi="Times New Roman" w:cs="Times New Roman"/>
          <w:sz w:val="24"/>
          <w:szCs w:val="24"/>
        </w:rPr>
        <w:t>Morfeus</w:t>
      </w:r>
      <w:r w:rsidR="006106CD" w:rsidRPr="00CF5767">
        <w:rPr>
          <w:rFonts w:ascii="Times New Roman" w:eastAsia="Times New Roman" w:hAnsi="Times New Roman" w:cs="Times New Roman"/>
          <w:sz w:val="24"/>
          <w:szCs w:val="24"/>
        </w:rPr>
        <w:t xml:space="preserve">, which </w:t>
      </w:r>
      <w:r w:rsidR="004E0529" w:rsidRPr="00CF5767">
        <w:rPr>
          <w:rFonts w:ascii="Times New Roman" w:eastAsia="Times New Roman" w:hAnsi="Times New Roman" w:cs="Times New Roman"/>
          <w:sz w:val="24"/>
          <w:szCs w:val="24"/>
        </w:rPr>
        <w:t>is</w:t>
      </w:r>
      <w:r w:rsidR="006106CD" w:rsidRPr="00CF5767">
        <w:rPr>
          <w:rFonts w:ascii="Times New Roman" w:eastAsia="Times New Roman" w:hAnsi="Times New Roman" w:cs="Times New Roman"/>
          <w:sz w:val="24"/>
          <w:szCs w:val="24"/>
        </w:rPr>
        <w:t xml:space="preserve"> integrated </w:t>
      </w:r>
      <w:r w:rsidR="00032B53" w:rsidRPr="00CF5767">
        <w:rPr>
          <w:rFonts w:ascii="Times New Roman" w:eastAsia="Times New Roman" w:hAnsi="Times New Roman" w:cs="Times New Roman"/>
          <w:sz w:val="24"/>
          <w:szCs w:val="24"/>
        </w:rPr>
        <w:t xml:space="preserve">with </w:t>
      </w:r>
      <w:r w:rsidR="006106CD" w:rsidRPr="00CF5767">
        <w:rPr>
          <w:rFonts w:ascii="Times New Roman" w:eastAsia="Times New Roman" w:hAnsi="Times New Roman" w:cs="Times New Roman"/>
          <w:sz w:val="24"/>
          <w:szCs w:val="24"/>
        </w:rPr>
        <w:t>the RayStation system</w:t>
      </w:r>
      <w:r w:rsidR="00B462C4" w:rsidRPr="00CF5767">
        <w:rPr>
          <w:rFonts w:ascii="Times New Roman" w:eastAsia="Times New Roman" w:hAnsi="Times New Roman" w:cs="Times New Roman"/>
          <w:sz w:val="24"/>
          <w:szCs w:val="24"/>
        </w:rPr>
        <w:t>,</w:t>
      </w:r>
      <w:r w:rsidR="00A27942" w:rsidRPr="00CF5767">
        <w:rPr>
          <w:rFonts w:ascii="Times New Roman" w:eastAsia="Times New Roman" w:hAnsi="Times New Roman" w:cs="Times New Roman"/>
          <w:sz w:val="24"/>
          <w:szCs w:val="24"/>
        </w:rPr>
        <w:t xml:space="preserve"> was </w:t>
      </w:r>
      <w:r w:rsidR="00C51385">
        <w:rPr>
          <w:rFonts w:ascii="Times New Roman" w:eastAsia="Times New Roman" w:hAnsi="Times New Roman" w:cs="Times New Roman"/>
          <w:sz w:val="24"/>
          <w:szCs w:val="24"/>
        </w:rPr>
        <w:t xml:space="preserve"> performed</w:t>
      </w:r>
      <w:r w:rsidR="002F10AE" w:rsidRPr="00CF5767">
        <w:rPr>
          <w:rStyle w:val="FootnoteReference"/>
          <w:rFonts w:ascii="Times New Roman" w:eastAsia="Times New Roman" w:hAnsi="Times New Roman" w:cs="Times New Roman"/>
          <w:sz w:val="24"/>
          <w:szCs w:val="24"/>
        </w:rPr>
        <w:fldChar w:fldCharType="begin" w:fldLock="1"/>
      </w:r>
      <w:r w:rsidR="004A2EAB">
        <w:rPr>
          <w:rFonts w:ascii="Times New Roman" w:eastAsia="Times New Roman" w:hAnsi="Times New Roman" w:cs="Times New Roman"/>
          <w:sz w:val="24"/>
          <w:szCs w:val="24"/>
        </w:rPr>
        <w:instrText>ADDIN CSL_CITATION {"citationItems":[{"id":"ITEM-1","itemData":{"DOI":"10.1118/1.1915012","ISSN":"00942405","PMID":"16013724","abstract":"As more pretreatment imaging becomes integrated into the treatment planning process and full three-dimensional image-guidance becomes part of the treatment delivery the need for a deformable image registration technique becomes more apparent. A novel finite element model-based multiorgan deformable image registration method, MORFEUS, has been developed. The basis of this method is twofold: first, individual organ deformation can be accurately modeled by deforming the surface of the organ at one instance into the surface of the organ at another instance and assigning the material properties that allow the internal structures to be accurately deformed into the secondary position and second, multi-organ deformable alignment can be achieved by explicitly defining the deformation of a subset of organs and assigning surface interfaces between organs. The feasibility and accuracy of the method was tested on MR thoracic and abdominal images of healthy volunteers at inhale and exhale. For the thoracic cases, the lungs and external surface were explicitly deformed and the breasts were implicitly deformed based on its relation to the lung and external surface. For the abdominal cases, the liver, spleen, and external surface were explicitly deformed and the stomach and kidneys were implicitly deformed. The average accuracy (average absolute error) of the lung and liver deformation, determined by tracking visible bifurcations, was 0.19 (s.d.: 0.09), 0.28 (s.d.: 0.12) and 0.17 (s.d.: 0.07) cm, in the LR, AP, and IS directions, respectively. The average accuracy of implicitly deformed organs was 0.11 (s.d.: 0.11), 0.13 (s.d.: 0.12), and 0.08 (s.d.: 0.09) cm, in the LR, AP, and IS directions, respectively. The average vector magnitude of the accuracy was 0.44 (s.d.: 0.20) cm for the lung and liver deformation and 0.24 (s.d.: 0.18) cm for the implicitly deformed organs. The two main processes, explicit deformation of the selected organs and finite element analysis calculations, require less than 120 and 495 s, respectively. This platform can facilitate the integration of deformable image registration into online image guidance procedures, dose calculations, and tissue response monitoring as well as performing multi-modality image registration for purposes of treatment planning.","author":[{"dropping-particle":"","family":"Brock","given":"K. K.","non-dropping-particle":"","parse-names":false,"suffix":""},{"dropping-particle":"","family":"Sharpe","given":"M. B.","non-dropping-particle":"","parse-names":false,"suffix":""},{"dropping-particle":"","family":"Dawson","given":"L. A.","non-dropping-particle":"","parse-names":false,"suffix":""},{"dropping-particle":"","family":"Kim","given":"S. M.","non-dropping-particle":"","parse-names":false,"suffix":""},{"dropping-particle":"","family":"Jaffray","given":"D. A.","non-dropping-particle":"","parse-names":false,"suffix":""}],"container-title":"Medical Physics","id":"ITEM-1","issue":"6Part1","issued":{"date-parts":[["2005","5","20"]]},"page":"1647-1659","title":"Accuracy of finite element model-based multi-organ deformable image registration","type":"article-journal","volume":"32"},"uris":["http://www.mendeley.com/documents/?uuid=a43bab34-2458-3b1a-a01c-1b792eb6561e"]},{"id":"ITEM-2","itemData":{"DOI":"10.1002/mp.12307","ISSN":"00942405","PMID":"28453911","abstract":"PURPOSE The accuracy of deformable image registration tools can vary widely between imaging modalities and specific implementations of the same algorithms. A biomechanical model-based algorithm initially developed in-house at an academic institution was translated into a commercial radiotherapy treatment planning system and validated for multiple imaging modalities and anatomic sites. METHODS Biomechanical deformable registration (Morfeus) is a geometry-driven algorithm based on the finite element method. Boundary conditions are derived from the model-based segmentation of controlling structures in each image which establishes a point-to-point surface correspondence. For each controlling structure, material properties and fixed or sliding interfaces are assigned. The displacements of internal volumes for controlling structures and other structures implicitly deformed are solved with finite element analysis. Registration was performed for 74 patients with images (mean vector resolution) of thoracic and abdominal 4DCT (2.8 mm) and MR (5.3 mm), liver CT-MR (4.5 mm), and prostate MR (2.6 mm). Accuracy was quantified between deformed and actual target images using distance-to-agreement (DTA) for structure surfaces and the target registration error (TRE) for internal point landmarks. RESULTS The results of the commercial implementation were as follows. The mean DTA was ≤ 1.0 mm for controlling structures and 1.0-3.5 mm for implicitly deformed structures on average. TRE ranged from 2.0 mm on prostate MR to 5.1 mm on lung MR on average, within 0.1 mm or lower than the image voxel sizes. Accuracy was not overly sensitive to changes in the material properties or variability in structure segmentations, as changing these inputs affected DTA and TRE by ≤ 0.8 mm. Maximum DTA &gt; 5 mm occurred for 88% of the structures evaluated although these were within the inherent segmentation uncertainty for 82% of structures. Differences in accuracy between the commercial and in-house research implementations were ≤ 0.5 mm for mean DTA and ≤ 0.7 mm for mean TRE. CONCLUSIONS Accuracy of biomechanical deformable registration evaluated on a large cohort of images in the thorax, abdomen and prostate was similar to the image voxel resolution on average across multiple modalities. Validation of this treatment planning system implementation supports biomechanical deformable registration as a versatile clinical tool to enable accurate target delineation at planning and treatment adaptation.","author":[{"dropping-particle":"","family":"Velec","given":"Michael","non-dropping-particle":"","parse-names":false,"suffix":""},{"dropping-particle":"","family":"Moseley","given":"Joanne L.","non-dropping-particle":"","parse-names":false,"suffix":""},{"dropping-particle":"","family":"Svensson","given":"Stina","non-dropping-particle":"","parse-names":false,"suffix":""},{"dropping-particle":"","family":"Hårdemark","given":"Björn","non-dropping-particle":"","parse-names":false,"suffix":""},{"dropping-particle":"","family":"Jaffray","given":"David A.","non-dropping-particle":"","parse-names":false,"suffix":""},{"dropping-particle":"","family":"Brock","given":"Kristy K.","non-dropping-particle":"","parse-names":false,"suffix":""}],"container-title":"Medical Physics","id":"ITEM-2","issue":"7","issued":{"date-parts":[["2017","7"]]},"page":"3407-3417","title":"Validation of biomechanical deformable image registration in the abdomen, thorax, and pelvis in a commercial radiotherapy treatment planning system","type":"article-journal","volume":"44"},"uris":["http://www.mendeley.com/documents/?uuid=34811812-53a5-3fd7-b6d9-7825dd53fa25"]}],"mendeley":{"formattedCitation":"&lt;sup&gt;23,24&lt;/sup&gt;","plainTextFormattedCitation":"23,24","previouslyFormattedCitation":"&lt;sup&gt;23,24&lt;/sup&gt;"},"properties":{"noteIndex":0},"schema":"https://github.com/citation-style-language/schema/raw/master/csl-citation.json"}</w:instrText>
      </w:r>
      <w:r w:rsidR="002F10AE" w:rsidRPr="00CF5767">
        <w:rPr>
          <w:rStyle w:val="FootnoteReference"/>
          <w:rFonts w:ascii="Times New Roman" w:eastAsia="Times New Roman" w:hAnsi="Times New Roman" w:cs="Times New Roman"/>
          <w:sz w:val="24"/>
          <w:szCs w:val="24"/>
        </w:rPr>
        <w:fldChar w:fldCharType="separate"/>
      </w:r>
      <w:r w:rsidR="000537C2" w:rsidRPr="000537C2">
        <w:rPr>
          <w:rFonts w:ascii="Times New Roman" w:eastAsia="Times New Roman" w:hAnsi="Times New Roman" w:cs="Times New Roman"/>
          <w:bCs/>
          <w:noProof/>
          <w:sz w:val="24"/>
          <w:szCs w:val="24"/>
          <w:vertAlign w:val="superscript"/>
        </w:rPr>
        <w:t>23,24</w:t>
      </w:r>
      <w:r w:rsidR="002F10AE" w:rsidRPr="00CF5767">
        <w:rPr>
          <w:rStyle w:val="FootnoteReference"/>
          <w:rFonts w:ascii="Times New Roman" w:eastAsia="Times New Roman" w:hAnsi="Times New Roman" w:cs="Times New Roman"/>
          <w:sz w:val="24"/>
          <w:szCs w:val="24"/>
        </w:rPr>
        <w:fldChar w:fldCharType="end"/>
      </w:r>
      <w:r w:rsidR="00A27942" w:rsidRPr="00CF5767">
        <w:rPr>
          <w:rFonts w:ascii="Times New Roman" w:eastAsia="Times New Roman" w:hAnsi="Times New Roman" w:cs="Times New Roman"/>
          <w:sz w:val="24"/>
          <w:szCs w:val="24"/>
        </w:rPr>
        <w:t xml:space="preserve">. </w:t>
      </w:r>
      <w:r w:rsidR="00CE03A1" w:rsidRPr="00CF5767">
        <w:rPr>
          <w:rFonts w:ascii="Times New Roman" w:eastAsia="Times New Roman" w:hAnsi="Times New Roman" w:cs="Times New Roman"/>
          <w:sz w:val="24"/>
          <w:szCs w:val="24"/>
        </w:rPr>
        <w:t xml:space="preserve">Morfeus has been shown to have an accuracy on the order of the image voxel size when registering liver images for image-guided radiation therapy applications </w:t>
      </w:r>
      <w:r w:rsidR="00CE03A1" w:rsidRPr="00CF5767">
        <w:rPr>
          <w:rStyle w:val="FootnoteReference"/>
          <w:rFonts w:ascii="Times New Roman" w:eastAsia="Times New Roman" w:hAnsi="Times New Roman" w:cs="Times New Roman"/>
          <w:sz w:val="24"/>
          <w:szCs w:val="24"/>
        </w:rPr>
        <w:fldChar w:fldCharType="begin" w:fldLock="1"/>
      </w:r>
      <w:r w:rsidR="00CE03A1">
        <w:rPr>
          <w:rFonts w:ascii="Times New Roman" w:eastAsia="Times New Roman" w:hAnsi="Times New Roman" w:cs="Times New Roman"/>
          <w:sz w:val="24"/>
          <w:szCs w:val="24"/>
        </w:rPr>
        <w:instrText>ADDIN CSL_CITATION {"citationItems":[{"id":"ITEM-1","itemData":{"DOI":"10.1016/j.ijrobp.2005.10.027","ISSN":"0360-3016","PMID":"16442239","abstract":"PURPOSE To investigate the feasibility of a biomechanical-based deformable image registration technique for the integration of multimodality imaging, image guided treatment, and response monitoring. METHODS AND MATERIALS A multiorgan deformable image registration technique based on finite element modeling (FEM) and surface projection alignment of selected regions of interest with biomechanical material and interface models has been developed. FEM also provides an inherent method for direct tracking specified regions through treatment and follow-up. RESULTS The technique was demonstrated on 5 liver cancer patients. Differences of up to 1 cm of motion were seen between the diaphragm and the tumor center of mass after deformable image registration of exhale and inhale CT scans. Spatial differences of 5 mm or more were observed for up to 86% of the surface of the defined tumor after deformable image registration of the computed tomography (CT) and magnetic resonance images. Up to 6.8 mm of motion was observed for the tumor after deformable image registration of the CT and cone-beam CT scan after rigid registration of the liver. Deformable registration of the CT to the follow-up CT allowed a more accurate assessment of tumor response. CONCLUSIONS This biomechanical-based deformable image registration technique incorporates classification, targeting, and monitoring of tumor and normal tissue using one methodology.","author":[{"dropping-particle":"","family":"Brock","given":"Kristy K","non-dropping-particle":"","parse-names":false,"suffix":""},{"dropping-particle":"","family":"Dawson","given":"Laura A","non-dropping-particle":"","parse-names":false,"suffix":""},{"dropping-particle":"","family":"Sharpe","given":"Michael B","non-dropping-particle":"","parse-names":false,"suffix":""},{"dropping-particle":"","family":"Moseley","given":"Douglas J","non-dropping-particle":"","parse-names":false,"suffix":""},{"dropping-particle":"","family":"Jaffray","given":"David A","non-dropping-particle":"","parse-names":false,"suffix":""}],"container-title":"International journal of radiation oncology, biology, physics","id":"ITEM-1","issue":"4","issued":{"date-parts":[["2006","3","15"]]},"page":"1245-54","publisher":"Elsevier","title":"Feasibility of a novel deformable image registration technique to facilitate classification, targeting, and monitoring of tumor and normal tissue.","type":"article-journal","volume":"64"},"uris":["http://www.mendeley.com/documents/?uuid=3299cb70-ac26-3412-ab28-2438fcf19cd8"]},{"id":"ITEM-2","itemData":{"DOI":"10.1016/J.IJROBP.2006.05.035","ISSN":"0360-3016","abstract":"Purpose: The aim of this study was to compare magnetic resonance imaging (MRI) with computed tomography (CT) for liver cancer tumor definition for high-precision radiotherapy planning. Methods and Materials: Diagnostic quality MRI scans and triphasic CT scans, with the liver immobilized in exhale, were obtained at the time of radiation planning for 26 patients with unresectable liver metastases (n = 8), hepatocellular carcinoma (n = 10), and cholangiocarcinoma (n = 8). On the CT and MRI series best demonstrating the tumor, the liver and gross tumor volumes (GTVs) were contoured, and intrahepatic anatomic reference points were identified. Deformable registration was used to register the liver from the CT with that from the MRI. Results: A difference in the number of tumor foci was seen on CT vs. MRI in 5 patients with hepatocellular carcinoma: MRI showed more foci in 3 patients, CT in 2. After deformable registration of the livers, the population median of the average distance between the CT tumor surface and MRI tumor surface was 3.7 mm (2.2–21.3 mm). The median percentage of tumor surface area that differed by ≥5 mm was 26% (1–86%). Median percentage concordance volumes were 81% (77–86%) in metastases, 77% (60–88%) in hepatocellular carcinoma and 64% (25–85%) in cholangiocarcinoma. Conclusion: Differences between MRI-defined liver cancer GTVs and CT-defined GTVs can be substantial and are more common in primary liver cancer.","author":[{"dropping-particle":"","family":"Voroney","given":"Jon-Paul","non-dropping-particle":"","parse-names":false,"suffix":""},{"dropping-particle":"","family":"Brock","given":"Kristy K.","non-dropping-particle":"","parse-names":false,"suffix":""},{"dropping-particle":"","family":"Eccles","given":"Cynthia","non-dropping-particle":"","parse-names":false,"suffix":""},{"dropping-particle":"","family":"Haider","given":"Masoom","non-dropping-particle":"","parse-names":false,"suffix":""},{"dropping-particle":"","family":"Dawson","given":"Laura A.","non-dropping-particle":"","parse-names":false,"suffix":""}],"container-title":"International Journal of Radiation Oncology*Biology*Physics","id":"ITEM-2","issue":"3","issued":{"date-parts":[["2006","11","1"]]},"page":"780-791","publisher":"Elsevier","title":"Prospective comparison of computed tomography and magnetic resonance imaging for liver cancer delineation using deformable image registration","type":"article-journal","volume":"66"},"uris":["http://www.mendeley.com/documents/?uuid=84fd6beb-fbcb-3fb5-9c8f-74ee4fe2c8d1"]}],"mendeley":{"formattedCitation":"&lt;sup&gt;25,26&lt;/sup&gt;","plainTextFormattedCitation":"25,26","previouslyFormattedCitation":"&lt;sup&gt;25,26&lt;/sup&gt;"},"properties":{"noteIndex":0},"schema":"https://github.com/citation-style-language/schema/raw/master/csl-citation.json"}</w:instrText>
      </w:r>
      <w:r w:rsidR="00CE03A1" w:rsidRPr="00CF5767">
        <w:rPr>
          <w:rStyle w:val="FootnoteReference"/>
          <w:rFonts w:ascii="Times New Roman" w:eastAsia="Times New Roman" w:hAnsi="Times New Roman" w:cs="Times New Roman"/>
          <w:sz w:val="24"/>
          <w:szCs w:val="24"/>
        </w:rPr>
        <w:fldChar w:fldCharType="separate"/>
      </w:r>
      <w:r w:rsidR="00CE03A1" w:rsidRPr="000537C2">
        <w:rPr>
          <w:rFonts w:ascii="Times New Roman" w:eastAsia="Times New Roman" w:hAnsi="Times New Roman" w:cs="Times New Roman"/>
          <w:bCs/>
          <w:noProof/>
          <w:sz w:val="24"/>
          <w:szCs w:val="24"/>
          <w:vertAlign w:val="superscript"/>
        </w:rPr>
        <w:t>25,26</w:t>
      </w:r>
      <w:r w:rsidR="00CE03A1" w:rsidRPr="00CF5767">
        <w:rPr>
          <w:rStyle w:val="FootnoteReference"/>
          <w:rFonts w:ascii="Times New Roman" w:eastAsia="Times New Roman" w:hAnsi="Times New Roman" w:cs="Times New Roman"/>
          <w:sz w:val="24"/>
          <w:szCs w:val="24"/>
        </w:rPr>
        <w:fldChar w:fldCharType="end"/>
      </w:r>
      <w:r w:rsidR="00CE03A1" w:rsidRPr="004D585D">
        <w:rPr>
          <w:rFonts w:ascii="Times New Roman" w:eastAsia="Times New Roman" w:hAnsi="Times New Roman" w:cs="Times New Roman"/>
          <w:sz w:val="24"/>
          <w:szCs w:val="24"/>
        </w:rPr>
        <w:t>.</w:t>
      </w:r>
    </w:p>
    <w:p w14:paraId="3F6390A6" w14:textId="70592A24" w:rsidR="006E5E71" w:rsidRDefault="00BF62DE" w:rsidP="00007CCF">
      <w:pPr>
        <w:keepNext/>
        <w:spacing w:line="480" w:lineRule="auto"/>
        <w:rPr>
          <w:rFonts w:ascii="Times New Roman" w:eastAsia="Times New Roman" w:hAnsi="Times New Roman" w:cs="Times New Roman"/>
          <w:sz w:val="24"/>
          <w:szCs w:val="24"/>
        </w:rPr>
      </w:pPr>
      <w:r w:rsidRPr="004D585D">
        <w:rPr>
          <w:rFonts w:ascii="Times New Roman" w:eastAsia="Times New Roman" w:hAnsi="Times New Roman" w:cs="Times New Roman"/>
          <w:sz w:val="24"/>
          <w:szCs w:val="24"/>
        </w:rPr>
        <w:t>Morfeus</w:t>
      </w:r>
      <w:r w:rsidR="00A27942" w:rsidRPr="004D585D">
        <w:rPr>
          <w:rFonts w:ascii="Times New Roman" w:eastAsia="Times New Roman" w:hAnsi="Times New Roman" w:cs="Times New Roman"/>
          <w:sz w:val="24"/>
          <w:szCs w:val="24"/>
        </w:rPr>
        <w:t xml:space="preserve"> </w:t>
      </w:r>
      <w:r w:rsidR="00AA4F24" w:rsidRPr="004D585D">
        <w:rPr>
          <w:rFonts w:ascii="Times New Roman" w:eastAsia="Times New Roman" w:hAnsi="Times New Roman" w:cs="Times New Roman"/>
          <w:sz w:val="24"/>
          <w:szCs w:val="24"/>
        </w:rPr>
        <w:t>creates</w:t>
      </w:r>
      <w:r w:rsidR="00DE3440" w:rsidRPr="004D585D">
        <w:rPr>
          <w:rFonts w:ascii="Times New Roman" w:eastAsia="Times New Roman" w:hAnsi="Times New Roman" w:cs="Times New Roman"/>
          <w:sz w:val="24"/>
          <w:szCs w:val="24"/>
        </w:rPr>
        <w:t xml:space="preserve"> of </w:t>
      </w:r>
      <w:r w:rsidR="00A27942" w:rsidRPr="004D585D">
        <w:rPr>
          <w:rFonts w:ascii="Times New Roman" w:eastAsia="Times New Roman" w:hAnsi="Times New Roman" w:cs="Times New Roman"/>
          <w:sz w:val="24"/>
          <w:szCs w:val="24"/>
        </w:rPr>
        <w:t>a triangular surface mesh</w:t>
      </w:r>
      <w:r w:rsidR="00DE3440" w:rsidRPr="004D585D">
        <w:rPr>
          <w:rFonts w:ascii="Times New Roman" w:eastAsia="Times New Roman" w:hAnsi="Times New Roman" w:cs="Times New Roman"/>
          <w:sz w:val="24"/>
          <w:szCs w:val="24"/>
        </w:rPr>
        <w:t>,</w:t>
      </w:r>
      <w:r w:rsidR="00A27942" w:rsidRPr="004D585D">
        <w:rPr>
          <w:rFonts w:ascii="Times New Roman" w:eastAsia="Times New Roman" w:hAnsi="Times New Roman" w:cs="Times New Roman"/>
          <w:sz w:val="24"/>
          <w:szCs w:val="24"/>
        </w:rPr>
        <w:t xml:space="preserve"> </w:t>
      </w:r>
      <w:r w:rsidR="00DE3440" w:rsidRPr="004D585D">
        <w:rPr>
          <w:rFonts w:ascii="Times New Roman" w:eastAsia="Times New Roman" w:hAnsi="Times New Roman" w:cs="Times New Roman"/>
          <w:sz w:val="24"/>
          <w:szCs w:val="24"/>
        </w:rPr>
        <w:t>which</w:t>
      </w:r>
      <w:r w:rsidR="00A27942" w:rsidRPr="004D585D">
        <w:rPr>
          <w:rFonts w:ascii="Times New Roman" w:eastAsia="Times New Roman" w:hAnsi="Times New Roman" w:cs="Times New Roman"/>
          <w:sz w:val="24"/>
          <w:szCs w:val="24"/>
        </w:rPr>
        <w:t xml:space="preserve"> defines the relationship between </w:t>
      </w:r>
      <w:r w:rsidR="00AA4F24" w:rsidRPr="004D585D">
        <w:rPr>
          <w:rFonts w:ascii="Times New Roman" w:eastAsia="Times New Roman" w:hAnsi="Times New Roman" w:cs="Times New Roman"/>
          <w:sz w:val="24"/>
          <w:szCs w:val="24"/>
        </w:rPr>
        <w:t xml:space="preserve">pre-treatment and post-treatment </w:t>
      </w:r>
      <w:r w:rsidR="00A27942" w:rsidRPr="004D585D">
        <w:rPr>
          <w:rFonts w:ascii="Times New Roman" w:eastAsia="Times New Roman" w:hAnsi="Times New Roman" w:cs="Times New Roman"/>
          <w:sz w:val="24"/>
          <w:szCs w:val="24"/>
        </w:rPr>
        <w:t xml:space="preserve">image sets. </w:t>
      </w:r>
      <w:r w:rsidR="000D7CA3">
        <w:rPr>
          <w:rFonts w:ascii="Times New Roman" w:eastAsia="Times New Roman" w:hAnsi="Times New Roman" w:cs="Times New Roman"/>
          <w:sz w:val="24"/>
          <w:szCs w:val="24"/>
        </w:rPr>
        <w:t xml:space="preserve">The optimization of two </w:t>
      </w:r>
      <w:r w:rsidR="005D47F0">
        <w:rPr>
          <w:rFonts w:ascii="Times New Roman" w:eastAsia="Times New Roman" w:hAnsi="Times New Roman" w:cs="Times New Roman"/>
          <w:sz w:val="24"/>
          <w:szCs w:val="24"/>
        </w:rPr>
        <w:t xml:space="preserve">mesh </w:t>
      </w:r>
      <w:r w:rsidR="006D0375">
        <w:rPr>
          <w:rFonts w:ascii="Times New Roman" w:eastAsia="Times New Roman" w:hAnsi="Times New Roman" w:cs="Times New Roman"/>
          <w:sz w:val="24"/>
          <w:szCs w:val="24"/>
        </w:rPr>
        <w:t xml:space="preserve">creation </w:t>
      </w:r>
      <w:r w:rsidR="000D7CA3">
        <w:rPr>
          <w:rFonts w:ascii="Times New Roman" w:eastAsia="Times New Roman" w:hAnsi="Times New Roman" w:cs="Times New Roman"/>
          <w:sz w:val="24"/>
          <w:szCs w:val="24"/>
        </w:rPr>
        <w:t>parameters was</w:t>
      </w:r>
      <w:r w:rsidR="000D7CA3" w:rsidRPr="004D585D">
        <w:rPr>
          <w:rFonts w:ascii="Times New Roman" w:eastAsia="Times New Roman" w:hAnsi="Times New Roman" w:cs="Times New Roman"/>
          <w:sz w:val="24"/>
          <w:szCs w:val="24"/>
        </w:rPr>
        <w:t xml:space="preserve"> </w:t>
      </w:r>
      <w:r w:rsidR="00AA4F24" w:rsidRPr="004D585D">
        <w:rPr>
          <w:rFonts w:ascii="Times New Roman" w:eastAsia="Times New Roman" w:hAnsi="Times New Roman" w:cs="Times New Roman"/>
          <w:sz w:val="24"/>
          <w:szCs w:val="24"/>
        </w:rPr>
        <w:t xml:space="preserve">investigated </w:t>
      </w:r>
      <w:r w:rsidR="000D7CA3">
        <w:rPr>
          <w:rFonts w:ascii="Times New Roman" w:eastAsia="Times New Roman" w:hAnsi="Times New Roman" w:cs="Times New Roman"/>
          <w:sz w:val="24"/>
          <w:szCs w:val="24"/>
        </w:rPr>
        <w:t>in this study</w:t>
      </w:r>
      <w:r w:rsidR="00AA4F24" w:rsidRPr="004D585D">
        <w:rPr>
          <w:rFonts w:ascii="Times New Roman" w:eastAsia="Times New Roman" w:hAnsi="Times New Roman" w:cs="Times New Roman"/>
          <w:sz w:val="24"/>
          <w:szCs w:val="24"/>
        </w:rPr>
        <w:t>, the smoothing radius and triangular-mesh edge length. We investigated triangular mesh edge values of 3, 6, 9, and 12 mm (default 6 mm) and smoothing radii of 1, 3, and 5 mm (default 1 mm). The metric of success for our selection of these parameters was the Dice similarity coefficient</w:t>
      </w:r>
      <w:r w:rsidR="00AA4F24" w:rsidRPr="00CF5767">
        <w:rPr>
          <w:rStyle w:val="FootnoteReference"/>
          <w:rFonts w:ascii="Times New Roman" w:eastAsia="Times New Roman" w:hAnsi="Times New Roman" w:cs="Times New Roman"/>
          <w:sz w:val="24"/>
          <w:szCs w:val="24"/>
        </w:rPr>
        <w:fldChar w:fldCharType="begin" w:fldLock="1"/>
      </w:r>
      <w:r w:rsidR="004A2EAB">
        <w:rPr>
          <w:rFonts w:ascii="Times New Roman" w:eastAsia="Times New Roman" w:hAnsi="Times New Roman" w:cs="Times New Roman"/>
          <w:sz w:val="24"/>
          <w:szCs w:val="24"/>
        </w:rPr>
        <w:instrText>ADDIN CSL_CITATION {"citationItems":[{"id":"ITEM-1","itemData":{"author":[{"dropping-particle":"","family":"Dice","given":"Lee R","non-dropping-particle":"","parse-names":false,"suffix":""}],"id":"ITEM-1","issued":{"date-parts":[["0"]]},"title":"MEASURES OF THE AMOUNT OF ECOLOGIC ASSOCIATION BETWEEN SPECIES","type":"report"},"uris":["http://www.mendeley.com/documents/?uuid=9e12e197-d2c7-3a08-9e66-f13c961f6a59"]}],"mendeley":{"formattedCitation":"&lt;sup&gt;27&lt;/sup&gt;","plainTextFormattedCitation":"27","previouslyFormattedCitation":"&lt;sup&gt;27&lt;/sup&gt;"},"properties":{"noteIndex":0},"schema":"https://github.com/citation-style-language/schema/raw/master/csl-citation.json"}</w:instrText>
      </w:r>
      <w:r w:rsidR="00AA4F24" w:rsidRPr="00CF5767">
        <w:rPr>
          <w:rStyle w:val="FootnoteReference"/>
          <w:rFonts w:ascii="Times New Roman" w:eastAsia="Times New Roman" w:hAnsi="Times New Roman" w:cs="Times New Roman"/>
          <w:sz w:val="24"/>
          <w:szCs w:val="24"/>
        </w:rPr>
        <w:fldChar w:fldCharType="separate"/>
      </w:r>
      <w:r w:rsidR="000537C2" w:rsidRPr="000537C2">
        <w:rPr>
          <w:rFonts w:ascii="Times New Roman" w:eastAsia="Times New Roman" w:hAnsi="Times New Roman" w:cs="Times New Roman"/>
          <w:noProof/>
          <w:sz w:val="24"/>
          <w:szCs w:val="24"/>
          <w:vertAlign w:val="superscript"/>
        </w:rPr>
        <w:t>27</w:t>
      </w:r>
      <w:r w:rsidR="00AA4F24" w:rsidRPr="00CF5767">
        <w:rPr>
          <w:rStyle w:val="FootnoteReference"/>
          <w:rFonts w:ascii="Times New Roman" w:eastAsia="Times New Roman" w:hAnsi="Times New Roman" w:cs="Times New Roman"/>
          <w:sz w:val="24"/>
          <w:szCs w:val="24"/>
        </w:rPr>
        <w:fldChar w:fldCharType="end"/>
      </w:r>
      <w:r w:rsidR="00AA4F24" w:rsidRPr="004D585D">
        <w:rPr>
          <w:rFonts w:ascii="Times New Roman" w:eastAsia="Times New Roman" w:hAnsi="Times New Roman" w:cs="Times New Roman"/>
          <w:sz w:val="24"/>
          <w:szCs w:val="24"/>
        </w:rPr>
        <w:t xml:space="preserve"> between the generated triangular mesh and the manually defined </w:t>
      </w:r>
      <w:r w:rsidR="00964F0F">
        <w:rPr>
          <w:rFonts w:ascii="Times New Roman" w:eastAsia="Times New Roman" w:hAnsi="Times New Roman" w:cs="Times New Roman"/>
          <w:sz w:val="24"/>
          <w:szCs w:val="24"/>
        </w:rPr>
        <w:t xml:space="preserve">slice-based </w:t>
      </w:r>
      <w:r w:rsidR="00AA4F24" w:rsidRPr="004D585D">
        <w:rPr>
          <w:rFonts w:ascii="Times New Roman" w:eastAsia="Times New Roman" w:hAnsi="Times New Roman" w:cs="Times New Roman"/>
          <w:sz w:val="24"/>
          <w:szCs w:val="24"/>
        </w:rPr>
        <w:t xml:space="preserve">contours on a patient-by-patient basis. </w:t>
      </w:r>
    </w:p>
    <w:p w14:paraId="601F137C" w14:textId="74D05EF8" w:rsidR="00B40FB0" w:rsidRPr="00CF5767" w:rsidRDefault="00007CCF" w:rsidP="00294F70">
      <w:pPr>
        <w:keepNext/>
        <w:spacing w:line="480" w:lineRule="auto"/>
        <w:rPr>
          <w:rFonts w:ascii="Times New Roman" w:eastAsia="Times New Roman" w:hAnsi="Times New Roman" w:cs="Times New Roman"/>
          <w:sz w:val="24"/>
          <w:szCs w:val="24"/>
        </w:rPr>
      </w:pPr>
      <w:r w:rsidRPr="004D585D">
        <w:rPr>
          <w:rFonts w:ascii="Times New Roman" w:eastAsia="Times New Roman" w:hAnsi="Times New Roman" w:cs="Times New Roman"/>
          <w:sz w:val="24"/>
          <w:szCs w:val="24"/>
        </w:rPr>
        <w:t xml:space="preserve">The triangular mesh was </w:t>
      </w:r>
      <w:r w:rsidR="006E5E71">
        <w:rPr>
          <w:rFonts w:ascii="Times New Roman" w:eastAsia="Times New Roman" w:hAnsi="Times New Roman" w:cs="Times New Roman"/>
          <w:sz w:val="24"/>
          <w:szCs w:val="24"/>
        </w:rPr>
        <w:t xml:space="preserve">then </w:t>
      </w:r>
      <w:r w:rsidRPr="004D585D">
        <w:rPr>
          <w:rFonts w:ascii="Times New Roman" w:eastAsia="Times New Roman" w:hAnsi="Times New Roman" w:cs="Times New Roman"/>
          <w:sz w:val="24"/>
          <w:szCs w:val="24"/>
        </w:rPr>
        <w:t>assigned a Young’s modulus of 1000 pascals and Poisson’s ratio of 0.45, values which represent the biomechanical properties of the liver, stiffness and compressibility, respectively, in a linear elastic material model. The correspondence of the generated triangular mesh determined the boundary conditions for the finite element analysis.</w:t>
      </w:r>
      <w:r>
        <w:rPr>
          <w:rFonts w:ascii="Times New Roman" w:eastAsia="Times New Roman" w:hAnsi="Times New Roman" w:cs="Times New Roman"/>
          <w:sz w:val="24"/>
          <w:szCs w:val="24"/>
        </w:rPr>
        <w:t xml:space="preserve"> </w:t>
      </w:r>
      <w:r w:rsidRPr="00CF5767">
        <w:rPr>
          <w:rFonts w:ascii="Times New Roman" w:eastAsia="Times New Roman" w:hAnsi="Times New Roman" w:cs="Times New Roman"/>
          <w:sz w:val="24"/>
          <w:szCs w:val="24"/>
        </w:rPr>
        <w:t>The finite element analysis resulted in a dense deformation vector field, which was resampled to the ROI of the liver contour. The ablation zone was then propagated from the post- to pre</w:t>
      </w:r>
      <w:r>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treatment image set using</w:t>
      </w:r>
      <w:r>
        <w:rPr>
          <w:rFonts w:ascii="Times New Roman" w:eastAsia="Times New Roman" w:hAnsi="Times New Roman" w:cs="Times New Roman"/>
          <w:sz w:val="24"/>
          <w:szCs w:val="24"/>
        </w:rPr>
        <w:t xml:space="preserve"> the results of the rigid registration only and</w:t>
      </w:r>
      <w:r w:rsidRPr="00CF5767">
        <w:rPr>
          <w:rFonts w:ascii="Times New Roman" w:eastAsia="Times New Roman" w:hAnsi="Times New Roman" w:cs="Times New Roman"/>
          <w:sz w:val="24"/>
          <w:szCs w:val="24"/>
        </w:rPr>
        <w:t xml:space="preserve"> the deformation</w:t>
      </w:r>
      <w:r>
        <w:rPr>
          <w:rFonts w:ascii="Times New Roman" w:eastAsia="Times New Roman" w:hAnsi="Times New Roman" w:cs="Times New Roman"/>
          <w:sz w:val="24"/>
          <w:szCs w:val="24"/>
        </w:rPr>
        <w:t xml:space="preserve"> </w:t>
      </w:r>
      <w:r w:rsidRPr="00CF5767">
        <w:rPr>
          <w:rFonts w:ascii="Times New Roman" w:eastAsia="Times New Roman" w:hAnsi="Times New Roman" w:cs="Times New Roman"/>
          <w:sz w:val="24"/>
          <w:szCs w:val="24"/>
        </w:rPr>
        <w:t>vector field.</w:t>
      </w:r>
      <w:r>
        <w:rPr>
          <w:rFonts w:ascii="Times New Roman" w:eastAsia="Times New Roman" w:hAnsi="Times New Roman" w:cs="Times New Roman"/>
          <w:sz w:val="24"/>
          <w:szCs w:val="24"/>
        </w:rPr>
        <w:t xml:space="preserve"> </w:t>
      </w:r>
      <w:r w:rsidR="002B3042">
        <w:rPr>
          <w:rFonts w:ascii="Times New Roman" w:eastAsia="Times New Roman" w:hAnsi="Times New Roman" w:cs="Times New Roman"/>
          <w:sz w:val="24"/>
          <w:szCs w:val="24"/>
        </w:rPr>
        <w:t xml:space="preserve"> </w:t>
      </w:r>
    </w:p>
    <w:p w14:paraId="233B5956" w14:textId="2F54F297" w:rsidR="00B40FB0" w:rsidRPr="00CF5767" w:rsidRDefault="00B40FB0" w:rsidP="008E2BF8">
      <w:pPr>
        <w:pStyle w:val="Heading2"/>
        <w:spacing w:line="480" w:lineRule="auto"/>
        <w:rPr>
          <w:rFonts w:ascii="Times New Roman" w:eastAsia="Times New Roman" w:hAnsi="Times New Roman" w:cs="Times New Roman"/>
          <w:color w:val="auto"/>
          <w:sz w:val="24"/>
          <w:szCs w:val="24"/>
          <w:u w:val="single"/>
        </w:rPr>
      </w:pPr>
      <w:r w:rsidRPr="00CF5767">
        <w:rPr>
          <w:rFonts w:ascii="Times New Roman" w:eastAsia="Times New Roman" w:hAnsi="Times New Roman" w:cs="Times New Roman"/>
          <w:color w:val="auto"/>
          <w:sz w:val="24"/>
          <w:szCs w:val="24"/>
          <w:u w:val="single"/>
        </w:rPr>
        <w:t>Assessing</w:t>
      </w:r>
      <w:r w:rsidR="001969FB" w:rsidRPr="00CF5767">
        <w:rPr>
          <w:rFonts w:ascii="Times New Roman" w:eastAsia="Times New Roman" w:hAnsi="Times New Roman" w:cs="Times New Roman"/>
          <w:color w:val="auto"/>
          <w:sz w:val="24"/>
          <w:szCs w:val="24"/>
          <w:u w:val="single"/>
        </w:rPr>
        <w:t xml:space="preserve"> A</w:t>
      </w:r>
      <w:r w:rsidR="001B6D2F" w:rsidRPr="00CF5767">
        <w:rPr>
          <w:rFonts w:ascii="Times New Roman" w:eastAsia="Times New Roman" w:hAnsi="Times New Roman" w:cs="Times New Roman"/>
          <w:color w:val="auto"/>
          <w:sz w:val="24"/>
          <w:szCs w:val="24"/>
          <w:u w:val="single"/>
        </w:rPr>
        <w:t>blation</w:t>
      </w:r>
      <w:r w:rsidR="00436E4C">
        <w:rPr>
          <w:rFonts w:ascii="Times New Roman" w:eastAsia="Times New Roman" w:hAnsi="Times New Roman" w:cs="Times New Roman"/>
          <w:color w:val="auto"/>
          <w:sz w:val="24"/>
          <w:szCs w:val="24"/>
          <w:u w:val="single"/>
        </w:rPr>
        <w:t xml:space="preserve"> Margin</w:t>
      </w:r>
    </w:p>
    <w:p w14:paraId="27D18EBE" w14:textId="0935B105" w:rsidR="00D74F33" w:rsidRDefault="00AA4F24" w:rsidP="00D74F33">
      <w:pPr>
        <w:spacing w:line="480" w:lineRule="auto"/>
        <w:rPr>
          <w:rFonts w:ascii="Times New Roman" w:hAnsi="Times New Roman" w:cs="Times New Roman"/>
          <w:sz w:val="24"/>
          <w:szCs w:val="24"/>
        </w:rPr>
      </w:pPr>
      <w:r w:rsidRPr="00CF5767">
        <w:rPr>
          <w:rFonts w:ascii="Times New Roman" w:eastAsia="Times New Roman" w:hAnsi="Times New Roman" w:cs="Times New Roman"/>
          <w:sz w:val="24"/>
          <w:szCs w:val="24"/>
        </w:rPr>
        <w:t xml:space="preserve">With the ablation-zone </w:t>
      </w:r>
      <w:r w:rsidR="00F915D2" w:rsidRPr="00CF5767">
        <w:rPr>
          <w:rFonts w:ascii="Times New Roman" w:eastAsia="Times New Roman" w:hAnsi="Times New Roman" w:cs="Times New Roman"/>
          <w:sz w:val="24"/>
          <w:szCs w:val="24"/>
        </w:rPr>
        <w:t>propagated</w:t>
      </w:r>
      <w:r w:rsidRPr="00CF5767">
        <w:rPr>
          <w:rFonts w:ascii="Times New Roman" w:eastAsia="Times New Roman" w:hAnsi="Times New Roman" w:cs="Times New Roman"/>
          <w:sz w:val="24"/>
          <w:szCs w:val="24"/>
        </w:rPr>
        <w:t xml:space="preserve"> onto the pre-treatment imaging, we computed a 3D minimum distance to agreement</w:t>
      </w:r>
      <w:r w:rsidR="00F915D2" w:rsidRPr="00CF5767">
        <w:rPr>
          <w:rFonts w:ascii="Times New Roman" w:eastAsia="Times New Roman" w:hAnsi="Times New Roman" w:cs="Times New Roman"/>
          <w:sz w:val="24"/>
          <w:szCs w:val="24"/>
        </w:rPr>
        <w:t xml:space="preserve"> (DTA)</w:t>
      </w:r>
      <w:r w:rsidRPr="00CF5767">
        <w:rPr>
          <w:rFonts w:ascii="Times New Roman" w:eastAsia="Times New Roman" w:hAnsi="Times New Roman" w:cs="Times New Roman"/>
          <w:sz w:val="24"/>
          <w:szCs w:val="24"/>
        </w:rPr>
        <w:t xml:space="preserve"> between the GTV and ablation zone</w:t>
      </w:r>
      <w:r w:rsidR="00DA0FD6">
        <w:rPr>
          <w:rFonts w:ascii="Times New Roman" w:eastAsia="Times New Roman" w:hAnsi="Times New Roman" w:cs="Times New Roman"/>
          <w:sz w:val="24"/>
          <w:szCs w:val="24"/>
        </w:rPr>
        <w:t xml:space="preserve"> following rigid </w:t>
      </w:r>
      <w:commentRangeStart w:id="5"/>
      <w:r w:rsidR="00DA0FD6">
        <w:rPr>
          <w:rFonts w:ascii="Times New Roman" w:eastAsia="Times New Roman" w:hAnsi="Times New Roman" w:cs="Times New Roman"/>
          <w:sz w:val="24"/>
          <w:szCs w:val="24"/>
        </w:rPr>
        <w:t>registration alone and rigid registration</w:t>
      </w:r>
      <w:r w:rsidR="00983D78">
        <w:rPr>
          <w:rFonts w:ascii="Times New Roman" w:eastAsia="Times New Roman" w:hAnsi="Times New Roman" w:cs="Times New Roman"/>
          <w:sz w:val="24"/>
          <w:szCs w:val="24"/>
        </w:rPr>
        <w:t xml:space="preserve"> combined with</w:t>
      </w:r>
      <w:r w:rsidR="006D3F8C">
        <w:rPr>
          <w:rFonts w:ascii="Times New Roman" w:eastAsia="Times New Roman" w:hAnsi="Times New Roman" w:cs="Times New Roman"/>
          <w:sz w:val="24"/>
          <w:szCs w:val="24"/>
        </w:rPr>
        <w:t xml:space="preserve"> biomechanical registration</w:t>
      </w:r>
      <w:r w:rsidR="002B3042">
        <w:rPr>
          <w:rFonts w:ascii="Times New Roman" w:eastAsia="Times New Roman" w:hAnsi="Times New Roman" w:cs="Times New Roman"/>
          <w:sz w:val="24"/>
          <w:szCs w:val="24"/>
        </w:rPr>
        <w:t xml:space="preserve"> (</w:t>
      </w:r>
      <w:r w:rsidR="00F915D2" w:rsidRPr="00CF5767">
        <w:rPr>
          <w:rFonts w:ascii="Times New Roman" w:eastAsia="Times New Roman" w:hAnsi="Times New Roman" w:cs="Times New Roman"/>
          <w:sz w:val="24"/>
          <w:szCs w:val="24"/>
        </w:rPr>
        <w:t>Figure 3</w:t>
      </w:r>
      <w:r w:rsidR="002B3042">
        <w:rPr>
          <w:rFonts w:ascii="Times New Roman" w:eastAsia="Times New Roman" w:hAnsi="Times New Roman" w:cs="Times New Roman"/>
          <w:sz w:val="24"/>
          <w:szCs w:val="24"/>
        </w:rPr>
        <w:t>)</w:t>
      </w:r>
      <w:r w:rsidR="00B40FB0" w:rsidRPr="00CF5767">
        <w:rPr>
          <w:rFonts w:ascii="Times New Roman" w:eastAsia="Times New Roman" w:hAnsi="Times New Roman" w:cs="Times New Roman"/>
          <w:sz w:val="24"/>
          <w:szCs w:val="24"/>
        </w:rPr>
        <w:t>. R</w:t>
      </w:r>
      <w:r w:rsidR="00BC37EB" w:rsidRPr="00CF5767">
        <w:rPr>
          <w:rFonts w:ascii="Times New Roman" w:eastAsia="Times New Roman" w:hAnsi="Times New Roman" w:cs="Times New Roman"/>
          <w:sz w:val="24"/>
          <w:szCs w:val="24"/>
        </w:rPr>
        <w:t>egions</w:t>
      </w:r>
      <w:r w:rsidR="00FD0339" w:rsidRPr="00CF5767">
        <w:rPr>
          <w:rFonts w:ascii="Times New Roman" w:eastAsia="Times New Roman" w:hAnsi="Times New Roman" w:cs="Times New Roman"/>
          <w:sz w:val="24"/>
          <w:szCs w:val="24"/>
        </w:rPr>
        <w:t xml:space="preserve"> </w:t>
      </w:r>
      <w:r w:rsidR="00482549" w:rsidRPr="00CF5767">
        <w:rPr>
          <w:rFonts w:ascii="Times New Roman" w:eastAsia="Times New Roman" w:hAnsi="Times New Roman" w:cs="Times New Roman"/>
          <w:sz w:val="24"/>
          <w:szCs w:val="24"/>
        </w:rPr>
        <w:t xml:space="preserve">in which </w:t>
      </w:r>
      <w:r w:rsidR="00FD0339" w:rsidRPr="00CF5767">
        <w:rPr>
          <w:rFonts w:ascii="Times New Roman" w:eastAsia="Times New Roman" w:hAnsi="Times New Roman" w:cs="Times New Roman"/>
          <w:sz w:val="24"/>
          <w:szCs w:val="24"/>
        </w:rPr>
        <w:t xml:space="preserve">the ablation </w:t>
      </w:r>
      <w:r w:rsidR="002B3042">
        <w:rPr>
          <w:rFonts w:ascii="Times New Roman" w:eastAsia="Times New Roman" w:hAnsi="Times New Roman" w:cs="Times New Roman"/>
          <w:sz w:val="24"/>
          <w:szCs w:val="24"/>
        </w:rPr>
        <w:t xml:space="preserve">zone </w:t>
      </w:r>
      <w:r w:rsidR="00BC37EB" w:rsidRPr="00CF5767">
        <w:rPr>
          <w:rFonts w:ascii="Times New Roman" w:eastAsia="Times New Roman" w:hAnsi="Times New Roman" w:cs="Times New Roman"/>
          <w:sz w:val="24"/>
          <w:szCs w:val="24"/>
        </w:rPr>
        <w:t>margin</w:t>
      </w:r>
      <w:r w:rsidR="00FD0339" w:rsidRPr="00CF5767">
        <w:rPr>
          <w:rFonts w:ascii="Times New Roman" w:eastAsia="Times New Roman" w:hAnsi="Times New Roman" w:cs="Times New Roman"/>
          <w:sz w:val="24"/>
          <w:szCs w:val="24"/>
        </w:rPr>
        <w:t xml:space="preserve"> </w:t>
      </w:r>
      <w:r w:rsidR="00B40FB0" w:rsidRPr="00CF5767">
        <w:rPr>
          <w:rFonts w:ascii="Times New Roman" w:eastAsia="Times New Roman" w:hAnsi="Times New Roman" w:cs="Times New Roman"/>
          <w:sz w:val="24"/>
          <w:szCs w:val="24"/>
        </w:rPr>
        <w:t xml:space="preserve">entirely </w:t>
      </w:r>
      <w:r w:rsidR="00FD0339" w:rsidRPr="00CF5767">
        <w:rPr>
          <w:rFonts w:ascii="Times New Roman" w:eastAsia="Times New Roman" w:hAnsi="Times New Roman" w:cs="Times New Roman"/>
          <w:sz w:val="24"/>
          <w:szCs w:val="24"/>
        </w:rPr>
        <w:t xml:space="preserve">encompassed the GTV </w:t>
      </w:r>
      <w:r w:rsidR="00BC37EB" w:rsidRPr="00CF5767">
        <w:rPr>
          <w:rFonts w:ascii="Times New Roman" w:eastAsia="Times New Roman" w:hAnsi="Times New Roman" w:cs="Times New Roman"/>
          <w:sz w:val="24"/>
          <w:szCs w:val="24"/>
        </w:rPr>
        <w:t xml:space="preserve">were </w:t>
      </w:r>
      <w:r w:rsidR="00482549" w:rsidRPr="00CF5767">
        <w:rPr>
          <w:rFonts w:ascii="Times New Roman" w:eastAsia="Times New Roman" w:hAnsi="Times New Roman" w:cs="Times New Roman"/>
          <w:sz w:val="24"/>
          <w:szCs w:val="24"/>
        </w:rPr>
        <w:t>considered to have</w:t>
      </w:r>
      <w:r w:rsidR="00FD0339" w:rsidRPr="00CF5767">
        <w:rPr>
          <w:rFonts w:ascii="Times New Roman" w:eastAsia="Times New Roman" w:hAnsi="Times New Roman" w:cs="Times New Roman"/>
          <w:sz w:val="24"/>
          <w:szCs w:val="24"/>
        </w:rPr>
        <w:t xml:space="preserve"> positive </w:t>
      </w:r>
      <w:r w:rsidR="002B3042">
        <w:rPr>
          <w:rFonts w:ascii="Times New Roman" w:eastAsia="Times New Roman" w:hAnsi="Times New Roman" w:cs="Times New Roman"/>
          <w:sz w:val="24"/>
          <w:szCs w:val="24"/>
        </w:rPr>
        <w:t xml:space="preserve">ablation </w:t>
      </w:r>
      <w:r w:rsidR="00FD0339" w:rsidRPr="00CF5767">
        <w:rPr>
          <w:rFonts w:ascii="Times New Roman" w:eastAsia="Times New Roman" w:hAnsi="Times New Roman" w:cs="Times New Roman"/>
          <w:sz w:val="24"/>
          <w:szCs w:val="24"/>
        </w:rPr>
        <w:t>margins</w:t>
      </w:r>
      <w:r w:rsidR="00BC37EB" w:rsidRPr="00CF5767">
        <w:rPr>
          <w:rFonts w:ascii="Times New Roman" w:eastAsia="Times New Roman" w:hAnsi="Times New Roman" w:cs="Times New Roman"/>
          <w:sz w:val="24"/>
          <w:szCs w:val="24"/>
        </w:rPr>
        <w:t xml:space="preserve">, and regions </w:t>
      </w:r>
      <w:r w:rsidR="00831890" w:rsidRPr="00CF5767">
        <w:rPr>
          <w:rFonts w:ascii="Times New Roman" w:eastAsia="Times New Roman" w:hAnsi="Times New Roman" w:cs="Times New Roman"/>
          <w:sz w:val="24"/>
          <w:szCs w:val="24"/>
        </w:rPr>
        <w:t>where the GTV and ablation region overlap</w:t>
      </w:r>
      <w:r w:rsidR="00C85EBF" w:rsidRPr="00CF5767">
        <w:rPr>
          <w:rFonts w:ascii="Times New Roman" w:eastAsia="Times New Roman" w:hAnsi="Times New Roman" w:cs="Times New Roman"/>
          <w:sz w:val="24"/>
          <w:szCs w:val="24"/>
        </w:rPr>
        <w:t>ped</w:t>
      </w:r>
      <w:r w:rsidR="00831890" w:rsidRPr="00CF5767">
        <w:rPr>
          <w:rFonts w:ascii="Times New Roman" w:eastAsia="Times New Roman" w:hAnsi="Times New Roman" w:cs="Times New Roman"/>
          <w:sz w:val="24"/>
          <w:szCs w:val="24"/>
        </w:rPr>
        <w:t xml:space="preserve"> </w:t>
      </w:r>
      <w:r w:rsidR="004A5C00" w:rsidRPr="00CF5767">
        <w:rPr>
          <w:rFonts w:ascii="Times New Roman" w:eastAsia="Times New Roman" w:hAnsi="Times New Roman" w:cs="Times New Roman"/>
          <w:sz w:val="24"/>
          <w:szCs w:val="24"/>
        </w:rPr>
        <w:t>had</w:t>
      </w:r>
      <w:r w:rsidR="00831890" w:rsidRPr="00CF5767">
        <w:rPr>
          <w:rFonts w:ascii="Times New Roman" w:eastAsia="Times New Roman" w:hAnsi="Times New Roman" w:cs="Times New Roman"/>
          <w:sz w:val="24"/>
          <w:szCs w:val="24"/>
        </w:rPr>
        <w:t xml:space="preserve"> a margin of 0</w:t>
      </w:r>
      <w:r w:rsidR="00191926" w:rsidRPr="00CF5767">
        <w:rPr>
          <w:rFonts w:ascii="Times New Roman" w:eastAsia="Times New Roman" w:hAnsi="Times New Roman" w:cs="Times New Roman"/>
          <w:sz w:val="24"/>
          <w:szCs w:val="24"/>
        </w:rPr>
        <w:t>mm</w:t>
      </w:r>
      <w:r w:rsidR="008E2BF8">
        <w:rPr>
          <w:rFonts w:ascii="Times New Roman" w:eastAsia="Times New Roman" w:hAnsi="Times New Roman" w:cs="Times New Roman"/>
          <w:sz w:val="24"/>
          <w:szCs w:val="24"/>
        </w:rPr>
        <w:t>. In rigid registration, regions where the disease expanded beyond the ablation zone were considered to have a margin of 0mm</w:t>
      </w:r>
      <w:commentRangeEnd w:id="5"/>
      <w:r w:rsidR="009B0C19">
        <w:rPr>
          <w:rStyle w:val="CommentReference"/>
        </w:rPr>
        <w:commentReference w:id="5"/>
      </w:r>
      <w:r w:rsidR="00191926" w:rsidRPr="00CF5767">
        <w:rPr>
          <w:rFonts w:ascii="Times New Roman" w:eastAsia="Times New Roman" w:hAnsi="Times New Roman" w:cs="Times New Roman"/>
          <w:sz w:val="24"/>
          <w:szCs w:val="24"/>
        </w:rPr>
        <w:t>.</w:t>
      </w:r>
      <w:r w:rsidR="008D72F9" w:rsidRPr="00CF5767">
        <w:rPr>
          <w:rFonts w:ascii="Times New Roman" w:eastAsia="Times New Roman" w:hAnsi="Times New Roman" w:cs="Times New Roman"/>
          <w:sz w:val="24"/>
          <w:szCs w:val="24"/>
        </w:rPr>
        <w:t xml:space="preserve"> </w:t>
      </w:r>
      <w:r w:rsidR="00F915D2" w:rsidRPr="00CF5767">
        <w:rPr>
          <w:rFonts w:ascii="Times New Roman" w:eastAsia="Times New Roman" w:hAnsi="Times New Roman" w:cs="Times New Roman"/>
          <w:sz w:val="24"/>
          <w:szCs w:val="24"/>
        </w:rPr>
        <w:t xml:space="preserve">To remove bias of minimum margin </w:t>
      </w:r>
      <w:r w:rsidR="002B3042">
        <w:rPr>
          <w:rFonts w:ascii="Times New Roman" w:eastAsia="Times New Roman" w:hAnsi="Times New Roman" w:cs="Times New Roman"/>
          <w:sz w:val="24"/>
          <w:szCs w:val="24"/>
        </w:rPr>
        <w:lastRenderedPageBreak/>
        <w:t xml:space="preserve">assessment </w:t>
      </w:r>
      <w:r w:rsidR="00F915D2" w:rsidRPr="00CF5767">
        <w:rPr>
          <w:rFonts w:ascii="Times New Roman" w:eastAsia="Times New Roman" w:hAnsi="Times New Roman" w:cs="Times New Roman"/>
          <w:sz w:val="24"/>
          <w:szCs w:val="24"/>
        </w:rPr>
        <w:t xml:space="preserve">when the </w:t>
      </w:r>
      <w:r w:rsidR="002B3042">
        <w:rPr>
          <w:rFonts w:ascii="Times New Roman" w:eastAsia="Times New Roman" w:hAnsi="Times New Roman" w:cs="Times New Roman"/>
          <w:sz w:val="24"/>
          <w:szCs w:val="24"/>
        </w:rPr>
        <w:t>GTV was on a subcapsular location</w:t>
      </w:r>
      <w:r w:rsidR="00F915D2" w:rsidRPr="00CF5767">
        <w:rPr>
          <w:rFonts w:ascii="Times New Roman" w:eastAsia="Times New Roman" w:hAnsi="Times New Roman" w:cs="Times New Roman"/>
          <w:sz w:val="24"/>
          <w:szCs w:val="24"/>
        </w:rPr>
        <w:t xml:space="preserve">, </w:t>
      </w:r>
      <w:r w:rsidR="00B40FB0" w:rsidRPr="00CF5767">
        <w:rPr>
          <w:rFonts w:ascii="Times New Roman" w:eastAsia="Times New Roman" w:hAnsi="Times New Roman" w:cs="Times New Roman"/>
          <w:sz w:val="24"/>
          <w:szCs w:val="24"/>
        </w:rPr>
        <w:t xml:space="preserve">the ablation zone </w:t>
      </w:r>
      <w:r w:rsidR="004A5C00" w:rsidRPr="00CF5767">
        <w:rPr>
          <w:rFonts w:ascii="Times New Roman" w:eastAsia="Times New Roman" w:hAnsi="Times New Roman" w:cs="Times New Roman"/>
          <w:sz w:val="24"/>
          <w:szCs w:val="24"/>
        </w:rPr>
        <w:t xml:space="preserve">was </w:t>
      </w:r>
      <w:r w:rsidR="00B40FB0" w:rsidRPr="00CF5767">
        <w:rPr>
          <w:rFonts w:ascii="Times New Roman" w:eastAsia="Times New Roman" w:hAnsi="Times New Roman" w:cs="Times New Roman"/>
          <w:sz w:val="24"/>
          <w:szCs w:val="24"/>
        </w:rPr>
        <w:t xml:space="preserve">expanded by 10 mm everywhere outside of the liver. </w:t>
      </w:r>
      <w:r w:rsidR="00F915D2" w:rsidRPr="00CF5767">
        <w:rPr>
          <w:rFonts w:ascii="Times New Roman" w:eastAsia="Times New Roman" w:hAnsi="Times New Roman" w:cs="Times New Roman"/>
          <w:sz w:val="24"/>
          <w:szCs w:val="24"/>
        </w:rPr>
        <w:t>This ensure</w:t>
      </w:r>
      <w:r w:rsidR="002B3042">
        <w:rPr>
          <w:rFonts w:ascii="Times New Roman" w:eastAsia="Times New Roman" w:hAnsi="Times New Roman" w:cs="Times New Roman"/>
          <w:sz w:val="24"/>
          <w:szCs w:val="24"/>
        </w:rPr>
        <w:t>d</w:t>
      </w:r>
      <w:r w:rsidR="00F915D2" w:rsidRPr="00CF5767">
        <w:rPr>
          <w:rFonts w:ascii="Times New Roman" w:eastAsia="Times New Roman" w:hAnsi="Times New Roman" w:cs="Times New Roman"/>
          <w:sz w:val="24"/>
          <w:szCs w:val="24"/>
        </w:rPr>
        <w:t xml:space="preserve"> that the minimum margin is accurately recorded as the minimum margin within the liver</w:t>
      </w:r>
      <w:r w:rsidR="003368C6">
        <w:rPr>
          <w:rFonts w:ascii="Times New Roman" w:eastAsia="Times New Roman" w:hAnsi="Times New Roman" w:cs="Times New Roman"/>
          <w:sz w:val="24"/>
          <w:szCs w:val="24"/>
        </w:rPr>
        <w:t xml:space="preserve"> (add a figure because this will be confusing</w:t>
      </w:r>
      <w:r w:rsidR="00D74F33">
        <w:rPr>
          <w:rFonts w:ascii="Times New Roman" w:eastAsia="Times New Roman" w:hAnsi="Times New Roman" w:cs="Times New Roman"/>
          <w:sz w:val="24"/>
          <w:szCs w:val="24"/>
        </w:rPr>
        <w:t xml:space="preserve"> xxx</w:t>
      </w:r>
      <w:r w:rsidR="003368C6">
        <w:rPr>
          <w:rFonts w:ascii="Times New Roman" w:eastAsia="Times New Roman" w:hAnsi="Times New Roman" w:cs="Times New Roman"/>
          <w:sz w:val="24"/>
          <w:szCs w:val="24"/>
        </w:rPr>
        <w:t>)</w:t>
      </w:r>
      <w:r w:rsidR="00F915D2" w:rsidRPr="00CF5767">
        <w:rPr>
          <w:rFonts w:ascii="Times New Roman" w:eastAsia="Times New Roman" w:hAnsi="Times New Roman" w:cs="Times New Roman"/>
          <w:sz w:val="24"/>
          <w:szCs w:val="24"/>
        </w:rPr>
        <w:t>.</w:t>
      </w:r>
    </w:p>
    <w:p w14:paraId="46C7F230" w14:textId="557DD2F2" w:rsidR="00F915D2" w:rsidRPr="009B0C19" w:rsidRDefault="00D74F33">
      <w:pPr>
        <w:spacing w:line="480" w:lineRule="auto"/>
        <w:rPr>
          <w:rFonts w:ascii="Times New Roman" w:hAnsi="Times New Roman" w:cs="Times New Roman"/>
          <w:sz w:val="24"/>
          <w:szCs w:val="24"/>
        </w:rPr>
      </w:pPr>
      <w:r w:rsidRPr="00CF5767">
        <w:rPr>
          <w:rFonts w:ascii="Times New Roman" w:hAnsi="Times New Roman" w:cs="Times New Roman"/>
          <w:sz w:val="24"/>
          <w:szCs w:val="24"/>
        </w:rPr>
        <w:t>The use of deformable registration to distinguish locally-recurring from non-locally-recurring patients was assessed using a Mann-Whitney U-Test</w:t>
      </w:r>
      <w:r w:rsidRPr="00CF5767">
        <w:rPr>
          <w:rFonts w:ascii="Times New Roman" w:hAnsi="Times New Roman" w:cs="Times New Roman"/>
          <w:sz w:val="24"/>
          <w:szCs w:val="24"/>
        </w:rPr>
        <w:fldChar w:fldCharType="begin" w:fldLock="1"/>
      </w:r>
      <w:r w:rsidR="004A2EAB">
        <w:rPr>
          <w:rFonts w:ascii="Times New Roman" w:hAnsi="Times New Roman" w:cs="Times New Roman"/>
          <w:sz w:val="24"/>
          <w:szCs w:val="24"/>
        </w:rPr>
        <w:instrText>ADDIN CSL_CITATION {"citationItems":[{"id":"ITEM-1","itemData":{"DOI":"10.1002/9780470479216.corpsy0524","abstract":"DOI: 10.1007/978-3-319-30634-6_4","author":[{"dropping-particle":"","family":"McKnight","given":"Patrick E.","non-dropping-particle":"","parse-names":false,"suffix":""},{"dropping-particle":"","family":"Najab","given":"Julius","non-dropping-particle":"","parse-names":false,"suffix":""}],"container-title":"The Corsini Encyclopedia of Psychology","id":"ITEM-1","issued":{"date-parts":[["2010","1","30"]]},"page":"1-1","publisher":"John Wiley &amp; Sons, Inc.","publisher-place":"Hoboken, NJ, USA","title":"Mann-Whitney U Test","type":"chapter"},"uris":["http://www.mendeley.com/documents/?uuid=8e6b234a-9c8f-37c4-93ff-404b1ff08a5d"]}],"mendeley":{"formattedCitation":"&lt;sup&gt;28&lt;/sup&gt;","plainTextFormattedCitation":"28","previouslyFormattedCitation":"&lt;sup&gt;28&lt;/sup&gt;"},"properties":{"noteIndex":0},"schema":"https://github.com/citation-style-language/schema/raw/master/csl-citation.json"}</w:instrText>
      </w:r>
      <w:r w:rsidRPr="00CF5767">
        <w:rPr>
          <w:rFonts w:ascii="Times New Roman" w:hAnsi="Times New Roman" w:cs="Times New Roman"/>
          <w:sz w:val="24"/>
          <w:szCs w:val="24"/>
        </w:rPr>
        <w:fldChar w:fldCharType="separate"/>
      </w:r>
      <w:r w:rsidRPr="000537C2">
        <w:rPr>
          <w:rFonts w:ascii="Times New Roman" w:hAnsi="Times New Roman" w:cs="Times New Roman"/>
          <w:noProof/>
          <w:sz w:val="24"/>
          <w:szCs w:val="24"/>
          <w:vertAlign w:val="superscript"/>
        </w:rPr>
        <w:t>28</w:t>
      </w:r>
      <w:r w:rsidRPr="00CF5767">
        <w:rPr>
          <w:rFonts w:ascii="Times New Roman" w:hAnsi="Times New Roman" w:cs="Times New Roman"/>
          <w:sz w:val="24"/>
          <w:szCs w:val="24"/>
        </w:rPr>
        <w:fldChar w:fldCharType="end"/>
      </w:r>
      <w:r w:rsidRPr="00CF5767">
        <w:rPr>
          <w:rFonts w:ascii="Times New Roman" w:hAnsi="Times New Roman" w:cs="Times New Roman"/>
          <w:sz w:val="24"/>
          <w:szCs w:val="24"/>
        </w:rPr>
        <w:t>, as the data is not paired and not continuous since the minimum DTA has a close limit of 0</w:t>
      </w:r>
      <w:r>
        <w:rPr>
          <w:rFonts w:ascii="Times New Roman" w:hAnsi="Times New Roman" w:cs="Times New Roman"/>
          <w:sz w:val="24"/>
          <w:szCs w:val="24"/>
        </w:rPr>
        <w:t xml:space="preserve"> </w:t>
      </w:r>
      <w:r w:rsidRPr="00CF5767">
        <w:rPr>
          <w:rFonts w:ascii="Times New Roman" w:hAnsi="Times New Roman" w:cs="Times New Roman"/>
          <w:sz w:val="24"/>
          <w:szCs w:val="24"/>
        </w:rPr>
        <w:t>mm</w:t>
      </w:r>
      <w:r w:rsidR="009B0C19">
        <w:rPr>
          <w:rFonts w:ascii="Times New Roman" w:hAnsi="Times New Roman" w:cs="Times New Roman"/>
          <w:sz w:val="24"/>
          <w:szCs w:val="24"/>
        </w:rPr>
        <w:t>.</w:t>
      </w:r>
    </w:p>
    <w:p w14:paraId="22FEF667" w14:textId="602C78B9" w:rsidR="001969FB" w:rsidRPr="00CF5767" w:rsidRDefault="001969FB" w:rsidP="008F2642">
      <w:pPr>
        <w:pStyle w:val="Heading2"/>
        <w:spacing w:line="480" w:lineRule="auto"/>
        <w:rPr>
          <w:rFonts w:ascii="Times New Roman" w:eastAsia="Times New Roman" w:hAnsi="Times New Roman" w:cs="Times New Roman"/>
          <w:color w:val="auto"/>
          <w:sz w:val="24"/>
          <w:szCs w:val="24"/>
          <w:u w:val="single"/>
        </w:rPr>
      </w:pPr>
      <w:r w:rsidRPr="00CF5767">
        <w:rPr>
          <w:rFonts w:ascii="Times New Roman" w:eastAsia="Times New Roman" w:hAnsi="Times New Roman" w:cs="Times New Roman"/>
          <w:color w:val="auto"/>
          <w:sz w:val="24"/>
          <w:szCs w:val="24"/>
          <w:u w:val="single"/>
        </w:rPr>
        <w:t>Assessing Recurrence</w:t>
      </w:r>
    </w:p>
    <w:p w14:paraId="3669B823" w14:textId="1404022A" w:rsidR="00453295" w:rsidRDefault="00482549" w:rsidP="00453295">
      <w:pPr>
        <w:spacing w:line="480" w:lineRule="auto"/>
        <w:rPr>
          <w:rFonts w:ascii="Times New Roman" w:hAnsi="Times New Roman" w:cs="Times New Roman"/>
          <w:sz w:val="24"/>
          <w:szCs w:val="24"/>
        </w:rPr>
      </w:pPr>
      <w:r w:rsidRPr="00CF5767">
        <w:rPr>
          <w:rFonts w:ascii="Times New Roman" w:hAnsi="Times New Roman" w:cs="Times New Roman"/>
          <w:sz w:val="24"/>
          <w:szCs w:val="24"/>
        </w:rPr>
        <w:t>T</w:t>
      </w:r>
      <w:r w:rsidR="001969FB" w:rsidRPr="00CF5767">
        <w:rPr>
          <w:rFonts w:ascii="Times New Roman" w:hAnsi="Times New Roman" w:cs="Times New Roman"/>
          <w:sz w:val="24"/>
          <w:szCs w:val="24"/>
        </w:rPr>
        <w:t xml:space="preserve">o </w:t>
      </w:r>
      <w:r w:rsidR="00B1757B" w:rsidRPr="00CF5767">
        <w:rPr>
          <w:rFonts w:ascii="Times New Roman" w:hAnsi="Times New Roman" w:cs="Times New Roman"/>
          <w:sz w:val="24"/>
          <w:szCs w:val="24"/>
        </w:rPr>
        <w:t>quantify the correlation of</w:t>
      </w:r>
      <w:r w:rsidR="001969FB" w:rsidRPr="00CF5767">
        <w:rPr>
          <w:rFonts w:ascii="Times New Roman" w:hAnsi="Times New Roman" w:cs="Times New Roman"/>
          <w:sz w:val="24"/>
          <w:szCs w:val="24"/>
        </w:rPr>
        <w:t xml:space="preserve"> 3D minimum margin with </w:t>
      </w:r>
      <w:r w:rsidR="00AF5B6A" w:rsidRPr="00CF5767">
        <w:rPr>
          <w:rFonts w:ascii="Times New Roman" w:hAnsi="Times New Roman" w:cs="Times New Roman"/>
          <w:sz w:val="24"/>
          <w:szCs w:val="24"/>
        </w:rPr>
        <w:t xml:space="preserve">the location of </w:t>
      </w:r>
      <w:r w:rsidR="001969FB" w:rsidRPr="00CF5767">
        <w:rPr>
          <w:rFonts w:ascii="Times New Roman" w:hAnsi="Times New Roman" w:cs="Times New Roman"/>
          <w:sz w:val="24"/>
          <w:szCs w:val="24"/>
        </w:rPr>
        <w:t>tumor progression,</w:t>
      </w:r>
      <w:r w:rsidR="00453295">
        <w:rPr>
          <w:rFonts w:ascii="Times New Roman" w:hAnsi="Times New Roman" w:cs="Times New Roman"/>
          <w:sz w:val="24"/>
          <w:szCs w:val="24"/>
        </w:rPr>
        <w:t xml:space="preserve"> </w:t>
      </w:r>
      <w:r w:rsidR="00A31C22">
        <w:rPr>
          <w:rFonts w:ascii="Times New Roman" w:hAnsi="Times New Roman" w:cs="Times New Roman"/>
          <w:sz w:val="24"/>
          <w:szCs w:val="24"/>
        </w:rPr>
        <w:t xml:space="preserve">registration between the post-ablation image and the recurrence image (obtained months later) </w:t>
      </w:r>
      <w:r w:rsidR="00C7644D">
        <w:rPr>
          <w:rFonts w:ascii="Times New Roman" w:hAnsi="Times New Roman" w:cs="Times New Roman"/>
          <w:sz w:val="24"/>
          <w:szCs w:val="24"/>
        </w:rPr>
        <w:t>is required,</w:t>
      </w:r>
      <w:r w:rsidR="003263C6">
        <w:rPr>
          <w:rFonts w:ascii="Times New Roman" w:hAnsi="Times New Roman" w:cs="Times New Roman"/>
          <w:sz w:val="24"/>
          <w:szCs w:val="24"/>
        </w:rPr>
        <w:t xml:space="preserve"> </w:t>
      </w:r>
      <w:r w:rsidR="00A31C22">
        <w:rPr>
          <w:rFonts w:ascii="Times New Roman" w:hAnsi="Times New Roman" w:cs="Times New Roman"/>
          <w:sz w:val="24"/>
          <w:szCs w:val="24"/>
        </w:rPr>
        <w:t>where</w:t>
      </w:r>
      <w:r w:rsidR="00453295">
        <w:rPr>
          <w:rFonts w:ascii="Times New Roman" w:hAnsi="Times New Roman" w:cs="Times New Roman"/>
          <w:sz w:val="24"/>
          <w:szCs w:val="24"/>
        </w:rPr>
        <w:t xml:space="preserve"> physical change</w:t>
      </w:r>
      <w:r w:rsidR="0002036B">
        <w:rPr>
          <w:rFonts w:ascii="Times New Roman" w:hAnsi="Times New Roman" w:cs="Times New Roman"/>
          <w:sz w:val="24"/>
          <w:szCs w:val="24"/>
        </w:rPr>
        <w:t>s</w:t>
      </w:r>
      <w:r w:rsidR="00453295">
        <w:rPr>
          <w:rFonts w:ascii="Times New Roman" w:hAnsi="Times New Roman" w:cs="Times New Roman"/>
          <w:sz w:val="24"/>
          <w:szCs w:val="24"/>
        </w:rPr>
        <w:t xml:space="preserve"> in ablation cavity size</w:t>
      </w:r>
      <w:r w:rsidR="00012BBB">
        <w:rPr>
          <w:rFonts w:ascii="Times New Roman" w:hAnsi="Times New Roman" w:cs="Times New Roman"/>
          <w:sz w:val="24"/>
          <w:szCs w:val="24"/>
        </w:rPr>
        <w:t xml:space="preserve"> challenge registration algorithms. </w:t>
      </w:r>
      <w:r w:rsidR="00453295">
        <w:rPr>
          <w:rFonts w:ascii="Times New Roman" w:hAnsi="Times New Roman" w:cs="Times New Roman"/>
          <w:sz w:val="24"/>
          <w:szCs w:val="24"/>
        </w:rPr>
        <w:t xml:space="preserve"> </w:t>
      </w:r>
      <w:r w:rsidR="00012BBB">
        <w:rPr>
          <w:rFonts w:ascii="Times New Roman" w:hAnsi="Times New Roman" w:cs="Times New Roman"/>
          <w:sz w:val="24"/>
          <w:szCs w:val="24"/>
        </w:rPr>
        <w:t>O</w:t>
      </w:r>
      <w:r w:rsidR="00453295" w:rsidRPr="00CF5767">
        <w:rPr>
          <w:rFonts w:ascii="Times New Roman" w:hAnsi="Times New Roman" w:cs="Times New Roman"/>
          <w:sz w:val="24"/>
          <w:szCs w:val="24"/>
        </w:rPr>
        <w:t xml:space="preserve">ur data showed an average decrease of 37% in ablation cavity volume from post-treatment to recurrence images, likely due to dehydration of the tissue after thermal ablation and </w:t>
      </w:r>
      <w:r w:rsidR="00453295">
        <w:rPr>
          <w:rFonts w:ascii="Times New Roman" w:hAnsi="Times New Roman" w:cs="Times New Roman"/>
          <w:sz w:val="24"/>
          <w:szCs w:val="24"/>
        </w:rPr>
        <w:t xml:space="preserve">autophagy of the treated tissue. </w:t>
      </w:r>
      <w:r w:rsidR="00D74F33" w:rsidRPr="00CF5767">
        <w:rPr>
          <w:rFonts w:ascii="Times New Roman" w:hAnsi="Times New Roman" w:cs="Times New Roman"/>
          <w:sz w:val="24"/>
          <w:szCs w:val="24"/>
        </w:rPr>
        <w:t>A rigid registration, instead of a deformable registration, was performed to avoid the potential introduction of unknown errors, as there is no validated deformable registration available to account for ablation zone shrinkage</w:t>
      </w:r>
      <w:r w:rsidR="00934093">
        <w:rPr>
          <w:rFonts w:ascii="Times New Roman" w:hAnsi="Times New Roman" w:cs="Times New Roman"/>
          <w:sz w:val="24"/>
          <w:szCs w:val="24"/>
        </w:rPr>
        <w:t xml:space="preserve"> and a spatial relationship, not voxel mapping, is sufficient</w:t>
      </w:r>
      <w:r w:rsidR="00D74F33" w:rsidRPr="00CF5767">
        <w:rPr>
          <w:rFonts w:ascii="Times New Roman" w:hAnsi="Times New Roman" w:cs="Times New Roman"/>
          <w:sz w:val="24"/>
          <w:szCs w:val="24"/>
        </w:rPr>
        <w:t>.</w:t>
      </w:r>
    </w:p>
    <w:p w14:paraId="4E732F60" w14:textId="5D5A1078" w:rsidR="009F18BE" w:rsidRDefault="00453295">
      <w:pPr>
        <w:spacing w:line="480" w:lineRule="auto"/>
        <w:rPr>
          <w:rFonts w:ascii="Times New Roman" w:hAnsi="Times New Roman" w:cs="Times New Roman"/>
          <w:sz w:val="24"/>
          <w:szCs w:val="24"/>
        </w:rPr>
      </w:pPr>
      <w:r>
        <w:rPr>
          <w:rFonts w:ascii="Times New Roman" w:hAnsi="Times New Roman" w:cs="Times New Roman"/>
          <w:sz w:val="24"/>
          <w:szCs w:val="24"/>
        </w:rPr>
        <w:t>W</w:t>
      </w:r>
      <w:r w:rsidR="00575E2E" w:rsidRPr="00CF5767">
        <w:rPr>
          <w:rFonts w:ascii="Times New Roman" w:hAnsi="Times New Roman" w:cs="Times New Roman"/>
          <w:sz w:val="24"/>
          <w:szCs w:val="24"/>
        </w:rPr>
        <w:t xml:space="preserve">e developed </w:t>
      </w:r>
      <w:r w:rsidR="001969FB" w:rsidRPr="00CF5767">
        <w:rPr>
          <w:rFonts w:ascii="Times New Roman" w:hAnsi="Times New Roman" w:cs="Times New Roman"/>
          <w:sz w:val="24"/>
          <w:szCs w:val="24"/>
        </w:rPr>
        <w:t>a</w:t>
      </w:r>
      <w:r w:rsidR="00AF5B6A" w:rsidRPr="00CF5767">
        <w:rPr>
          <w:rFonts w:ascii="Times New Roman" w:hAnsi="Times New Roman" w:cs="Times New Roman"/>
          <w:sz w:val="24"/>
          <w:szCs w:val="24"/>
        </w:rPr>
        <w:t xml:space="preserve"> </w:t>
      </w:r>
      <w:r w:rsidR="00575E2E" w:rsidRPr="00CF5767">
        <w:rPr>
          <w:rFonts w:ascii="Times New Roman" w:hAnsi="Times New Roman" w:cs="Times New Roman"/>
          <w:sz w:val="24"/>
          <w:szCs w:val="24"/>
        </w:rPr>
        <w:t xml:space="preserve">workflow </w:t>
      </w:r>
      <w:r w:rsidR="00377AD3">
        <w:rPr>
          <w:rFonts w:ascii="Times New Roman" w:hAnsi="Times New Roman" w:cs="Times New Roman"/>
          <w:sz w:val="24"/>
          <w:szCs w:val="24"/>
        </w:rPr>
        <w:t>to perform a focused rigid</w:t>
      </w:r>
      <w:r w:rsidR="00503F0A" w:rsidRPr="00CF5767">
        <w:rPr>
          <w:rFonts w:ascii="Times New Roman" w:hAnsi="Times New Roman" w:cs="Times New Roman"/>
          <w:sz w:val="24"/>
          <w:szCs w:val="24"/>
        </w:rPr>
        <w:t xml:space="preserve"> registration </w:t>
      </w:r>
      <w:r w:rsidR="00F915D2" w:rsidRPr="00CF5767">
        <w:rPr>
          <w:rFonts w:ascii="Times New Roman" w:hAnsi="Times New Roman" w:cs="Times New Roman"/>
          <w:sz w:val="24"/>
          <w:szCs w:val="24"/>
        </w:rPr>
        <w:t>of</w:t>
      </w:r>
      <w:r w:rsidR="00503F0A" w:rsidRPr="00CF5767">
        <w:rPr>
          <w:rFonts w:ascii="Times New Roman" w:hAnsi="Times New Roman" w:cs="Times New Roman"/>
          <w:sz w:val="24"/>
          <w:szCs w:val="24"/>
        </w:rPr>
        <w:t xml:space="preserve"> the ablation </w:t>
      </w:r>
      <w:r w:rsidR="00917702">
        <w:rPr>
          <w:rFonts w:ascii="Times New Roman" w:hAnsi="Times New Roman" w:cs="Times New Roman"/>
          <w:sz w:val="24"/>
          <w:szCs w:val="24"/>
        </w:rPr>
        <w:t xml:space="preserve">CT </w:t>
      </w:r>
      <w:r w:rsidR="00503F0A" w:rsidRPr="00CF5767">
        <w:rPr>
          <w:rFonts w:ascii="Times New Roman" w:hAnsi="Times New Roman" w:cs="Times New Roman"/>
          <w:sz w:val="24"/>
          <w:szCs w:val="24"/>
        </w:rPr>
        <w:t>and follow-up CT</w:t>
      </w:r>
      <w:r w:rsidR="007767E7">
        <w:rPr>
          <w:rFonts w:ascii="Times New Roman" w:hAnsi="Times New Roman" w:cs="Times New Roman"/>
          <w:sz w:val="24"/>
          <w:szCs w:val="24"/>
        </w:rPr>
        <w:t xml:space="preserve"> based</w:t>
      </w:r>
      <w:r w:rsidR="00665844">
        <w:rPr>
          <w:rFonts w:ascii="Times New Roman" w:hAnsi="Times New Roman" w:cs="Times New Roman"/>
          <w:sz w:val="24"/>
          <w:szCs w:val="24"/>
        </w:rPr>
        <w:t xml:space="preserve"> on the identification and registration of vasculature in the normal liver within close proximity of the ablation region. </w:t>
      </w:r>
      <w:r w:rsidR="00503F0A" w:rsidRPr="00CF5767">
        <w:rPr>
          <w:rFonts w:ascii="Times New Roman" w:hAnsi="Times New Roman" w:cs="Times New Roman"/>
          <w:sz w:val="24"/>
          <w:szCs w:val="24"/>
        </w:rPr>
        <w:t xml:space="preserve"> </w:t>
      </w:r>
      <w:r w:rsidR="004B7E32">
        <w:rPr>
          <w:rFonts w:ascii="Times New Roman" w:hAnsi="Times New Roman" w:cs="Times New Roman"/>
          <w:sz w:val="24"/>
          <w:szCs w:val="24"/>
        </w:rPr>
        <w:t>F</w:t>
      </w:r>
      <w:r w:rsidR="00EA4FD3">
        <w:rPr>
          <w:rFonts w:ascii="Times New Roman" w:hAnsi="Times New Roman" w:cs="Times New Roman"/>
          <w:sz w:val="24"/>
          <w:szCs w:val="24"/>
        </w:rPr>
        <w:t>ollow</w:t>
      </w:r>
      <w:r w:rsidR="004B7E32">
        <w:rPr>
          <w:rFonts w:ascii="Times New Roman" w:hAnsi="Times New Roman" w:cs="Times New Roman"/>
          <w:sz w:val="24"/>
          <w:szCs w:val="24"/>
        </w:rPr>
        <w:t>ing the registration,</w:t>
      </w:r>
      <w:r w:rsidR="00575E2E" w:rsidRPr="00CF5767">
        <w:rPr>
          <w:rFonts w:ascii="Times New Roman" w:hAnsi="Times New Roman" w:cs="Times New Roman"/>
          <w:sz w:val="24"/>
          <w:szCs w:val="24"/>
        </w:rPr>
        <w:t xml:space="preserve"> a </w:t>
      </w:r>
      <w:r w:rsidR="001969FB" w:rsidRPr="00CF5767">
        <w:rPr>
          <w:rFonts w:ascii="Times New Roman" w:hAnsi="Times New Roman" w:cs="Times New Roman"/>
          <w:sz w:val="24"/>
          <w:szCs w:val="24"/>
        </w:rPr>
        <w:t>ray-tracing algorithm</w:t>
      </w:r>
      <w:r w:rsidR="00034D0C">
        <w:rPr>
          <w:rFonts w:ascii="Times New Roman" w:hAnsi="Times New Roman" w:cs="Times New Roman"/>
          <w:sz w:val="24"/>
          <w:szCs w:val="24"/>
        </w:rPr>
        <w:t xml:space="preserve"> using spherical coordinates</w:t>
      </w:r>
      <w:r w:rsidR="004B7E32">
        <w:rPr>
          <w:rFonts w:ascii="Times New Roman" w:hAnsi="Times New Roman" w:cs="Times New Roman"/>
          <w:sz w:val="24"/>
          <w:szCs w:val="24"/>
        </w:rPr>
        <w:t xml:space="preserve"> was used</w:t>
      </w:r>
      <w:r w:rsidR="001969FB" w:rsidRPr="00CF5767">
        <w:rPr>
          <w:rFonts w:ascii="Times New Roman" w:hAnsi="Times New Roman" w:cs="Times New Roman"/>
          <w:sz w:val="24"/>
          <w:szCs w:val="24"/>
        </w:rPr>
        <w:t xml:space="preserve"> </w:t>
      </w:r>
      <w:r w:rsidR="00DC00FB" w:rsidRPr="00CF5767">
        <w:rPr>
          <w:rFonts w:ascii="Times New Roman" w:hAnsi="Times New Roman" w:cs="Times New Roman"/>
          <w:sz w:val="24"/>
          <w:szCs w:val="24"/>
        </w:rPr>
        <w:t>to assess correspondence of the recurrence to the</w:t>
      </w:r>
      <w:r>
        <w:rPr>
          <w:rFonts w:ascii="Times New Roman" w:hAnsi="Times New Roman" w:cs="Times New Roman"/>
          <w:sz w:val="24"/>
          <w:szCs w:val="24"/>
        </w:rPr>
        <w:t xml:space="preserve"> 3D</w:t>
      </w:r>
      <w:r w:rsidR="00DC00FB" w:rsidRPr="00CF5767">
        <w:rPr>
          <w:rFonts w:ascii="Times New Roman" w:hAnsi="Times New Roman" w:cs="Times New Roman"/>
          <w:sz w:val="24"/>
          <w:szCs w:val="24"/>
        </w:rPr>
        <w:t xml:space="preserve"> </w:t>
      </w:r>
      <w:r>
        <w:rPr>
          <w:rFonts w:ascii="Times New Roman" w:hAnsi="Times New Roman" w:cs="Times New Roman"/>
          <w:sz w:val="24"/>
          <w:szCs w:val="24"/>
        </w:rPr>
        <w:t>minimum ablation margin</w:t>
      </w:r>
      <w:r w:rsidR="00DC00FB" w:rsidRPr="00CF5767">
        <w:rPr>
          <w:rFonts w:ascii="Times New Roman" w:hAnsi="Times New Roman" w:cs="Times New Roman"/>
          <w:sz w:val="24"/>
          <w:szCs w:val="24"/>
        </w:rPr>
        <w:t>.</w:t>
      </w:r>
      <w:r w:rsidRPr="00453295">
        <w:rPr>
          <w:rFonts w:ascii="Times New Roman" w:hAnsi="Times New Roman" w:cs="Times New Roman"/>
          <w:sz w:val="24"/>
          <w:szCs w:val="24"/>
        </w:rPr>
        <w:t xml:space="preserve"> </w:t>
      </w:r>
      <w:r w:rsidR="005B3088">
        <w:rPr>
          <w:rFonts w:ascii="Times New Roman" w:hAnsi="Times New Roman" w:cs="Times New Roman"/>
          <w:sz w:val="24"/>
          <w:szCs w:val="24"/>
        </w:rPr>
        <w:t>Spherical coordinate’s comparison requires that the ablation zone in both post-treatment and recurrence imaging be correctly registered translationally and rotationally. While we assume asymmetric shrinkage of the ablation zone in areas proximal to large vessels, our registration is driven by similarities in the vessels</w:t>
      </w:r>
      <w:r w:rsidR="00015D17">
        <w:rPr>
          <w:rFonts w:ascii="Times New Roman" w:hAnsi="Times New Roman" w:cs="Times New Roman"/>
          <w:sz w:val="24"/>
          <w:szCs w:val="24"/>
        </w:rPr>
        <w:t xml:space="preserve"> to</w:t>
      </w:r>
      <w:r w:rsidR="005B3088">
        <w:rPr>
          <w:rFonts w:ascii="Times New Roman" w:hAnsi="Times New Roman" w:cs="Times New Roman"/>
          <w:sz w:val="24"/>
          <w:szCs w:val="24"/>
        </w:rPr>
        <w:t xml:space="preserve"> be robust to deviations in ablation zone recovery.</w:t>
      </w:r>
    </w:p>
    <w:p w14:paraId="7945EC98" w14:textId="7B19B7F8" w:rsidR="00D74F33" w:rsidRDefault="009F18BE" w:rsidP="000537C2">
      <w:pPr>
        <w:spacing w:line="480" w:lineRule="auto"/>
        <w:rPr>
          <w:ins w:id="6" w:author="Anderson,Brian M" w:date="2020-12-15T14:00:00Z"/>
          <w:rFonts w:ascii="Times New Roman" w:hAnsi="Times New Roman" w:cs="Times New Roman"/>
          <w:sz w:val="24"/>
          <w:szCs w:val="24"/>
        </w:rPr>
      </w:pPr>
      <w:r>
        <w:rPr>
          <w:rFonts w:ascii="Times New Roman" w:hAnsi="Times New Roman" w:cs="Times New Roman"/>
          <w:sz w:val="24"/>
          <w:szCs w:val="24"/>
        </w:rPr>
        <w:t>L</w:t>
      </w:r>
      <w:r w:rsidR="001969FB" w:rsidRPr="00CF5767">
        <w:rPr>
          <w:rFonts w:ascii="Times New Roman" w:hAnsi="Times New Roman" w:cs="Times New Roman"/>
          <w:sz w:val="24"/>
          <w:szCs w:val="24"/>
        </w:rPr>
        <w:t xml:space="preserve">iver vasculature </w:t>
      </w:r>
      <w:r w:rsidR="00072C2E" w:rsidRPr="00CF5767">
        <w:rPr>
          <w:rFonts w:ascii="Times New Roman" w:hAnsi="Times New Roman" w:cs="Times New Roman"/>
          <w:sz w:val="24"/>
          <w:szCs w:val="24"/>
        </w:rPr>
        <w:t xml:space="preserve">was </w:t>
      </w:r>
      <w:r w:rsidR="001969FB" w:rsidRPr="00CF5767">
        <w:rPr>
          <w:rFonts w:ascii="Times New Roman" w:hAnsi="Times New Roman" w:cs="Times New Roman"/>
          <w:sz w:val="24"/>
          <w:szCs w:val="24"/>
        </w:rPr>
        <w:t>automatically segmented using a</w:t>
      </w:r>
      <w:r w:rsidR="00E43203" w:rsidRPr="00CF5767">
        <w:rPr>
          <w:rFonts w:ascii="Times New Roman" w:hAnsi="Times New Roman" w:cs="Times New Roman"/>
          <w:sz w:val="24"/>
          <w:szCs w:val="24"/>
        </w:rPr>
        <w:t>n in-house vesselness algorithm</w:t>
      </w:r>
      <w:r w:rsidR="003B6E23">
        <w:rPr>
          <w:rFonts w:ascii="Times New Roman" w:hAnsi="Times New Roman" w:cs="Times New Roman"/>
          <w:sz w:val="24"/>
          <w:szCs w:val="24"/>
        </w:rPr>
        <w:fldChar w:fldCharType="begin" w:fldLock="1"/>
      </w:r>
      <w:r w:rsidR="003B6E23">
        <w:rPr>
          <w:rFonts w:ascii="Times New Roman" w:hAnsi="Times New Roman" w:cs="Times New Roman"/>
          <w:sz w:val="24"/>
          <w:szCs w:val="24"/>
        </w:rPr>
        <w:instrText>ADDIN CSL_CITATION {"citationItems":[{"id":"ITEM-1","itemData":{"DOI":"10.1016/j.adro.2019.10.002","ISSN":"24521094","abstract":"Purpose: Deformable image registration (DIR) of longitudinal liver cancer computed tomographic (CT) images can be challenging owing to anatomic changes caused by radiation therapy (RT) or disease progression. We propose a workflow for the DIR of longitudinal contrast-enhanced CT scans of liver cancer based on a biomechanical model of the liver driven by boundary conditions on the liver surface and centerline of an autosegmentation of the vasculature. Methods and Materials: Pre- and post-RT CT scans acquired with a median gap of 112 (32-217) days for 28 patients who underwent RT for intrahepatic cholangiocarcinoma were retrospectively analyzed. For each patient, 5 corresponding anatomic landmarks in pre- and post-RT scans were identified in the liver by a clinical expert for evaluation of the accuracy of different DIR strategies. The first strategy corresponded to the use of a biomechanical model-based DIR method with boundary conditions specified on the liver surface (BM_DIR). The second strategy corresponded to the use of an expansion of BM_DIR consisting of the auto-segmentation of the liver vasculature to determine additional boundary conditions in the biomechanical model (BM_DIR_VBC). The 2 strategies were also compared with an intensity-based DIR strategy using a Demons algorithms. Results: The group mean target registration errors were 12.4 ± 7.5, 7.7 ± 3.7 and 4.4 ± 2.5 mm, for the Demons, BM_DIR and BM_DIR_VBC, respectively. Conclusions: In regard to the large and complex deformation observed in this study and the achieved accuracy of 4.4 mm, the proposed BM_DIR_VBC method might reveal itself as a valuable tool in future studies on the relationship between delivered dose and treatment outcome.","author":[{"dropping-particle":"","family":"Cazoulat","given":"Guillaume","non-dropping-particle":"","parse-names":false,"suffix":""},{"dropping-particle":"","family":"Elganainy","given":"Dalia","non-dropping-particle":"","parse-names":false,"suffix":""},{"dropping-particle":"","family":"Anderson","given":"Brian M.","non-dropping-particle":"","parse-names":false,"suffix":""},{"dropping-particle":"","family":"Zaid","given":"Mohamed","non-dropping-particle":"","parse-names":false,"suffix":""},{"dropping-particle":"","family":"Park","given":"Peter C.","non-dropping-particle":"","parse-names":false,"suffix":""},{"dropping-particle":"","family":"Koay","given":"Eugene J.","non-dropping-particle":"","parse-names":false,"suffix":""},{"dropping-particle":"","family":"Brock","given":"Kristy K.","non-dropping-particle":"","parse-names":false,"suffix":""}],"container-title":"Advances in Radiation Oncology","id":"ITEM-1","issue":"2","issued":{"date-parts":[["2020","3","1"]]},"page":"269-278","publisher":"Elsevier Inc","title":"Vasculature-Driven Biomechanical Deformable Image Registration of Longitudinal Liver Cholangiocarcinoma Computed Tomographic Scans","type":"article-journal","volume":"5"},"uris":["http://www.mendeley.com/documents/?uuid=c6daef48-47e7-3158-bd02-73aa99756ea2"]},{"id":"ITEM-2","itemData":{"DOI":"10.1088/0031-9155/61/13/4826","ISSN":"13616560","PMID":"27273115","abstract":"Spatial correlation of lung tissue across longitudinal images, as the patient responds to treatment, is a critical step in adaptive radiotherapy. The goal of this work is to expand a biomechanical model-based deformable registration algorithm (Morfeus) to achieve accurate registration in the presence of significant anatomical changes. Six lung cancer patients previously treated with conventionally fractionated radiotherapy were retrospectively evaluated. Exhale CT scans were obtained at treatment planning and following three weeks of treatment. For each patient, the planning CT was registered to the follow-up CT using Morfeus, a biomechanical model-based deformable registration algorithm. To model the complex response of the lung, an extension to Morfeus has been developed: an initial deformation was estimated with Morfeus consisting of boundary conditions on the chest wall and incorporating a sliding interface with the lungs. It was hypothesized that the addition of boundary conditions based on vessel tree matching would provide a robust reduction of the residual registration error. To achieve this, the vessel trees were segmented on the two images by thresholding a vesselness image based on the Hessian matrixs eigenvalues. For each point on the reference vessel tree centerline, the displacement vector was estimated by applying a variant of the Demons registration algorithm between the planning CT and the deformed follow-up CT. An expert independently identified corresponding landmarks well distributed in the lung to compute target registration errors (TRE). The TRE was: 5.8±2.9, 3.4±2.3 and 1.6±1.3 mm after rigid registration, Morfeus and Morfeus with boundary conditions on the vessel tree, respectively. In conclusion, the addition of boundary conditions on the vessels significantly improved the accuracy in modeling the response of the lung and tumor over the course of radiotherapy. Minimizing and modeling these geometrical uncertainties will enable future plan adaptation strategies.","author":[{"dropping-particle":"","family":"Cazoulat","given":"Guillaume","non-dropping-particle":"","parse-names":false,"suffix":""},{"dropping-particle":"","family":"Owen","given":"Dawn","non-dropping-particle":"","parse-names":false,"suffix":""},{"dropping-particle":"","family":"Matuszak","given":"Martha M.","non-dropping-particle":"","parse-names":false,"suffix":""},{"dropping-particle":"","family":"Balter","given":"James M.","non-dropping-particle":"","parse-names":false,"suffix":""},{"dropping-particle":"","family":"Brock","given":"Kristy K.","non-dropping-particle":"","parse-names":false,"suffix":""}],"container-title":"Physics in Medicine and Biology","id":"ITEM-2","issue":"13","issued":{"date-parts":[["2016","6","7"]]},"page":"4826-4839","publisher":"Institute of Physics Publishing","title":"Biomechanical deformable image registration of longitudinal lung CT images using vessel information","type":"article-journal","volume":"61"},"uris":["http://www.mendeley.com/documents/?uuid=6503cf8c-13e6-303b-a2c3-d58f69f949d7"]}],"mendeley":{"formattedCitation":"&lt;sup&gt;29,30&lt;/sup&gt;","plainTextFormattedCitation":"29,30"},"properties":{"noteIndex":0},"schema":"https://github.com/citation-style-language/schema/raw/master/csl-citation.json"}</w:instrText>
      </w:r>
      <w:r w:rsidR="003B6E23">
        <w:rPr>
          <w:rFonts w:ascii="Times New Roman" w:hAnsi="Times New Roman" w:cs="Times New Roman"/>
          <w:sz w:val="24"/>
          <w:szCs w:val="24"/>
        </w:rPr>
        <w:fldChar w:fldCharType="separate"/>
      </w:r>
      <w:r w:rsidR="003B6E23" w:rsidRPr="004A2EAB">
        <w:rPr>
          <w:rFonts w:ascii="Times New Roman" w:hAnsi="Times New Roman" w:cs="Times New Roman"/>
          <w:noProof/>
          <w:sz w:val="24"/>
          <w:szCs w:val="24"/>
          <w:vertAlign w:val="superscript"/>
        </w:rPr>
        <w:t>29,30</w:t>
      </w:r>
      <w:r w:rsidR="003B6E23">
        <w:rPr>
          <w:rFonts w:ascii="Times New Roman" w:hAnsi="Times New Roman" w:cs="Times New Roman"/>
          <w:sz w:val="24"/>
          <w:szCs w:val="24"/>
        </w:rPr>
        <w:fldChar w:fldCharType="end"/>
      </w:r>
      <w:r w:rsidR="00B1757B" w:rsidRPr="00CF5767">
        <w:rPr>
          <w:rFonts w:ascii="Times New Roman" w:hAnsi="Times New Roman" w:cs="Times New Roman"/>
          <w:sz w:val="24"/>
          <w:szCs w:val="24"/>
        </w:rPr>
        <w:t xml:space="preserve"> on the post-treatment CT and the recurrence CT</w:t>
      </w:r>
      <w:r w:rsidR="00E43203" w:rsidRPr="00CF5767">
        <w:rPr>
          <w:rFonts w:ascii="Times New Roman" w:hAnsi="Times New Roman" w:cs="Times New Roman"/>
          <w:sz w:val="24"/>
          <w:szCs w:val="24"/>
        </w:rPr>
        <w:t xml:space="preserve">. </w:t>
      </w:r>
      <w:r w:rsidR="00453295">
        <w:rPr>
          <w:rFonts w:ascii="Times New Roman" w:hAnsi="Times New Roman" w:cs="Times New Roman"/>
          <w:sz w:val="24"/>
          <w:szCs w:val="24"/>
        </w:rPr>
        <w:t>A</w:t>
      </w:r>
      <w:r w:rsidR="00E43203" w:rsidRPr="00CF5767">
        <w:rPr>
          <w:rFonts w:ascii="Times New Roman" w:hAnsi="Times New Roman" w:cs="Times New Roman"/>
          <w:sz w:val="24"/>
          <w:szCs w:val="24"/>
        </w:rPr>
        <w:t xml:space="preserve"> sphere of interest </w:t>
      </w:r>
      <w:r w:rsidR="00B1757B" w:rsidRPr="00CF5767">
        <w:rPr>
          <w:rFonts w:ascii="Times New Roman" w:hAnsi="Times New Roman" w:cs="Times New Roman"/>
          <w:sz w:val="24"/>
          <w:szCs w:val="24"/>
        </w:rPr>
        <w:t xml:space="preserve">with a radius </w:t>
      </w:r>
      <w:r w:rsidR="00E43203" w:rsidRPr="00CF5767">
        <w:rPr>
          <w:rFonts w:ascii="Times New Roman" w:hAnsi="Times New Roman" w:cs="Times New Roman"/>
          <w:sz w:val="24"/>
          <w:szCs w:val="24"/>
        </w:rPr>
        <w:t xml:space="preserve">of </w:t>
      </w:r>
      <w:r w:rsidR="00D74F33">
        <w:rPr>
          <w:rFonts w:ascii="Times New Roman" w:hAnsi="Times New Roman" w:cs="Times New Roman"/>
          <w:sz w:val="24"/>
          <w:szCs w:val="24"/>
        </w:rPr>
        <w:t xml:space="preserve">5cm, </w:t>
      </w:r>
      <w:r w:rsidR="00487F60" w:rsidRPr="00CF5767">
        <w:rPr>
          <w:rFonts w:ascii="Times New Roman" w:hAnsi="Times New Roman" w:cs="Times New Roman"/>
          <w:sz w:val="24"/>
          <w:szCs w:val="24"/>
        </w:rPr>
        <w:t>7.</w:t>
      </w:r>
      <w:r w:rsidR="00E43203" w:rsidRPr="00CF5767">
        <w:rPr>
          <w:rFonts w:ascii="Times New Roman" w:hAnsi="Times New Roman" w:cs="Times New Roman"/>
          <w:sz w:val="24"/>
          <w:szCs w:val="24"/>
        </w:rPr>
        <w:t>5</w:t>
      </w:r>
      <w:r w:rsidR="00D74F33">
        <w:rPr>
          <w:rFonts w:ascii="Times New Roman" w:hAnsi="Times New Roman" w:cs="Times New Roman"/>
          <w:sz w:val="24"/>
          <w:szCs w:val="24"/>
        </w:rPr>
        <w:t>cm, and 10</w:t>
      </w:r>
      <w:r w:rsidR="00E43203" w:rsidRPr="00CF5767">
        <w:rPr>
          <w:rFonts w:ascii="Times New Roman" w:hAnsi="Times New Roman" w:cs="Times New Roman"/>
          <w:sz w:val="24"/>
          <w:szCs w:val="24"/>
        </w:rPr>
        <w:t xml:space="preserve">cm </w:t>
      </w:r>
      <w:r w:rsidR="00B1757B" w:rsidRPr="00CF5767">
        <w:rPr>
          <w:rFonts w:ascii="Times New Roman" w:hAnsi="Times New Roman" w:cs="Times New Roman"/>
          <w:sz w:val="24"/>
          <w:szCs w:val="24"/>
        </w:rPr>
        <w:t xml:space="preserve">was defined on both images, </w:t>
      </w:r>
      <w:r w:rsidR="00E43203" w:rsidRPr="00CF5767">
        <w:rPr>
          <w:rFonts w:ascii="Times New Roman" w:hAnsi="Times New Roman" w:cs="Times New Roman"/>
          <w:sz w:val="24"/>
          <w:szCs w:val="24"/>
        </w:rPr>
        <w:t xml:space="preserve">centered on the ablation zone in the post-treatment </w:t>
      </w:r>
      <w:r w:rsidR="00B1757B" w:rsidRPr="00CF5767">
        <w:rPr>
          <w:rFonts w:ascii="Times New Roman" w:hAnsi="Times New Roman" w:cs="Times New Roman"/>
          <w:sz w:val="24"/>
          <w:szCs w:val="24"/>
        </w:rPr>
        <w:t>CT</w:t>
      </w:r>
      <w:r w:rsidR="00E43203" w:rsidRPr="00CF5767">
        <w:rPr>
          <w:rFonts w:ascii="Times New Roman" w:hAnsi="Times New Roman" w:cs="Times New Roman"/>
          <w:sz w:val="24"/>
          <w:szCs w:val="24"/>
        </w:rPr>
        <w:t xml:space="preserve"> and the </w:t>
      </w:r>
      <w:r w:rsidR="00575E2E" w:rsidRPr="00CF5767">
        <w:rPr>
          <w:rFonts w:ascii="Times New Roman" w:hAnsi="Times New Roman" w:cs="Times New Roman"/>
          <w:sz w:val="24"/>
          <w:szCs w:val="24"/>
        </w:rPr>
        <w:t xml:space="preserve">recurrence </w:t>
      </w:r>
      <w:r w:rsidR="00B1757B" w:rsidRPr="00CF5767">
        <w:rPr>
          <w:rFonts w:ascii="Times New Roman" w:hAnsi="Times New Roman" w:cs="Times New Roman"/>
          <w:sz w:val="24"/>
          <w:szCs w:val="24"/>
        </w:rPr>
        <w:t>CT</w:t>
      </w:r>
      <w:r w:rsidR="781B3FAC" w:rsidRPr="00CF5767">
        <w:rPr>
          <w:rFonts w:ascii="Times New Roman" w:hAnsi="Times New Roman" w:cs="Times New Roman"/>
          <w:sz w:val="24"/>
          <w:szCs w:val="24"/>
        </w:rPr>
        <w:t xml:space="preserve">. </w:t>
      </w:r>
      <w:ins w:id="7" w:author="Anderson,Brian M" w:date="2021-01-05T10:04:00Z">
        <w:r w:rsidR="003B6E23">
          <w:rPr>
            <w:rFonts w:ascii="Times New Roman" w:hAnsi="Times New Roman" w:cs="Times New Roman"/>
            <w:sz w:val="24"/>
            <w:szCs w:val="24"/>
          </w:rPr>
          <w:t xml:space="preserve">The rigid </w:t>
        </w:r>
        <w:r w:rsidR="003B6E23">
          <w:rPr>
            <w:rFonts w:ascii="Times New Roman" w:hAnsi="Times New Roman" w:cs="Times New Roman"/>
            <w:sz w:val="24"/>
            <w:szCs w:val="24"/>
          </w:rPr>
          <w:lastRenderedPageBreak/>
          <w:t xml:space="preserve">registration was then performed based solely on the vasculature within these spheres of interest. </w:t>
        </w:r>
      </w:ins>
      <w:r w:rsidR="00DF6721" w:rsidRPr="00CF5767">
        <w:rPr>
          <w:rFonts w:ascii="Times New Roman" w:hAnsi="Times New Roman" w:cs="Times New Roman"/>
          <w:sz w:val="24"/>
          <w:szCs w:val="24"/>
        </w:rPr>
        <w:t xml:space="preserve">The </w:t>
      </w:r>
      <w:r w:rsidR="781B3FAC" w:rsidRPr="00CF5767">
        <w:rPr>
          <w:rFonts w:ascii="Times New Roman" w:hAnsi="Times New Roman" w:cs="Times New Roman"/>
          <w:sz w:val="24"/>
          <w:szCs w:val="24"/>
        </w:rPr>
        <w:t>7.5</w:t>
      </w:r>
      <w:r w:rsidR="00707902" w:rsidRPr="00CF5767">
        <w:rPr>
          <w:rFonts w:ascii="Times New Roman" w:hAnsi="Times New Roman" w:cs="Times New Roman"/>
          <w:sz w:val="24"/>
          <w:szCs w:val="24"/>
        </w:rPr>
        <w:t>-</w:t>
      </w:r>
      <w:r w:rsidR="781B3FAC" w:rsidRPr="00CF5767">
        <w:rPr>
          <w:rFonts w:ascii="Times New Roman" w:hAnsi="Times New Roman" w:cs="Times New Roman"/>
          <w:sz w:val="24"/>
          <w:szCs w:val="24"/>
        </w:rPr>
        <w:t>cm</w:t>
      </w:r>
      <w:r w:rsidR="00707902" w:rsidRPr="00CF5767">
        <w:rPr>
          <w:rFonts w:ascii="Times New Roman" w:hAnsi="Times New Roman" w:cs="Times New Roman"/>
          <w:sz w:val="24"/>
          <w:szCs w:val="24"/>
        </w:rPr>
        <w:t xml:space="preserve"> radius</w:t>
      </w:r>
      <w:r w:rsidR="781B3FAC" w:rsidRPr="00CF5767">
        <w:rPr>
          <w:rFonts w:ascii="Times New Roman" w:hAnsi="Times New Roman" w:cs="Times New Roman"/>
          <w:sz w:val="24"/>
          <w:szCs w:val="24"/>
        </w:rPr>
        <w:t xml:space="preserve"> was </w:t>
      </w:r>
      <w:r w:rsidR="00707902" w:rsidRPr="00CF5767">
        <w:rPr>
          <w:rFonts w:ascii="Times New Roman" w:hAnsi="Times New Roman" w:cs="Times New Roman"/>
          <w:sz w:val="24"/>
          <w:szCs w:val="24"/>
        </w:rPr>
        <w:t xml:space="preserve">chosen on the basis of </w:t>
      </w:r>
      <w:r w:rsidR="781B3FAC" w:rsidRPr="00CF5767">
        <w:rPr>
          <w:rFonts w:ascii="Times New Roman" w:hAnsi="Times New Roman" w:cs="Times New Roman"/>
          <w:sz w:val="24"/>
          <w:szCs w:val="24"/>
        </w:rPr>
        <w:t>visual inspection of the completed registration for all patients</w:t>
      </w:r>
      <w:r w:rsidR="003B6E23">
        <w:rPr>
          <w:rFonts w:ascii="Times New Roman" w:hAnsi="Times New Roman" w:cs="Times New Roman"/>
          <w:sz w:val="24"/>
          <w:szCs w:val="24"/>
        </w:rPr>
        <w:t>.</w:t>
      </w:r>
    </w:p>
    <w:p w14:paraId="54AF080F" w14:textId="35248246" w:rsidR="007D7D5B" w:rsidRPr="00CF5767" w:rsidRDefault="00493952" w:rsidP="000537C2">
      <w:pPr>
        <w:spacing w:line="480" w:lineRule="auto"/>
        <w:rPr>
          <w:rFonts w:ascii="Times New Roman" w:hAnsi="Times New Roman" w:cs="Times New Roman"/>
          <w:sz w:val="24"/>
          <w:szCs w:val="24"/>
        </w:rPr>
      </w:pPr>
      <w:r w:rsidRPr="00CF5767">
        <w:rPr>
          <w:rFonts w:ascii="Times New Roman" w:hAnsi="Times New Roman" w:cs="Times New Roman"/>
          <w:sz w:val="24"/>
          <w:szCs w:val="24"/>
        </w:rPr>
        <w:t>If</w:t>
      </w:r>
      <w:r w:rsidR="00487F60" w:rsidRPr="00CF5767">
        <w:rPr>
          <w:rFonts w:ascii="Times New Roman" w:hAnsi="Times New Roman" w:cs="Times New Roman"/>
          <w:sz w:val="24"/>
          <w:szCs w:val="24"/>
        </w:rPr>
        <w:t xml:space="preserve"> </w:t>
      </w:r>
      <w:r w:rsidR="00E94D31" w:rsidRPr="00CF5767">
        <w:rPr>
          <w:rFonts w:ascii="Times New Roman" w:hAnsi="Times New Roman" w:cs="Times New Roman"/>
          <w:sz w:val="24"/>
          <w:szCs w:val="24"/>
        </w:rPr>
        <w:t xml:space="preserve">sufficient vasculature could not be identified, </w:t>
      </w:r>
      <w:r w:rsidR="00487F60" w:rsidRPr="00CF5767">
        <w:rPr>
          <w:rFonts w:ascii="Times New Roman" w:hAnsi="Times New Roman" w:cs="Times New Roman"/>
          <w:sz w:val="24"/>
          <w:szCs w:val="24"/>
        </w:rPr>
        <w:t>manual registration was performed to best align the ablation zone</w:t>
      </w:r>
      <w:r w:rsidR="00E94D31" w:rsidRPr="00CF5767">
        <w:rPr>
          <w:rFonts w:ascii="Times New Roman" w:hAnsi="Times New Roman" w:cs="Times New Roman"/>
          <w:sz w:val="24"/>
          <w:szCs w:val="24"/>
        </w:rPr>
        <w:t xml:space="preserve">s on the </w:t>
      </w:r>
      <w:r w:rsidR="000B1BCC" w:rsidRPr="00CF5767">
        <w:rPr>
          <w:rFonts w:ascii="Times New Roman" w:hAnsi="Times New Roman" w:cs="Times New Roman"/>
          <w:sz w:val="24"/>
          <w:szCs w:val="24"/>
        </w:rPr>
        <w:t>post-treatment and recurrence images</w:t>
      </w:r>
      <w:r w:rsidR="00487F60" w:rsidRPr="00CF5767">
        <w:rPr>
          <w:rFonts w:ascii="Times New Roman" w:hAnsi="Times New Roman" w:cs="Times New Roman"/>
          <w:sz w:val="24"/>
          <w:szCs w:val="24"/>
        </w:rPr>
        <w:t xml:space="preserve"> under the guidance of a trained interventional radiologist. To reduce bias, the radiologist was unaware of where the predicted minimum margin was located.</w:t>
      </w:r>
      <w:r w:rsidR="004A2EAB">
        <w:rPr>
          <w:rFonts w:ascii="Times New Roman" w:hAnsi="Times New Roman" w:cs="Times New Roman"/>
          <w:sz w:val="24"/>
          <w:szCs w:val="24"/>
        </w:rPr>
        <w:t xml:space="preserve"> </w:t>
      </w:r>
    </w:p>
    <w:p w14:paraId="3B40179A" w14:textId="40147AA8" w:rsidR="003F77A8" w:rsidRPr="00CF5767" w:rsidRDefault="00AE0BC2">
      <w:pPr>
        <w:spacing w:line="480" w:lineRule="auto"/>
        <w:rPr>
          <w:rFonts w:ascii="Times New Roman" w:hAnsi="Times New Roman" w:cs="Times New Roman"/>
          <w:sz w:val="24"/>
          <w:szCs w:val="24"/>
        </w:rPr>
      </w:pPr>
      <w:r w:rsidRPr="00CF5767">
        <w:rPr>
          <w:rFonts w:ascii="Times New Roman" w:hAnsi="Times New Roman" w:cs="Times New Roman"/>
          <w:sz w:val="24"/>
          <w:szCs w:val="24"/>
        </w:rPr>
        <w:t>T</w:t>
      </w:r>
      <w:r w:rsidR="00337EA0" w:rsidRPr="00CF5767">
        <w:rPr>
          <w:rFonts w:ascii="Times New Roman" w:hAnsi="Times New Roman" w:cs="Times New Roman"/>
          <w:sz w:val="24"/>
          <w:szCs w:val="24"/>
        </w:rPr>
        <w:t xml:space="preserve">o create a quantitative metric of the relationship between the identified minimum margin on the post-treatment CT and the recurrence </w:t>
      </w:r>
      <w:r w:rsidR="00A0412A" w:rsidRPr="00CF5767">
        <w:rPr>
          <w:rFonts w:ascii="Times New Roman" w:hAnsi="Times New Roman" w:cs="Times New Roman"/>
          <w:sz w:val="24"/>
          <w:szCs w:val="24"/>
        </w:rPr>
        <w:t>identified</w:t>
      </w:r>
      <w:r w:rsidR="008F638D" w:rsidRPr="00CF5767">
        <w:rPr>
          <w:rFonts w:ascii="Times New Roman" w:hAnsi="Times New Roman" w:cs="Times New Roman"/>
          <w:sz w:val="24"/>
          <w:szCs w:val="24"/>
        </w:rPr>
        <w:t xml:space="preserve"> </w:t>
      </w:r>
      <w:r w:rsidR="003D0874" w:rsidRPr="00CF5767">
        <w:rPr>
          <w:rFonts w:ascii="Times New Roman" w:hAnsi="Times New Roman" w:cs="Times New Roman"/>
          <w:sz w:val="24"/>
          <w:szCs w:val="24"/>
        </w:rPr>
        <w:t>on the follow-up CT</w:t>
      </w:r>
      <w:r w:rsidR="00337EA0" w:rsidRPr="00CF5767">
        <w:rPr>
          <w:rFonts w:ascii="Times New Roman" w:hAnsi="Times New Roman" w:cs="Times New Roman"/>
          <w:sz w:val="24"/>
          <w:szCs w:val="24"/>
        </w:rPr>
        <w:t xml:space="preserve">, we </w:t>
      </w:r>
      <w:r w:rsidR="00D74F33">
        <w:rPr>
          <w:rFonts w:ascii="Times New Roman" w:hAnsi="Times New Roman" w:cs="Times New Roman"/>
          <w:sz w:val="24"/>
          <w:szCs w:val="24"/>
        </w:rPr>
        <w:t>developed a</w:t>
      </w:r>
      <w:r w:rsidR="00D74F33" w:rsidRPr="00CF5767">
        <w:rPr>
          <w:rFonts w:ascii="Times New Roman" w:hAnsi="Times New Roman" w:cs="Times New Roman"/>
          <w:sz w:val="24"/>
          <w:szCs w:val="24"/>
        </w:rPr>
        <w:t xml:space="preserve"> </w:t>
      </w:r>
      <w:r w:rsidR="00337EA0" w:rsidRPr="00CF5767">
        <w:rPr>
          <w:rFonts w:ascii="Times New Roman" w:hAnsi="Times New Roman" w:cs="Times New Roman"/>
          <w:sz w:val="24"/>
          <w:szCs w:val="24"/>
        </w:rPr>
        <w:t>3D ray-trace</w:t>
      </w:r>
      <w:r w:rsidR="009967FB" w:rsidRPr="00CF5767">
        <w:rPr>
          <w:rFonts w:ascii="Times New Roman" w:hAnsi="Times New Roman" w:cs="Times New Roman"/>
          <w:sz w:val="24"/>
          <w:szCs w:val="24"/>
        </w:rPr>
        <w:t xml:space="preserve"> </w:t>
      </w:r>
      <w:r w:rsidR="009F18BE">
        <w:rPr>
          <w:rFonts w:ascii="Times New Roman" w:hAnsi="Times New Roman" w:cs="Times New Roman"/>
          <w:sz w:val="24"/>
          <w:szCs w:val="24"/>
        </w:rPr>
        <w:t xml:space="preserve">based on spherical coordinates </w:t>
      </w:r>
      <w:r w:rsidR="009967FB" w:rsidRPr="00CF5767">
        <w:rPr>
          <w:rFonts w:ascii="Times New Roman" w:hAnsi="Times New Roman" w:cs="Times New Roman"/>
          <w:sz w:val="24"/>
          <w:szCs w:val="24"/>
        </w:rPr>
        <w:t xml:space="preserve">to determine if the recurrence </w:t>
      </w:r>
      <w:r w:rsidR="005F6DFA" w:rsidRPr="00CF5767">
        <w:rPr>
          <w:rFonts w:ascii="Times New Roman" w:hAnsi="Times New Roman" w:cs="Times New Roman"/>
          <w:sz w:val="24"/>
          <w:szCs w:val="24"/>
        </w:rPr>
        <w:t xml:space="preserve">and the minimum ablation margin correlate to the same </w:t>
      </w:r>
      <w:r w:rsidR="00D74F33">
        <w:rPr>
          <w:rFonts w:ascii="Times New Roman" w:hAnsi="Times New Roman" w:cs="Times New Roman"/>
          <w:sz w:val="24"/>
          <w:szCs w:val="24"/>
        </w:rPr>
        <w:t>spherical</w:t>
      </w:r>
      <w:r w:rsidR="00D74F33" w:rsidRPr="00CF5767">
        <w:rPr>
          <w:rFonts w:ascii="Times New Roman" w:hAnsi="Times New Roman" w:cs="Times New Roman"/>
          <w:sz w:val="24"/>
          <w:szCs w:val="24"/>
        </w:rPr>
        <w:t xml:space="preserve"> </w:t>
      </w:r>
      <w:r w:rsidR="00482A1E">
        <w:rPr>
          <w:rFonts w:ascii="Times New Roman" w:hAnsi="Times New Roman" w:cs="Times New Roman"/>
          <w:sz w:val="24"/>
          <w:szCs w:val="24"/>
        </w:rPr>
        <w:t>location</w:t>
      </w:r>
      <w:r w:rsidR="00337EA0" w:rsidRPr="00CF5767">
        <w:rPr>
          <w:rFonts w:ascii="Times New Roman" w:hAnsi="Times New Roman" w:cs="Times New Roman"/>
          <w:sz w:val="24"/>
          <w:szCs w:val="24"/>
        </w:rPr>
        <w:t>.</w:t>
      </w:r>
      <w:r w:rsidR="007D7B28">
        <w:rPr>
          <w:rFonts w:ascii="Times New Roman" w:hAnsi="Times New Roman" w:cs="Times New Roman"/>
          <w:sz w:val="24"/>
          <w:szCs w:val="24"/>
        </w:rPr>
        <w:t xml:space="preserve">  </w:t>
      </w:r>
      <w:r w:rsidR="00337EA0" w:rsidRPr="00CF5767">
        <w:rPr>
          <w:rFonts w:ascii="Times New Roman" w:hAnsi="Times New Roman" w:cs="Times New Roman"/>
          <w:sz w:val="24"/>
          <w:szCs w:val="24"/>
        </w:rPr>
        <w:fldChar w:fldCharType="begin"/>
      </w:r>
      <w:r w:rsidR="00337EA0" w:rsidRPr="00CF5767">
        <w:rPr>
          <w:rFonts w:ascii="Times New Roman" w:hAnsi="Times New Roman" w:cs="Times New Roman"/>
          <w:sz w:val="24"/>
          <w:szCs w:val="24"/>
        </w:rPr>
        <w:instrText xml:space="preserve"> REF _Ref44078589 \h </w:instrText>
      </w:r>
      <w:r w:rsidR="00A0412A" w:rsidRPr="00CF5767">
        <w:rPr>
          <w:rFonts w:ascii="Times New Roman" w:hAnsi="Times New Roman" w:cs="Times New Roman"/>
          <w:sz w:val="24"/>
          <w:szCs w:val="24"/>
        </w:rPr>
        <w:instrText xml:space="preserve"> \* MERGEFORMAT </w:instrText>
      </w:r>
      <w:r w:rsidR="00337EA0" w:rsidRPr="00CF5767">
        <w:rPr>
          <w:rFonts w:ascii="Times New Roman" w:hAnsi="Times New Roman" w:cs="Times New Roman"/>
          <w:sz w:val="24"/>
          <w:szCs w:val="24"/>
        </w:rPr>
      </w:r>
      <w:r w:rsidR="00337EA0" w:rsidRPr="00CF5767">
        <w:rPr>
          <w:rFonts w:ascii="Times New Roman" w:hAnsi="Times New Roman" w:cs="Times New Roman"/>
          <w:sz w:val="24"/>
          <w:szCs w:val="24"/>
        </w:rPr>
        <w:fldChar w:fldCharType="separate"/>
      </w:r>
      <w:r w:rsidR="00337EA0" w:rsidRPr="00CF5767">
        <w:rPr>
          <w:rFonts w:ascii="Times New Roman" w:hAnsi="Times New Roman" w:cs="Times New Roman"/>
          <w:sz w:val="24"/>
          <w:szCs w:val="24"/>
        </w:rPr>
        <w:t xml:space="preserve">Figure </w:t>
      </w:r>
      <w:r w:rsidR="00337EA0" w:rsidRPr="00CF5767">
        <w:rPr>
          <w:rFonts w:ascii="Times New Roman" w:hAnsi="Times New Roman" w:cs="Times New Roman"/>
          <w:noProof/>
          <w:sz w:val="24"/>
          <w:szCs w:val="24"/>
        </w:rPr>
        <w:t>4</w:t>
      </w:r>
      <w:r w:rsidR="00337EA0" w:rsidRPr="00CF5767">
        <w:rPr>
          <w:rFonts w:ascii="Times New Roman" w:hAnsi="Times New Roman" w:cs="Times New Roman"/>
          <w:sz w:val="24"/>
          <w:szCs w:val="24"/>
        </w:rPr>
        <w:fldChar w:fldCharType="end"/>
      </w:r>
      <w:r w:rsidR="00337EA0" w:rsidRPr="00CF5767">
        <w:rPr>
          <w:rFonts w:ascii="Times New Roman" w:hAnsi="Times New Roman" w:cs="Times New Roman"/>
          <w:sz w:val="24"/>
          <w:szCs w:val="24"/>
        </w:rPr>
        <w:t xml:space="preserve"> illustrates</w:t>
      </w:r>
      <w:r w:rsidR="00A0412A" w:rsidRPr="00CF5767">
        <w:rPr>
          <w:rFonts w:ascii="Times New Roman" w:hAnsi="Times New Roman" w:cs="Times New Roman"/>
          <w:sz w:val="24"/>
          <w:szCs w:val="24"/>
        </w:rPr>
        <w:t xml:space="preserve"> </w:t>
      </w:r>
      <w:r w:rsidR="005E1A8D" w:rsidRPr="00CF5767">
        <w:rPr>
          <w:rFonts w:ascii="Times New Roman" w:hAnsi="Times New Roman" w:cs="Times New Roman"/>
          <w:sz w:val="24"/>
          <w:szCs w:val="24"/>
        </w:rPr>
        <w:t>the</w:t>
      </w:r>
      <w:r w:rsidR="00337EA0" w:rsidRPr="00CF5767">
        <w:rPr>
          <w:rFonts w:ascii="Times New Roman" w:hAnsi="Times New Roman" w:cs="Times New Roman"/>
          <w:sz w:val="24"/>
          <w:szCs w:val="24"/>
        </w:rPr>
        <w:t xml:space="preserve"> ray-trace</w:t>
      </w:r>
      <w:r w:rsidR="005E1A8D" w:rsidRPr="00CF5767">
        <w:rPr>
          <w:rFonts w:ascii="Times New Roman" w:hAnsi="Times New Roman" w:cs="Times New Roman"/>
          <w:sz w:val="24"/>
          <w:szCs w:val="24"/>
        </w:rPr>
        <w:t xml:space="preserve"> process</w:t>
      </w:r>
      <w:r w:rsidR="00337EA0" w:rsidRPr="00CF5767">
        <w:rPr>
          <w:rFonts w:ascii="Times New Roman" w:hAnsi="Times New Roman" w:cs="Times New Roman"/>
          <w:sz w:val="24"/>
          <w:szCs w:val="24"/>
        </w:rPr>
        <w:t xml:space="preserve">, </w:t>
      </w:r>
      <w:r w:rsidR="00FB4925" w:rsidRPr="00CF5767">
        <w:rPr>
          <w:rFonts w:ascii="Times New Roman" w:hAnsi="Times New Roman" w:cs="Times New Roman"/>
          <w:sz w:val="24"/>
          <w:szCs w:val="24"/>
        </w:rPr>
        <w:t>in which</w:t>
      </w:r>
      <w:r w:rsidR="00337EA0" w:rsidRPr="00CF5767">
        <w:rPr>
          <w:rFonts w:ascii="Times New Roman" w:hAnsi="Times New Roman" w:cs="Times New Roman"/>
          <w:sz w:val="24"/>
          <w:szCs w:val="24"/>
        </w:rPr>
        <w:t xml:space="preserve"> a 3D cone</w:t>
      </w:r>
      <w:r w:rsidR="00FB4925" w:rsidRPr="00CF5767">
        <w:rPr>
          <w:rFonts w:ascii="Times New Roman" w:hAnsi="Times New Roman" w:cs="Times New Roman"/>
          <w:sz w:val="24"/>
          <w:szCs w:val="24"/>
        </w:rPr>
        <w:t xml:space="preserve"> was created</w:t>
      </w:r>
      <w:r w:rsidR="00337EA0" w:rsidRPr="00CF5767">
        <w:rPr>
          <w:rFonts w:ascii="Times New Roman" w:hAnsi="Times New Roman" w:cs="Times New Roman"/>
          <w:sz w:val="24"/>
          <w:szCs w:val="24"/>
        </w:rPr>
        <w:t xml:space="preserve"> radiating from the center o</w:t>
      </w:r>
      <w:r w:rsidR="00A0412A" w:rsidRPr="00CF5767">
        <w:rPr>
          <w:rFonts w:ascii="Times New Roman" w:hAnsi="Times New Roman" w:cs="Times New Roman"/>
          <w:sz w:val="24"/>
          <w:szCs w:val="24"/>
        </w:rPr>
        <w:t xml:space="preserve">f the ablation zone </w:t>
      </w:r>
      <w:r w:rsidR="00A671ED" w:rsidRPr="00CF5767">
        <w:rPr>
          <w:rFonts w:ascii="Times New Roman" w:hAnsi="Times New Roman" w:cs="Times New Roman"/>
          <w:sz w:val="24"/>
          <w:szCs w:val="24"/>
        </w:rPr>
        <w:t xml:space="preserve">on the recurrence CT, </w:t>
      </w:r>
      <w:r w:rsidR="00FB4925" w:rsidRPr="00CF5767">
        <w:rPr>
          <w:rFonts w:ascii="Times New Roman" w:hAnsi="Times New Roman" w:cs="Times New Roman"/>
          <w:sz w:val="24"/>
          <w:szCs w:val="24"/>
        </w:rPr>
        <w:t>and the cone intersected</w:t>
      </w:r>
      <w:r w:rsidR="00337EA0" w:rsidRPr="00CF5767">
        <w:rPr>
          <w:rFonts w:ascii="Times New Roman" w:hAnsi="Times New Roman" w:cs="Times New Roman"/>
          <w:sz w:val="24"/>
          <w:szCs w:val="24"/>
        </w:rPr>
        <w:t xml:space="preserve"> every point of the contoured recurrence. For visualization purposes, this cone </w:t>
      </w:r>
      <w:r w:rsidR="00FB4925" w:rsidRPr="00CF5767">
        <w:rPr>
          <w:rFonts w:ascii="Times New Roman" w:hAnsi="Times New Roman" w:cs="Times New Roman"/>
          <w:sz w:val="24"/>
          <w:szCs w:val="24"/>
        </w:rPr>
        <w:t>was</w:t>
      </w:r>
      <w:r w:rsidR="00337EA0" w:rsidRPr="00CF5767">
        <w:rPr>
          <w:rFonts w:ascii="Times New Roman" w:hAnsi="Times New Roman" w:cs="Times New Roman"/>
          <w:sz w:val="24"/>
          <w:szCs w:val="24"/>
        </w:rPr>
        <w:t xml:space="preserve"> then </w:t>
      </w:r>
      <w:r w:rsidR="00A0412A" w:rsidRPr="00CF5767">
        <w:rPr>
          <w:rFonts w:ascii="Times New Roman" w:hAnsi="Times New Roman" w:cs="Times New Roman"/>
          <w:sz w:val="24"/>
          <w:szCs w:val="24"/>
        </w:rPr>
        <w:t xml:space="preserve">mapped onto the centroid of the ablation zone on the post-treatment image. </w:t>
      </w:r>
      <w:r w:rsidR="00A671ED" w:rsidRPr="00CF5767">
        <w:rPr>
          <w:rFonts w:ascii="Times New Roman" w:hAnsi="Times New Roman" w:cs="Times New Roman"/>
          <w:sz w:val="24"/>
          <w:szCs w:val="24"/>
        </w:rPr>
        <w:t>If</w:t>
      </w:r>
      <w:r w:rsidR="00A0412A" w:rsidRPr="00CF5767">
        <w:rPr>
          <w:rFonts w:ascii="Times New Roman" w:hAnsi="Times New Roman" w:cs="Times New Roman"/>
          <w:sz w:val="24"/>
          <w:szCs w:val="24"/>
        </w:rPr>
        <w:t xml:space="preserve"> the mapped cone overlap</w:t>
      </w:r>
      <w:r w:rsidR="00FB4925" w:rsidRPr="00CF5767">
        <w:rPr>
          <w:rFonts w:ascii="Times New Roman" w:hAnsi="Times New Roman" w:cs="Times New Roman"/>
          <w:sz w:val="24"/>
          <w:szCs w:val="24"/>
        </w:rPr>
        <w:t>ped</w:t>
      </w:r>
      <w:r w:rsidR="00A0412A" w:rsidRPr="00CF5767">
        <w:rPr>
          <w:rFonts w:ascii="Times New Roman" w:hAnsi="Times New Roman" w:cs="Times New Roman"/>
          <w:sz w:val="24"/>
          <w:szCs w:val="24"/>
        </w:rPr>
        <w:t xml:space="preserve"> with the </w:t>
      </w:r>
      <w:r w:rsidR="00B13E46" w:rsidRPr="00CF5767">
        <w:rPr>
          <w:rFonts w:ascii="Times New Roman" w:hAnsi="Times New Roman" w:cs="Times New Roman"/>
          <w:sz w:val="24"/>
          <w:szCs w:val="24"/>
        </w:rPr>
        <w:t>minimum</w:t>
      </w:r>
      <w:r w:rsidR="00A0412A" w:rsidRPr="00CF5767">
        <w:rPr>
          <w:rFonts w:ascii="Times New Roman" w:hAnsi="Times New Roman" w:cs="Times New Roman"/>
          <w:sz w:val="24"/>
          <w:szCs w:val="24"/>
        </w:rPr>
        <w:t xml:space="preserve"> margin, </w:t>
      </w:r>
      <w:r w:rsidR="000774E2" w:rsidRPr="00CF5767">
        <w:rPr>
          <w:rFonts w:ascii="Times New Roman" w:hAnsi="Times New Roman" w:cs="Times New Roman"/>
          <w:sz w:val="24"/>
          <w:szCs w:val="24"/>
        </w:rPr>
        <w:t xml:space="preserve">the recurrence </w:t>
      </w:r>
      <w:r w:rsidR="00FB4925" w:rsidRPr="00CF5767">
        <w:rPr>
          <w:rFonts w:ascii="Times New Roman" w:hAnsi="Times New Roman" w:cs="Times New Roman"/>
          <w:sz w:val="24"/>
          <w:szCs w:val="24"/>
        </w:rPr>
        <w:t>was</w:t>
      </w:r>
      <w:r w:rsidR="00BB58C6" w:rsidRPr="00CF5767">
        <w:rPr>
          <w:rFonts w:ascii="Times New Roman" w:hAnsi="Times New Roman" w:cs="Times New Roman"/>
          <w:sz w:val="24"/>
          <w:szCs w:val="24"/>
        </w:rPr>
        <w:t xml:space="preserve"> considered to have </w:t>
      </w:r>
      <w:r w:rsidR="000774E2" w:rsidRPr="00CF5767">
        <w:rPr>
          <w:rFonts w:ascii="Times New Roman" w:hAnsi="Times New Roman" w:cs="Times New Roman"/>
          <w:sz w:val="24"/>
          <w:szCs w:val="24"/>
        </w:rPr>
        <w:t xml:space="preserve">occurred in the same relative </w:t>
      </w:r>
      <w:r w:rsidR="00BB58C6" w:rsidRPr="00CF5767">
        <w:rPr>
          <w:rFonts w:ascii="Times New Roman" w:hAnsi="Times New Roman" w:cs="Times New Roman"/>
          <w:sz w:val="24"/>
          <w:szCs w:val="24"/>
        </w:rPr>
        <w:t xml:space="preserve">region </w:t>
      </w:r>
      <w:r w:rsidR="004376D7" w:rsidRPr="00CF5767">
        <w:rPr>
          <w:rFonts w:ascii="Times New Roman" w:hAnsi="Times New Roman" w:cs="Times New Roman"/>
          <w:sz w:val="24"/>
          <w:szCs w:val="24"/>
        </w:rPr>
        <w:t xml:space="preserve">that </w:t>
      </w:r>
      <w:r w:rsidR="00BB58C6" w:rsidRPr="00CF5767">
        <w:rPr>
          <w:rFonts w:ascii="Times New Roman" w:hAnsi="Times New Roman" w:cs="Times New Roman"/>
          <w:sz w:val="24"/>
          <w:szCs w:val="24"/>
        </w:rPr>
        <w:t xml:space="preserve">the </w:t>
      </w:r>
      <w:r w:rsidR="004376D7" w:rsidRPr="00CF5767">
        <w:rPr>
          <w:rFonts w:ascii="Times New Roman" w:hAnsi="Times New Roman" w:cs="Times New Roman"/>
          <w:sz w:val="24"/>
          <w:szCs w:val="24"/>
        </w:rPr>
        <w:t>minimum margin existed.</w:t>
      </w:r>
      <w:r w:rsidR="00BB58C6" w:rsidRPr="00CF5767">
        <w:rPr>
          <w:rFonts w:ascii="Times New Roman" w:hAnsi="Times New Roman" w:cs="Times New Roman"/>
          <w:sz w:val="24"/>
          <w:szCs w:val="24"/>
        </w:rPr>
        <w:t xml:space="preserve"> If the mapped cone </w:t>
      </w:r>
      <w:r w:rsidR="00FB4925" w:rsidRPr="00CF5767">
        <w:rPr>
          <w:rFonts w:ascii="Times New Roman" w:hAnsi="Times New Roman" w:cs="Times New Roman"/>
          <w:sz w:val="24"/>
          <w:szCs w:val="24"/>
        </w:rPr>
        <w:t xml:space="preserve">did </w:t>
      </w:r>
      <w:r w:rsidR="00BB58C6" w:rsidRPr="00CF5767">
        <w:rPr>
          <w:rFonts w:ascii="Times New Roman" w:hAnsi="Times New Roman" w:cs="Times New Roman"/>
          <w:sz w:val="24"/>
          <w:szCs w:val="24"/>
        </w:rPr>
        <w:t xml:space="preserve">not overlap with the identified margin, the recurrence </w:t>
      </w:r>
      <w:r w:rsidR="00FB4925" w:rsidRPr="00CF5767">
        <w:rPr>
          <w:rFonts w:ascii="Times New Roman" w:hAnsi="Times New Roman" w:cs="Times New Roman"/>
          <w:sz w:val="24"/>
          <w:szCs w:val="24"/>
        </w:rPr>
        <w:t xml:space="preserve">was </w:t>
      </w:r>
      <w:r w:rsidR="00BB58C6" w:rsidRPr="00CF5767">
        <w:rPr>
          <w:rFonts w:ascii="Times New Roman" w:hAnsi="Times New Roman" w:cs="Times New Roman"/>
          <w:sz w:val="24"/>
          <w:szCs w:val="24"/>
        </w:rPr>
        <w:t>considered to be unrelated to the minimum margin.</w:t>
      </w:r>
      <w:r w:rsidR="00F46B7E" w:rsidRPr="00CF5767">
        <w:rPr>
          <w:rFonts w:ascii="Times New Roman" w:hAnsi="Times New Roman" w:cs="Times New Roman"/>
          <w:sz w:val="24"/>
          <w:szCs w:val="24"/>
        </w:rPr>
        <w:t xml:space="preserve"> </w:t>
      </w:r>
    </w:p>
    <w:p w14:paraId="73106284" w14:textId="008BB1D1" w:rsidR="00ED1CB3" w:rsidRPr="00CF5767" w:rsidRDefault="00FD0339" w:rsidP="00BD7EBB">
      <w:pPr>
        <w:pStyle w:val="Heading1"/>
        <w:rPr>
          <w:rFonts w:eastAsia="Times New Roman"/>
        </w:rPr>
        <w:pPrChange w:id="8" w:author="Anderson,Brian M" w:date="2021-01-13T14:53:00Z">
          <w:pPr>
            <w:keepNext/>
            <w:keepLines/>
            <w:spacing w:line="480" w:lineRule="auto"/>
          </w:pPr>
        </w:pPrChange>
      </w:pPr>
      <w:r w:rsidRPr="00CF5767">
        <w:rPr>
          <w:rFonts w:eastAsia="Times New Roman"/>
        </w:rPr>
        <w:t>R</w:t>
      </w:r>
      <w:r w:rsidR="00ED1CB3" w:rsidRPr="00CF5767">
        <w:rPr>
          <w:rFonts w:eastAsia="Times New Roman"/>
        </w:rPr>
        <w:t>ESULTS</w:t>
      </w:r>
    </w:p>
    <w:p w14:paraId="56A0587D" w14:textId="36AE69E4" w:rsidR="00306BCF" w:rsidRPr="00CF5767" w:rsidRDefault="00107CC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Rigid and d</w:t>
      </w:r>
      <w:r w:rsidR="00306BCF" w:rsidRPr="00CF5767">
        <w:rPr>
          <w:rFonts w:ascii="Times New Roman" w:eastAsia="Times New Roman" w:hAnsi="Times New Roman" w:cs="Times New Roman"/>
          <w:sz w:val="24"/>
          <w:szCs w:val="24"/>
        </w:rPr>
        <w:t xml:space="preserve">eformable registration </w:t>
      </w:r>
      <w:r w:rsidR="00406BCB">
        <w:rPr>
          <w:rFonts w:ascii="Times New Roman" w:eastAsia="Times New Roman" w:hAnsi="Times New Roman" w:cs="Times New Roman"/>
          <w:sz w:val="24"/>
          <w:szCs w:val="24"/>
        </w:rPr>
        <w:t xml:space="preserve">between </w:t>
      </w:r>
      <w:r w:rsidR="00406BCB" w:rsidRPr="00CF5767">
        <w:rPr>
          <w:rFonts w:ascii="Times New Roman" w:eastAsia="Times New Roman" w:hAnsi="Times New Roman" w:cs="Times New Roman"/>
          <w:sz w:val="24"/>
          <w:szCs w:val="24"/>
        </w:rPr>
        <w:t xml:space="preserve">the pretreatment images </w:t>
      </w:r>
      <w:r w:rsidR="00406BCB">
        <w:rPr>
          <w:rFonts w:ascii="Times New Roman" w:eastAsia="Times New Roman" w:hAnsi="Times New Roman" w:cs="Times New Roman"/>
          <w:sz w:val="24"/>
          <w:szCs w:val="24"/>
        </w:rPr>
        <w:t>and</w:t>
      </w:r>
      <w:r w:rsidR="00406BCB" w:rsidRPr="00CF5767">
        <w:rPr>
          <w:rFonts w:ascii="Times New Roman" w:eastAsia="Times New Roman" w:hAnsi="Times New Roman" w:cs="Times New Roman"/>
          <w:sz w:val="24"/>
          <w:szCs w:val="24"/>
        </w:rPr>
        <w:t xml:space="preserve"> both the intraprocedural and post-treatment images </w:t>
      </w:r>
      <w:r w:rsidR="00306BCF" w:rsidRPr="00CF5767">
        <w:rPr>
          <w:rFonts w:ascii="Times New Roman" w:eastAsia="Times New Roman" w:hAnsi="Times New Roman" w:cs="Times New Roman"/>
          <w:sz w:val="24"/>
          <w:szCs w:val="24"/>
        </w:rPr>
        <w:t xml:space="preserve">was </w:t>
      </w:r>
      <w:r>
        <w:rPr>
          <w:rFonts w:ascii="Times New Roman" w:eastAsia="Times New Roman" w:hAnsi="Times New Roman" w:cs="Times New Roman"/>
          <w:sz w:val="24"/>
          <w:szCs w:val="24"/>
        </w:rPr>
        <w:t xml:space="preserve">successfully </w:t>
      </w:r>
      <w:r w:rsidR="00306BCF" w:rsidRPr="00CF5767">
        <w:rPr>
          <w:rFonts w:ascii="Times New Roman" w:eastAsia="Times New Roman" w:hAnsi="Times New Roman" w:cs="Times New Roman"/>
          <w:sz w:val="24"/>
          <w:szCs w:val="24"/>
        </w:rPr>
        <w:t>completed for all 30 patients.</w:t>
      </w:r>
      <w:r w:rsidR="00764EA2" w:rsidRPr="00CF5767">
        <w:rPr>
          <w:rFonts w:ascii="Times New Roman" w:eastAsia="Times New Roman" w:hAnsi="Times New Roman" w:cs="Times New Roman"/>
          <w:sz w:val="24"/>
          <w:szCs w:val="24"/>
        </w:rPr>
        <w:t xml:space="preserve"> </w:t>
      </w:r>
    </w:p>
    <w:p w14:paraId="6BAD5524" w14:textId="66E1321E" w:rsidR="00764EA2" w:rsidRDefault="00343BFC" w:rsidP="00CF5767">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For the </w:t>
      </w:r>
      <w:r w:rsidR="00764EA2" w:rsidRPr="00CF5767">
        <w:rPr>
          <w:rFonts w:ascii="Times New Roman" w:eastAsia="Times New Roman" w:hAnsi="Times New Roman" w:cs="Times New Roman"/>
          <w:sz w:val="24"/>
          <w:szCs w:val="24"/>
        </w:rPr>
        <w:t>deformable registration</w:t>
      </w:r>
      <w:r w:rsidRPr="00CF5767">
        <w:rPr>
          <w:rFonts w:ascii="Times New Roman" w:eastAsia="Times New Roman" w:hAnsi="Times New Roman" w:cs="Times New Roman"/>
          <w:sz w:val="24"/>
          <w:szCs w:val="24"/>
        </w:rPr>
        <w:t>, t</w:t>
      </w:r>
      <w:r w:rsidR="009E16F8" w:rsidRPr="00CF5767">
        <w:rPr>
          <w:rFonts w:ascii="Times New Roman" w:eastAsia="Times New Roman" w:hAnsi="Times New Roman" w:cs="Times New Roman"/>
          <w:sz w:val="24"/>
          <w:szCs w:val="24"/>
        </w:rPr>
        <w:t>he</w:t>
      </w:r>
      <w:r w:rsidR="00CC53AA" w:rsidRPr="00CF5767">
        <w:rPr>
          <w:rFonts w:ascii="Times New Roman" w:eastAsia="Times New Roman" w:hAnsi="Times New Roman" w:cs="Times New Roman"/>
          <w:sz w:val="24"/>
          <w:szCs w:val="24"/>
        </w:rPr>
        <w:t xml:space="preserve"> </w:t>
      </w:r>
      <w:r w:rsidR="00EE1360" w:rsidRPr="00CF5767">
        <w:rPr>
          <w:rFonts w:ascii="Times New Roman" w:eastAsia="Times New Roman" w:hAnsi="Times New Roman" w:cs="Times New Roman"/>
          <w:sz w:val="24"/>
          <w:szCs w:val="24"/>
        </w:rPr>
        <w:t xml:space="preserve">mean </w:t>
      </w:r>
      <w:r w:rsidR="00CC53AA" w:rsidRPr="00CF5767">
        <w:rPr>
          <w:rFonts w:ascii="Times New Roman" w:eastAsia="Times New Roman" w:hAnsi="Times New Roman" w:cs="Times New Roman"/>
          <w:sz w:val="24"/>
          <w:szCs w:val="24"/>
        </w:rPr>
        <w:t xml:space="preserve">(min-max, median) </w:t>
      </w:r>
      <w:r w:rsidR="009E16F8" w:rsidRPr="00CF5767">
        <w:rPr>
          <w:rFonts w:ascii="Times New Roman" w:eastAsia="Times New Roman" w:hAnsi="Times New Roman" w:cs="Times New Roman"/>
          <w:sz w:val="24"/>
          <w:szCs w:val="24"/>
        </w:rPr>
        <w:t>minimum ablation margin around the GTV</w:t>
      </w:r>
      <w:r w:rsidRPr="00CF5767">
        <w:rPr>
          <w:rFonts w:ascii="Times New Roman" w:eastAsia="Times New Roman" w:hAnsi="Times New Roman" w:cs="Times New Roman"/>
          <w:sz w:val="24"/>
          <w:szCs w:val="24"/>
        </w:rPr>
        <w:t xml:space="preserve"> for patients without local recurrence</w:t>
      </w:r>
      <w:r w:rsidR="009E16F8" w:rsidRPr="00CF5767">
        <w:rPr>
          <w:rFonts w:ascii="Times New Roman" w:eastAsia="Times New Roman" w:hAnsi="Times New Roman" w:cs="Times New Roman"/>
          <w:sz w:val="24"/>
          <w:szCs w:val="24"/>
        </w:rPr>
        <w:t xml:space="preserve"> was </w:t>
      </w:r>
      <w:r w:rsidR="00CC53AA" w:rsidRPr="00CF5767">
        <w:rPr>
          <w:rFonts w:ascii="Times New Roman" w:eastAsia="Times New Roman" w:hAnsi="Times New Roman" w:cs="Times New Roman"/>
          <w:sz w:val="24"/>
          <w:szCs w:val="24"/>
        </w:rPr>
        <w:t>3.19 mm (0.7</w:t>
      </w:r>
      <w:r w:rsidR="00340C71" w:rsidRPr="00CF5767">
        <w:rPr>
          <w:rFonts w:ascii="Times New Roman" w:eastAsia="Times New Roman" w:hAnsi="Times New Roman" w:cs="Times New Roman"/>
          <w:sz w:val="24"/>
          <w:szCs w:val="24"/>
        </w:rPr>
        <w:t>0</w:t>
      </w:r>
      <w:r w:rsidR="00CC53AA" w:rsidRPr="00CF5767">
        <w:rPr>
          <w:rFonts w:ascii="Times New Roman" w:eastAsia="Times New Roman" w:hAnsi="Times New Roman" w:cs="Times New Roman"/>
          <w:sz w:val="24"/>
          <w:szCs w:val="24"/>
        </w:rPr>
        <w:t>-6.1</w:t>
      </w:r>
      <w:r w:rsidR="00340C71" w:rsidRPr="00CF5767">
        <w:rPr>
          <w:rFonts w:ascii="Times New Roman" w:eastAsia="Times New Roman" w:hAnsi="Times New Roman" w:cs="Times New Roman"/>
          <w:sz w:val="24"/>
          <w:szCs w:val="24"/>
        </w:rPr>
        <w:t>0</w:t>
      </w:r>
      <w:r w:rsidR="00CC53AA" w:rsidRPr="00CF5767">
        <w:rPr>
          <w:rFonts w:ascii="Times New Roman" w:eastAsia="Times New Roman" w:hAnsi="Times New Roman" w:cs="Times New Roman"/>
          <w:sz w:val="24"/>
          <w:szCs w:val="24"/>
        </w:rPr>
        <w:t>, 2.9</w:t>
      </w:r>
      <w:r w:rsidR="00340C71" w:rsidRPr="00CF5767">
        <w:rPr>
          <w:rFonts w:ascii="Times New Roman" w:eastAsia="Times New Roman" w:hAnsi="Times New Roman" w:cs="Times New Roman"/>
          <w:sz w:val="24"/>
          <w:szCs w:val="24"/>
        </w:rPr>
        <w:t>0</w:t>
      </w:r>
      <w:r w:rsidR="009D4C1D" w:rsidRPr="00CF5767">
        <w:rPr>
          <w:rFonts w:ascii="Times New Roman" w:eastAsia="Times New Roman" w:hAnsi="Times New Roman" w:cs="Times New Roman"/>
          <w:sz w:val="24"/>
          <w:szCs w:val="24"/>
        </w:rPr>
        <w:t xml:space="preserve"> mm</w:t>
      </w:r>
      <w:r w:rsidR="00CC53AA" w:rsidRPr="00CF5767">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 xml:space="preserve">, compared to patients diagnosed with local recurrence </w:t>
      </w:r>
      <w:r w:rsidR="009E16F8" w:rsidRPr="00CF5767">
        <w:rPr>
          <w:rFonts w:ascii="Times New Roman" w:eastAsia="Times New Roman" w:hAnsi="Times New Roman" w:cs="Times New Roman"/>
          <w:sz w:val="24"/>
          <w:szCs w:val="24"/>
        </w:rPr>
        <w:t>1.14 mm (0-5.6, 0)</w:t>
      </w:r>
      <w:r w:rsidR="00CC53AA" w:rsidRPr="00CF5767">
        <w:rPr>
          <w:rFonts w:ascii="Times New Roman" w:eastAsia="Times New Roman" w:hAnsi="Times New Roman" w:cs="Times New Roman"/>
          <w:sz w:val="24"/>
          <w:szCs w:val="24"/>
        </w:rPr>
        <w:t xml:space="preserve">. </w:t>
      </w:r>
      <w:r w:rsidR="004204E1" w:rsidRPr="00CF5767">
        <w:rPr>
          <w:rFonts w:ascii="Times New Roman" w:eastAsia="Times New Roman" w:hAnsi="Times New Roman" w:cs="Times New Roman"/>
          <w:sz w:val="24"/>
          <w:szCs w:val="24"/>
        </w:rPr>
        <w:t>O</w:t>
      </w:r>
      <w:r w:rsidR="00831890" w:rsidRPr="00CF5767">
        <w:rPr>
          <w:rFonts w:ascii="Times New Roman" w:eastAsia="Times New Roman" w:hAnsi="Times New Roman" w:cs="Times New Roman"/>
          <w:sz w:val="24"/>
          <w:szCs w:val="24"/>
        </w:rPr>
        <w:t xml:space="preserve">nly 3 patients in the </w:t>
      </w:r>
      <w:r w:rsidR="00C12AE4" w:rsidRPr="00CF5767">
        <w:rPr>
          <w:rFonts w:ascii="Times New Roman" w:eastAsia="Times New Roman" w:hAnsi="Times New Roman" w:cs="Times New Roman"/>
          <w:sz w:val="24"/>
          <w:szCs w:val="24"/>
        </w:rPr>
        <w:t xml:space="preserve">local recurrence </w:t>
      </w:r>
      <w:r w:rsidR="00831890" w:rsidRPr="00CF5767">
        <w:rPr>
          <w:rFonts w:ascii="Times New Roman" w:eastAsia="Times New Roman" w:hAnsi="Times New Roman" w:cs="Times New Roman"/>
          <w:sz w:val="24"/>
          <w:szCs w:val="24"/>
        </w:rPr>
        <w:t xml:space="preserve">group </w:t>
      </w:r>
      <w:r w:rsidR="004204E1" w:rsidRPr="00CF5767">
        <w:rPr>
          <w:rFonts w:ascii="Times New Roman" w:eastAsia="Times New Roman" w:hAnsi="Times New Roman" w:cs="Times New Roman"/>
          <w:sz w:val="24"/>
          <w:szCs w:val="24"/>
        </w:rPr>
        <w:t xml:space="preserve">had </w:t>
      </w:r>
      <w:r w:rsidR="00831890" w:rsidRPr="00CF5767">
        <w:rPr>
          <w:rFonts w:ascii="Times New Roman" w:eastAsia="Times New Roman" w:hAnsi="Times New Roman" w:cs="Times New Roman"/>
          <w:sz w:val="24"/>
          <w:szCs w:val="24"/>
        </w:rPr>
        <w:t>margins greater than 2 mm</w:t>
      </w:r>
      <w:r w:rsidR="001F6646" w:rsidRPr="00CF5767">
        <w:rPr>
          <w:rFonts w:ascii="Times New Roman" w:eastAsia="Times New Roman" w:hAnsi="Times New Roman" w:cs="Times New Roman"/>
          <w:sz w:val="24"/>
          <w:szCs w:val="24"/>
        </w:rPr>
        <w:t xml:space="preserve">. A Mann-Whitney U test </w:t>
      </w:r>
      <w:r w:rsidR="009D4C1D" w:rsidRPr="00CF5767">
        <w:rPr>
          <w:rFonts w:ascii="Times New Roman" w:eastAsia="Times New Roman" w:hAnsi="Times New Roman" w:cs="Times New Roman"/>
          <w:sz w:val="24"/>
          <w:szCs w:val="24"/>
        </w:rPr>
        <w:t>revealed</w:t>
      </w:r>
      <w:r w:rsidR="003F7F9F" w:rsidRPr="00CF5767">
        <w:rPr>
          <w:rFonts w:ascii="Times New Roman" w:eastAsia="Times New Roman" w:hAnsi="Times New Roman" w:cs="Times New Roman"/>
          <w:sz w:val="24"/>
          <w:szCs w:val="24"/>
        </w:rPr>
        <w:t xml:space="preserve"> a significant (</w:t>
      </w:r>
      <w:r w:rsidR="009852AB" w:rsidRPr="00CF5767">
        <w:rPr>
          <w:rFonts w:ascii="Times New Roman" w:eastAsia="Times New Roman" w:hAnsi="Times New Roman" w:cs="Times New Roman"/>
          <w:i/>
          <w:sz w:val="24"/>
          <w:szCs w:val="24"/>
        </w:rPr>
        <w:t xml:space="preserve">P </w:t>
      </w:r>
      <w:r w:rsidR="003F7F9F" w:rsidRPr="00CF5767">
        <w:rPr>
          <w:rFonts w:ascii="Times New Roman" w:eastAsia="Times New Roman" w:hAnsi="Times New Roman" w:cs="Times New Roman"/>
          <w:sz w:val="24"/>
          <w:szCs w:val="24"/>
        </w:rPr>
        <w:t>&lt;</w:t>
      </w:r>
      <w:r w:rsidR="009852AB" w:rsidRPr="00CF5767">
        <w:rPr>
          <w:rFonts w:ascii="Times New Roman" w:eastAsia="Times New Roman" w:hAnsi="Times New Roman" w:cs="Times New Roman"/>
          <w:sz w:val="24"/>
          <w:szCs w:val="24"/>
        </w:rPr>
        <w:t xml:space="preserve"> </w:t>
      </w:r>
      <w:r w:rsidR="003F7F9F" w:rsidRPr="00CF5767">
        <w:rPr>
          <w:rFonts w:ascii="Times New Roman" w:eastAsia="Times New Roman" w:hAnsi="Times New Roman" w:cs="Times New Roman"/>
          <w:sz w:val="24"/>
          <w:szCs w:val="24"/>
        </w:rPr>
        <w:t>0.01)</w:t>
      </w:r>
      <w:r w:rsidR="001F6646" w:rsidRPr="00CF5767">
        <w:rPr>
          <w:rFonts w:ascii="Times New Roman" w:eastAsia="Times New Roman" w:hAnsi="Times New Roman" w:cs="Times New Roman"/>
          <w:sz w:val="24"/>
          <w:szCs w:val="24"/>
        </w:rPr>
        <w:t xml:space="preserve"> difference between the</w:t>
      </w:r>
      <w:r w:rsidR="00AE642C" w:rsidRPr="00CF5767">
        <w:rPr>
          <w:rFonts w:ascii="Times New Roman" w:eastAsia="Times New Roman" w:hAnsi="Times New Roman" w:cs="Times New Roman"/>
          <w:sz w:val="24"/>
          <w:szCs w:val="24"/>
        </w:rPr>
        <w:t xml:space="preserve"> </w:t>
      </w:r>
      <w:r w:rsidR="00D2385B" w:rsidRPr="00CF5767">
        <w:rPr>
          <w:rFonts w:ascii="Times New Roman" w:eastAsia="Times New Roman" w:hAnsi="Times New Roman" w:cs="Times New Roman"/>
          <w:sz w:val="24"/>
          <w:szCs w:val="24"/>
        </w:rPr>
        <w:t xml:space="preserve">2 </w:t>
      </w:r>
      <w:r w:rsidR="00AE642C" w:rsidRPr="00CF5767">
        <w:rPr>
          <w:rFonts w:ascii="Times New Roman" w:eastAsia="Times New Roman" w:hAnsi="Times New Roman" w:cs="Times New Roman"/>
          <w:sz w:val="24"/>
          <w:szCs w:val="24"/>
        </w:rPr>
        <w:t>groups based on 3D</w:t>
      </w:r>
      <w:r w:rsidR="001F6646" w:rsidRPr="00CF5767">
        <w:rPr>
          <w:rFonts w:ascii="Times New Roman" w:eastAsia="Times New Roman" w:hAnsi="Times New Roman" w:cs="Times New Roman"/>
          <w:sz w:val="24"/>
          <w:szCs w:val="24"/>
        </w:rPr>
        <w:t xml:space="preserve"> minimum distance to agreement</w:t>
      </w:r>
      <w:r w:rsidR="00D46AD3" w:rsidRPr="00CF5767">
        <w:rPr>
          <w:rFonts w:ascii="Times New Roman" w:eastAsia="Times New Roman" w:hAnsi="Times New Roman" w:cs="Times New Roman"/>
          <w:sz w:val="24"/>
          <w:szCs w:val="24"/>
        </w:rPr>
        <w:t xml:space="preserve"> </w:t>
      </w:r>
      <w:r w:rsidR="00107CC9">
        <w:rPr>
          <w:rFonts w:ascii="Times New Roman" w:eastAsia="Times New Roman" w:hAnsi="Times New Roman" w:cs="Times New Roman"/>
          <w:sz w:val="24"/>
          <w:szCs w:val="24"/>
        </w:rPr>
        <w:t>(</w:t>
      </w:r>
      <w:r w:rsidR="008D72F9" w:rsidRPr="00CF5767">
        <w:rPr>
          <w:rFonts w:ascii="Times New Roman" w:eastAsia="Times New Roman" w:hAnsi="Times New Roman" w:cs="Times New Roman"/>
          <w:sz w:val="24"/>
          <w:szCs w:val="24"/>
        </w:rPr>
        <w:fldChar w:fldCharType="begin"/>
      </w:r>
      <w:r w:rsidR="008D72F9" w:rsidRPr="00CF5767">
        <w:rPr>
          <w:rFonts w:ascii="Times New Roman" w:eastAsia="Times New Roman" w:hAnsi="Times New Roman" w:cs="Times New Roman"/>
          <w:sz w:val="24"/>
          <w:szCs w:val="24"/>
        </w:rPr>
        <w:instrText xml:space="preserve"> REF _Ref503345958 \h  \* MERGEFORMAT </w:instrText>
      </w:r>
      <w:r w:rsidR="008D72F9" w:rsidRPr="00CF5767">
        <w:rPr>
          <w:rFonts w:ascii="Times New Roman" w:eastAsia="Times New Roman" w:hAnsi="Times New Roman" w:cs="Times New Roman"/>
          <w:sz w:val="24"/>
          <w:szCs w:val="24"/>
        </w:rPr>
      </w:r>
      <w:r w:rsidR="008D72F9" w:rsidRPr="00CF5767">
        <w:rPr>
          <w:rFonts w:ascii="Times New Roman" w:eastAsia="Times New Roman" w:hAnsi="Times New Roman" w:cs="Times New Roman"/>
          <w:sz w:val="24"/>
          <w:szCs w:val="24"/>
        </w:rPr>
        <w:fldChar w:fldCharType="separate"/>
      </w:r>
      <w:r w:rsidR="00845B72" w:rsidRPr="00CF5767">
        <w:rPr>
          <w:rFonts w:ascii="Times New Roman" w:hAnsi="Times New Roman" w:cs="Times New Roman"/>
          <w:sz w:val="24"/>
          <w:szCs w:val="24"/>
        </w:rPr>
        <w:t xml:space="preserve">Table </w:t>
      </w:r>
      <w:r w:rsidR="00845B72" w:rsidRPr="00CF5767">
        <w:rPr>
          <w:rFonts w:ascii="Times New Roman" w:hAnsi="Times New Roman" w:cs="Times New Roman"/>
          <w:noProof/>
          <w:sz w:val="24"/>
          <w:szCs w:val="24"/>
        </w:rPr>
        <w:t>2</w:t>
      </w:r>
      <w:r w:rsidR="008D72F9" w:rsidRPr="00CF5767">
        <w:rPr>
          <w:rFonts w:ascii="Times New Roman" w:eastAsia="Times New Roman" w:hAnsi="Times New Roman" w:cs="Times New Roman"/>
          <w:sz w:val="24"/>
          <w:szCs w:val="24"/>
        </w:rPr>
        <w:fldChar w:fldCharType="end"/>
      </w:r>
      <w:r w:rsidR="00107CC9">
        <w:rPr>
          <w:rFonts w:ascii="Times New Roman" w:eastAsia="Times New Roman" w:hAnsi="Times New Roman" w:cs="Times New Roman"/>
          <w:sz w:val="24"/>
          <w:szCs w:val="24"/>
        </w:rPr>
        <w:t>).</w:t>
      </w:r>
    </w:p>
    <w:p w14:paraId="16F4A3B5" w14:textId="5DCAB884" w:rsidR="00343BFC" w:rsidRPr="00CF5767" w:rsidRDefault="008F2642" w:rsidP="004A2EAB">
      <w:pPr>
        <w:spacing w:line="480" w:lineRule="auto"/>
        <w:rPr>
          <w:rFonts w:ascii="Times New Roman" w:hAnsi="Times New Roman" w:cs="Times New Roman"/>
          <w:sz w:val="24"/>
          <w:szCs w:val="24"/>
        </w:rPr>
      </w:pPr>
      <w:r>
        <w:rPr>
          <w:rFonts w:ascii="Times New Roman" w:eastAsia="Times New Roman" w:hAnsi="Times New Roman" w:cs="Times New Roman"/>
          <w:sz w:val="24"/>
          <w:szCs w:val="24"/>
        </w:rPr>
        <w:t>Rigid registration resulted in significant e</w:t>
      </w:r>
      <w:r w:rsidR="007C0E9B">
        <w:rPr>
          <w:rFonts w:ascii="Times New Roman" w:eastAsia="Times New Roman" w:hAnsi="Times New Roman" w:cs="Times New Roman"/>
          <w:sz w:val="24"/>
          <w:szCs w:val="24"/>
        </w:rPr>
        <w:t xml:space="preserve">rrors in the mapping of disease, where mapped disease was shown to exist in normal liver tissue. </w:t>
      </w:r>
      <w:r w:rsidR="00B60C87">
        <w:rPr>
          <w:rFonts w:ascii="Times New Roman" w:eastAsia="Times New Roman" w:hAnsi="Times New Roman" w:cs="Times New Roman"/>
          <w:sz w:val="24"/>
          <w:szCs w:val="24"/>
        </w:rPr>
        <w:t>As</w:t>
      </w:r>
      <w:r w:rsidR="007C0E9B">
        <w:rPr>
          <w:rFonts w:ascii="Times New Roman" w:eastAsia="Times New Roman" w:hAnsi="Times New Roman" w:cs="Times New Roman"/>
          <w:sz w:val="24"/>
          <w:szCs w:val="24"/>
        </w:rPr>
        <w:t xml:space="preserve"> the disease will appear hypo-enhancing on portal venous phase image in the post-treatment, similarly to the pre-treatment</w:t>
      </w:r>
      <w:r w:rsidR="00D71C63">
        <w:rPr>
          <w:rFonts w:ascii="Times New Roman" w:eastAsia="Times New Roman" w:hAnsi="Times New Roman" w:cs="Times New Roman"/>
          <w:sz w:val="24"/>
          <w:szCs w:val="24"/>
        </w:rPr>
        <w:t>,</w:t>
      </w:r>
      <w:r w:rsidR="007C0E9B">
        <w:rPr>
          <w:rFonts w:ascii="Times New Roman" w:eastAsia="Times New Roman" w:hAnsi="Times New Roman" w:cs="Times New Roman"/>
          <w:sz w:val="24"/>
          <w:szCs w:val="24"/>
        </w:rPr>
        <w:t xml:space="preserve"> we expect l</w:t>
      </w:r>
      <w:r>
        <w:rPr>
          <w:rFonts w:ascii="Times New Roman" w:eastAsia="Times New Roman" w:hAnsi="Times New Roman" w:cs="Times New Roman"/>
          <w:sz w:val="24"/>
          <w:szCs w:val="24"/>
        </w:rPr>
        <w:t xml:space="preserve">ittle to no amount of GTV volume present outside of </w:t>
      </w:r>
      <w:r>
        <w:rPr>
          <w:rFonts w:ascii="Times New Roman" w:eastAsia="Times New Roman" w:hAnsi="Times New Roman" w:cs="Times New Roman"/>
          <w:sz w:val="24"/>
          <w:szCs w:val="24"/>
        </w:rPr>
        <w:lastRenderedPageBreak/>
        <w:t>the ablation zone after mapping.</w:t>
      </w:r>
      <w:r>
        <w:rPr>
          <w:rFonts w:ascii="Times New Roman" w:hAnsi="Times New Roman" w:cs="Times New Roman"/>
          <w:sz w:val="24"/>
          <w:szCs w:val="24"/>
        </w:rPr>
        <w:t xml:space="preserve"> The mean (std) of the percentage GTV volume </w:t>
      </w:r>
      <w:r w:rsidR="007C0E9B">
        <w:rPr>
          <w:rFonts w:ascii="Times New Roman" w:hAnsi="Times New Roman" w:cs="Times New Roman"/>
          <w:sz w:val="24"/>
          <w:szCs w:val="24"/>
        </w:rPr>
        <w:t xml:space="preserve">mapped </w:t>
      </w:r>
      <w:r>
        <w:rPr>
          <w:rFonts w:ascii="Times New Roman" w:hAnsi="Times New Roman" w:cs="Times New Roman"/>
          <w:sz w:val="24"/>
          <w:szCs w:val="24"/>
        </w:rPr>
        <w:t xml:space="preserve">outside of the ablation zone for rigid registration was </w:t>
      </w:r>
      <w:r w:rsidR="007C0E9B">
        <w:rPr>
          <w:rFonts w:ascii="Times New Roman" w:hAnsi="Times New Roman" w:cs="Times New Roman"/>
          <w:sz w:val="24"/>
          <w:szCs w:val="24"/>
        </w:rPr>
        <w:t>19.51% (28.26%)</w:t>
      </w:r>
      <w:r>
        <w:rPr>
          <w:rFonts w:ascii="Times New Roman" w:hAnsi="Times New Roman" w:cs="Times New Roman"/>
          <w:sz w:val="24"/>
          <w:szCs w:val="24"/>
        </w:rPr>
        <w:t>,</w:t>
      </w:r>
      <w:r w:rsidR="007C0E9B">
        <w:rPr>
          <w:rFonts w:ascii="Times New Roman" w:hAnsi="Times New Roman" w:cs="Times New Roman"/>
          <w:sz w:val="24"/>
          <w:szCs w:val="24"/>
        </w:rPr>
        <w:t xml:space="preserve"> while</w:t>
      </w:r>
      <w:r>
        <w:rPr>
          <w:rFonts w:ascii="Times New Roman" w:hAnsi="Times New Roman" w:cs="Times New Roman"/>
          <w:sz w:val="24"/>
          <w:szCs w:val="24"/>
        </w:rPr>
        <w:t xml:space="preserve"> for deformable reg</w:t>
      </w:r>
      <w:r w:rsidR="007C0E9B">
        <w:rPr>
          <w:rFonts w:ascii="Times New Roman" w:hAnsi="Times New Roman" w:cs="Times New Roman"/>
          <w:sz w:val="24"/>
          <w:szCs w:val="24"/>
        </w:rPr>
        <w:t>istration it was 1</w:t>
      </w:r>
      <w:r>
        <w:rPr>
          <w:rFonts w:ascii="Times New Roman" w:hAnsi="Times New Roman" w:cs="Times New Roman"/>
          <w:sz w:val="24"/>
          <w:szCs w:val="24"/>
        </w:rPr>
        <w:t>.</w:t>
      </w:r>
      <w:r w:rsidR="007C0E9B">
        <w:rPr>
          <w:rFonts w:ascii="Times New Roman" w:hAnsi="Times New Roman" w:cs="Times New Roman"/>
          <w:sz w:val="24"/>
          <w:szCs w:val="24"/>
        </w:rPr>
        <w:t>3</w:t>
      </w:r>
      <w:r>
        <w:rPr>
          <w:rFonts w:ascii="Times New Roman" w:hAnsi="Times New Roman" w:cs="Times New Roman"/>
          <w:sz w:val="24"/>
          <w:szCs w:val="24"/>
        </w:rPr>
        <w:t>9% (</w:t>
      </w:r>
      <w:r w:rsidR="007C0E9B">
        <w:rPr>
          <w:rFonts w:ascii="Times New Roman" w:hAnsi="Times New Roman" w:cs="Times New Roman"/>
          <w:sz w:val="24"/>
          <w:szCs w:val="24"/>
        </w:rPr>
        <w:t>3.80%) (Table 2).</w:t>
      </w:r>
    </w:p>
    <w:p w14:paraId="77E842B2" w14:textId="098F9C87" w:rsidR="00487F60" w:rsidRPr="003C2DFC" w:rsidRDefault="00487F60" w:rsidP="003C2DFC">
      <w:pPr>
        <w:pStyle w:val="Heading2"/>
        <w:spacing w:line="480" w:lineRule="auto"/>
        <w:rPr>
          <w:rFonts w:ascii="Times New Roman" w:eastAsia="Times New Roman" w:hAnsi="Times New Roman" w:cs="Times New Roman"/>
          <w:color w:val="auto"/>
          <w:sz w:val="24"/>
          <w:szCs w:val="24"/>
          <w:u w:val="single"/>
        </w:rPr>
      </w:pPr>
      <w:r w:rsidRPr="003C2DFC">
        <w:rPr>
          <w:rFonts w:ascii="Times New Roman" w:eastAsia="Times New Roman" w:hAnsi="Times New Roman" w:cs="Times New Roman"/>
          <w:color w:val="auto"/>
          <w:sz w:val="24"/>
          <w:szCs w:val="24"/>
          <w:u w:val="single"/>
        </w:rPr>
        <w:t>Assessing Recurrence</w:t>
      </w:r>
    </w:p>
    <w:p w14:paraId="7744CBFF" w14:textId="1CF8383B" w:rsidR="00E5026B" w:rsidRPr="00CF5767" w:rsidRDefault="0061730E">
      <w:pPr>
        <w:spacing w:line="480" w:lineRule="auto"/>
        <w:rPr>
          <w:rFonts w:ascii="Times New Roman" w:hAnsi="Times New Roman" w:cs="Times New Roman"/>
          <w:sz w:val="24"/>
          <w:szCs w:val="24"/>
        </w:rPr>
      </w:pPr>
      <w:r w:rsidRPr="00CF5767">
        <w:rPr>
          <w:rFonts w:ascii="Times New Roman" w:hAnsi="Times New Roman" w:cs="Times New Roman"/>
          <w:sz w:val="24"/>
          <w:szCs w:val="24"/>
        </w:rPr>
        <w:t xml:space="preserve">In </w:t>
      </w:r>
      <w:r w:rsidR="00D2385B" w:rsidRPr="00CF5767">
        <w:rPr>
          <w:rFonts w:ascii="Times New Roman" w:hAnsi="Times New Roman" w:cs="Times New Roman"/>
          <w:sz w:val="24"/>
          <w:szCs w:val="24"/>
        </w:rPr>
        <w:t xml:space="preserve">2 </w:t>
      </w:r>
      <w:r w:rsidRPr="00CF5767">
        <w:rPr>
          <w:rFonts w:ascii="Times New Roman" w:hAnsi="Times New Roman" w:cs="Times New Roman"/>
          <w:sz w:val="24"/>
          <w:szCs w:val="24"/>
        </w:rPr>
        <w:t>cases</w:t>
      </w:r>
      <w:r w:rsidR="003E55E3" w:rsidRPr="00CF5767">
        <w:rPr>
          <w:rFonts w:ascii="Times New Roman" w:hAnsi="Times New Roman" w:cs="Times New Roman"/>
          <w:sz w:val="24"/>
          <w:szCs w:val="24"/>
        </w:rPr>
        <w:t>,</w:t>
      </w:r>
      <w:r w:rsidRPr="00CF5767">
        <w:rPr>
          <w:rFonts w:ascii="Times New Roman" w:hAnsi="Times New Roman" w:cs="Times New Roman"/>
          <w:sz w:val="24"/>
          <w:szCs w:val="24"/>
        </w:rPr>
        <w:t xml:space="preserve"> the contrast enhancement was insufficient to identify nearby vasculature</w:t>
      </w:r>
      <w:r w:rsidR="007C21C3" w:rsidRPr="00CF5767">
        <w:rPr>
          <w:rFonts w:ascii="Times New Roman" w:hAnsi="Times New Roman" w:cs="Times New Roman"/>
          <w:sz w:val="24"/>
          <w:szCs w:val="24"/>
        </w:rPr>
        <w:t>,</w:t>
      </w:r>
      <w:r w:rsidR="00072DD1" w:rsidRPr="00CF5767">
        <w:rPr>
          <w:rFonts w:ascii="Times New Roman" w:hAnsi="Times New Roman" w:cs="Times New Roman"/>
          <w:sz w:val="24"/>
          <w:szCs w:val="24"/>
        </w:rPr>
        <w:t xml:space="preserve"> so manual </w:t>
      </w:r>
      <w:r w:rsidR="009813BC">
        <w:rPr>
          <w:rFonts w:ascii="Times New Roman" w:hAnsi="Times New Roman" w:cs="Times New Roman"/>
          <w:sz w:val="24"/>
          <w:szCs w:val="24"/>
        </w:rPr>
        <w:t xml:space="preserve">rigid </w:t>
      </w:r>
      <w:r w:rsidR="00072DD1" w:rsidRPr="00CF5767">
        <w:rPr>
          <w:rFonts w:ascii="Times New Roman" w:hAnsi="Times New Roman" w:cs="Times New Roman"/>
          <w:sz w:val="24"/>
          <w:szCs w:val="24"/>
        </w:rPr>
        <w:t>registration was performed</w:t>
      </w:r>
      <w:r w:rsidR="009813BC">
        <w:rPr>
          <w:rFonts w:ascii="Times New Roman" w:hAnsi="Times New Roman" w:cs="Times New Roman"/>
          <w:sz w:val="24"/>
          <w:szCs w:val="24"/>
        </w:rPr>
        <w:t xml:space="preserve"> focused on the ablation area</w:t>
      </w:r>
      <w:r w:rsidR="00072DD1" w:rsidRPr="00CF5767">
        <w:rPr>
          <w:rFonts w:ascii="Times New Roman" w:hAnsi="Times New Roman" w:cs="Times New Roman"/>
          <w:sz w:val="24"/>
          <w:szCs w:val="24"/>
        </w:rPr>
        <w:t>.</w:t>
      </w:r>
      <w:r w:rsidRPr="00CF5767">
        <w:rPr>
          <w:rFonts w:ascii="Times New Roman" w:hAnsi="Times New Roman" w:cs="Times New Roman"/>
          <w:sz w:val="24"/>
          <w:szCs w:val="24"/>
        </w:rPr>
        <w:t xml:space="preserve"> </w:t>
      </w:r>
      <w:r w:rsidR="00DE7B1C" w:rsidRPr="00CF5767">
        <w:rPr>
          <w:rFonts w:ascii="Times New Roman" w:hAnsi="Times New Roman" w:cs="Times New Roman"/>
          <w:sz w:val="24"/>
          <w:szCs w:val="24"/>
        </w:rPr>
        <w:t>Of the 14 patients</w:t>
      </w:r>
      <w:r w:rsidR="00DD61E5" w:rsidRPr="00CF5767">
        <w:rPr>
          <w:rFonts w:ascii="Times New Roman" w:hAnsi="Times New Roman" w:cs="Times New Roman"/>
          <w:sz w:val="24"/>
          <w:szCs w:val="24"/>
        </w:rPr>
        <w:t xml:space="preserve"> </w:t>
      </w:r>
      <w:r w:rsidR="007C21C3" w:rsidRPr="00CF5767">
        <w:rPr>
          <w:rFonts w:ascii="Times New Roman" w:hAnsi="Times New Roman" w:cs="Times New Roman"/>
          <w:sz w:val="24"/>
          <w:szCs w:val="24"/>
        </w:rPr>
        <w:t>who experienced a</w:t>
      </w:r>
      <w:r w:rsidR="00DE7B1C" w:rsidRPr="00CF5767">
        <w:rPr>
          <w:rFonts w:ascii="Times New Roman" w:hAnsi="Times New Roman" w:cs="Times New Roman"/>
          <w:sz w:val="24"/>
          <w:szCs w:val="24"/>
        </w:rPr>
        <w:t xml:space="preserve"> </w:t>
      </w:r>
      <w:r w:rsidR="00DD61E5" w:rsidRPr="00CF5767">
        <w:rPr>
          <w:rFonts w:ascii="Times New Roman" w:hAnsi="Times New Roman" w:cs="Times New Roman"/>
          <w:sz w:val="24"/>
          <w:szCs w:val="24"/>
        </w:rPr>
        <w:t xml:space="preserve">recurrence, </w:t>
      </w:r>
      <w:del w:id="9" w:author="Anderson,Brian M" w:date="2021-01-13T14:53:00Z">
        <w:r w:rsidR="007C21C3" w:rsidRPr="00CF5767" w:rsidDel="00BD7EBB">
          <w:rPr>
            <w:rFonts w:ascii="Times New Roman" w:hAnsi="Times New Roman" w:cs="Times New Roman"/>
            <w:sz w:val="24"/>
            <w:szCs w:val="24"/>
          </w:rPr>
          <w:delText xml:space="preserve">12 </w:delText>
        </w:r>
      </w:del>
      <w:ins w:id="10" w:author="Anderson,Brian M" w:date="2021-01-13T14:53:00Z">
        <w:r w:rsidR="00BD7EBB">
          <w:rPr>
            <w:rFonts w:ascii="Times New Roman" w:hAnsi="Times New Roman" w:cs="Times New Roman"/>
            <w:sz w:val="24"/>
            <w:szCs w:val="24"/>
          </w:rPr>
          <w:t>13</w:t>
        </w:r>
        <w:r w:rsidR="00BD7EBB" w:rsidRPr="00CF5767">
          <w:rPr>
            <w:rFonts w:ascii="Times New Roman" w:hAnsi="Times New Roman" w:cs="Times New Roman"/>
            <w:sz w:val="24"/>
            <w:szCs w:val="24"/>
          </w:rPr>
          <w:t xml:space="preserve"> </w:t>
        </w:r>
      </w:ins>
      <w:r w:rsidR="007C21C3" w:rsidRPr="00CF5767">
        <w:rPr>
          <w:rFonts w:ascii="Times New Roman" w:hAnsi="Times New Roman" w:cs="Times New Roman"/>
          <w:sz w:val="24"/>
          <w:szCs w:val="24"/>
        </w:rPr>
        <w:t>(</w:t>
      </w:r>
      <w:del w:id="11" w:author="Anderson,Brian M" w:date="2021-01-13T14:54:00Z">
        <w:r w:rsidR="003F7BDC" w:rsidRPr="00CF5767" w:rsidDel="00BD7EBB">
          <w:rPr>
            <w:rFonts w:ascii="Times New Roman" w:hAnsi="Times New Roman" w:cs="Times New Roman"/>
            <w:sz w:val="24"/>
            <w:szCs w:val="24"/>
          </w:rPr>
          <w:delText>86</w:delText>
        </w:r>
      </w:del>
      <w:ins w:id="12" w:author="Anderson,Brian M" w:date="2021-01-13T14:54:00Z">
        <w:r w:rsidR="00BD7EBB">
          <w:rPr>
            <w:rFonts w:ascii="Times New Roman" w:hAnsi="Times New Roman" w:cs="Times New Roman"/>
            <w:sz w:val="24"/>
            <w:szCs w:val="24"/>
          </w:rPr>
          <w:t>93</w:t>
        </w:r>
      </w:ins>
      <w:r w:rsidR="00DD61E5" w:rsidRPr="00CF5767">
        <w:rPr>
          <w:rFonts w:ascii="Times New Roman" w:hAnsi="Times New Roman" w:cs="Times New Roman"/>
          <w:sz w:val="24"/>
          <w:szCs w:val="24"/>
        </w:rPr>
        <w:t>%</w:t>
      </w:r>
      <w:r w:rsidR="003F7BDC" w:rsidRPr="00CF5767">
        <w:rPr>
          <w:rFonts w:ascii="Times New Roman" w:hAnsi="Times New Roman" w:cs="Times New Roman"/>
          <w:sz w:val="24"/>
          <w:szCs w:val="24"/>
        </w:rPr>
        <w:t>)</w:t>
      </w:r>
      <w:r w:rsidR="00DD61E5" w:rsidRPr="00CF5767">
        <w:rPr>
          <w:rFonts w:ascii="Times New Roman" w:hAnsi="Times New Roman" w:cs="Times New Roman"/>
          <w:sz w:val="24"/>
          <w:szCs w:val="24"/>
        </w:rPr>
        <w:t xml:space="preserve"> had </w:t>
      </w:r>
      <w:r w:rsidR="00892576" w:rsidRPr="00CF5767">
        <w:rPr>
          <w:rFonts w:ascii="Times New Roman" w:hAnsi="Times New Roman" w:cs="Times New Roman"/>
          <w:sz w:val="24"/>
          <w:szCs w:val="24"/>
        </w:rPr>
        <w:t xml:space="preserve">an </w:t>
      </w:r>
      <w:r w:rsidR="00DD61E5" w:rsidRPr="00CF5767">
        <w:rPr>
          <w:rFonts w:ascii="Times New Roman" w:hAnsi="Times New Roman" w:cs="Times New Roman"/>
          <w:sz w:val="24"/>
          <w:szCs w:val="24"/>
        </w:rPr>
        <w:t xml:space="preserve">overlap </w:t>
      </w:r>
      <w:r w:rsidR="007E7547" w:rsidRPr="00CF5767">
        <w:rPr>
          <w:rFonts w:ascii="Times New Roman" w:hAnsi="Times New Roman" w:cs="Times New Roman"/>
          <w:sz w:val="24"/>
          <w:szCs w:val="24"/>
        </w:rPr>
        <w:t>between</w:t>
      </w:r>
      <w:r w:rsidR="00DD61E5" w:rsidRPr="00CF5767">
        <w:rPr>
          <w:rFonts w:ascii="Times New Roman" w:hAnsi="Times New Roman" w:cs="Times New Roman"/>
          <w:sz w:val="24"/>
          <w:szCs w:val="24"/>
        </w:rPr>
        <w:t xml:space="preserve"> the recurrence </w:t>
      </w:r>
      <w:r w:rsidR="007E7547" w:rsidRPr="00CF5767">
        <w:rPr>
          <w:rFonts w:ascii="Times New Roman" w:hAnsi="Times New Roman" w:cs="Times New Roman"/>
          <w:sz w:val="24"/>
          <w:szCs w:val="24"/>
        </w:rPr>
        <w:t xml:space="preserve">and </w:t>
      </w:r>
      <w:commentRangeStart w:id="13"/>
      <w:r w:rsidR="007E7547" w:rsidRPr="00CF5767">
        <w:rPr>
          <w:rFonts w:ascii="Times New Roman" w:hAnsi="Times New Roman" w:cs="Times New Roman"/>
          <w:sz w:val="24"/>
          <w:szCs w:val="24"/>
        </w:rPr>
        <w:t>the</w:t>
      </w:r>
      <w:r w:rsidR="00DD61E5" w:rsidRPr="00CF5767">
        <w:rPr>
          <w:rFonts w:ascii="Times New Roman" w:hAnsi="Times New Roman" w:cs="Times New Roman"/>
          <w:sz w:val="24"/>
          <w:szCs w:val="24"/>
        </w:rPr>
        <w:t xml:space="preserve"> 5</w:t>
      </w:r>
      <w:r w:rsidR="007C21C3" w:rsidRPr="00CF5767">
        <w:rPr>
          <w:rFonts w:ascii="Times New Roman" w:hAnsi="Times New Roman" w:cs="Times New Roman"/>
          <w:sz w:val="24"/>
          <w:szCs w:val="24"/>
        </w:rPr>
        <w:t>-</w:t>
      </w:r>
      <w:r w:rsidR="00DD61E5" w:rsidRPr="00CF5767">
        <w:rPr>
          <w:rFonts w:ascii="Times New Roman" w:hAnsi="Times New Roman" w:cs="Times New Roman"/>
          <w:sz w:val="24"/>
          <w:szCs w:val="24"/>
        </w:rPr>
        <w:t xml:space="preserve">mm expansion </w:t>
      </w:r>
      <w:r w:rsidR="5C444753" w:rsidRPr="00CF5767">
        <w:rPr>
          <w:rFonts w:ascii="Times New Roman" w:hAnsi="Times New Roman" w:cs="Times New Roman"/>
          <w:sz w:val="24"/>
          <w:szCs w:val="24"/>
        </w:rPr>
        <w:t xml:space="preserve">of disease </w:t>
      </w:r>
      <w:r w:rsidR="00DD61E5" w:rsidRPr="00CF5767">
        <w:rPr>
          <w:rFonts w:ascii="Times New Roman" w:hAnsi="Times New Roman" w:cs="Times New Roman"/>
          <w:sz w:val="24"/>
          <w:szCs w:val="24"/>
        </w:rPr>
        <w:t>outside of the ablation zone</w:t>
      </w:r>
      <w:r w:rsidR="65094148" w:rsidRPr="00CF5767">
        <w:rPr>
          <w:rFonts w:ascii="Times New Roman" w:hAnsi="Times New Roman" w:cs="Times New Roman"/>
          <w:sz w:val="24"/>
          <w:szCs w:val="24"/>
        </w:rPr>
        <w:t>,</w:t>
      </w:r>
      <w:commentRangeEnd w:id="13"/>
      <w:r w:rsidR="00790233">
        <w:rPr>
          <w:rStyle w:val="CommentReference"/>
        </w:rPr>
        <w:commentReference w:id="13"/>
      </w:r>
      <w:r w:rsidR="65094148" w:rsidRPr="00CF5767">
        <w:rPr>
          <w:rFonts w:ascii="Times New Roman" w:hAnsi="Times New Roman" w:cs="Times New Roman"/>
          <w:sz w:val="24"/>
          <w:szCs w:val="24"/>
        </w:rPr>
        <w:t xml:space="preserve"> </w:t>
      </w:r>
      <w:commentRangeStart w:id="14"/>
      <w:r w:rsidR="65094148" w:rsidRPr="00CF5767">
        <w:rPr>
          <w:rFonts w:ascii="Times New Roman" w:hAnsi="Times New Roman" w:cs="Times New Roman"/>
          <w:sz w:val="24"/>
          <w:szCs w:val="24"/>
        </w:rPr>
        <w:t>indicating</w:t>
      </w:r>
      <w:commentRangeEnd w:id="14"/>
      <w:r w:rsidR="00F1599F">
        <w:rPr>
          <w:rStyle w:val="CommentReference"/>
        </w:rPr>
        <w:commentReference w:id="14"/>
      </w:r>
      <w:r w:rsidR="008F2642" w:rsidRPr="008F2642">
        <w:rPr>
          <w:rFonts w:ascii="Times New Roman" w:hAnsi="Times New Roman" w:cs="Times New Roman"/>
          <w:sz w:val="24"/>
          <w:szCs w:val="24"/>
        </w:rPr>
        <w:t xml:space="preserve"> </w:t>
      </w:r>
      <w:r w:rsidR="008F2642" w:rsidRPr="00CF5767">
        <w:rPr>
          <w:rFonts w:ascii="Times New Roman" w:hAnsi="Times New Roman" w:cs="Times New Roman"/>
          <w:sz w:val="24"/>
          <w:szCs w:val="24"/>
        </w:rPr>
        <w:t xml:space="preserve">that </w:t>
      </w:r>
      <w:r w:rsidR="008F2642">
        <w:rPr>
          <w:rFonts w:ascii="Times New Roman" w:hAnsi="Times New Roman" w:cs="Times New Roman"/>
          <w:sz w:val="24"/>
          <w:szCs w:val="24"/>
        </w:rPr>
        <w:t xml:space="preserve">the lack of </w:t>
      </w:r>
      <w:r w:rsidR="008F2642" w:rsidRPr="00CF5767">
        <w:rPr>
          <w:rFonts w:ascii="Times New Roman" w:hAnsi="Times New Roman" w:cs="Times New Roman"/>
          <w:sz w:val="24"/>
          <w:szCs w:val="24"/>
        </w:rPr>
        <w:t xml:space="preserve">5 mm of margin </w:t>
      </w:r>
      <w:r w:rsidR="008F2642">
        <w:rPr>
          <w:rFonts w:ascii="Times New Roman" w:hAnsi="Times New Roman" w:cs="Times New Roman"/>
          <w:sz w:val="24"/>
          <w:szCs w:val="24"/>
        </w:rPr>
        <w:t>correlated with where future progression occurred</w:t>
      </w:r>
      <w:r w:rsidR="00DD61E5" w:rsidRPr="00CF5767">
        <w:rPr>
          <w:rFonts w:ascii="Times New Roman" w:hAnsi="Times New Roman" w:cs="Times New Roman"/>
          <w:sz w:val="24"/>
          <w:szCs w:val="24"/>
        </w:rPr>
        <w:t xml:space="preserve">. The median volume overlap between the projected cone and the minimum margin was </w:t>
      </w:r>
      <w:r w:rsidR="003F7BDC" w:rsidRPr="00CF5767">
        <w:rPr>
          <w:rFonts w:ascii="Times New Roman" w:hAnsi="Times New Roman" w:cs="Times New Roman"/>
          <w:sz w:val="24"/>
          <w:szCs w:val="24"/>
        </w:rPr>
        <w:t>0.34</w:t>
      </w:r>
      <w:r w:rsidR="00EA7FAC" w:rsidRPr="00CF5767">
        <w:rPr>
          <w:rFonts w:ascii="Times New Roman" w:hAnsi="Times New Roman" w:cs="Times New Roman"/>
          <w:sz w:val="24"/>
          <w:szCs w:val="24"/>
        </w:rPr>
        <w:t xml:space="preserve"> </w:t>
      </w:r>
      <w:r w:rsidR="00DD61E5" w:rsidRPr="00CF5767">
        <w:rPr>
          <w:rFonts w:ascii="Times New Roman" w:hAnsi="Times New Roman" w:cs="Times New Roman"/>
          <w:sz w:val="24"/>
          <w:szCs w:val="24"/>
        </w:rPr>
        <w:t>cc</w:t>
      </w:r>
      <w:r w:rsidR="00B05A13" w:rsidRPr="00CF5767">
        <w:rPr>
          <w:rFonts w:ascii="Times New Roman" w:hAnsi="Times New Roman" w:cs="Times New Roman"/>
          <w:sz w:val="24"/>
          <w:szCs w:val="24"/>
        </w:rPr>
        <w:t xml:space="preserve"> </w:t>
      </w:r>
      <w:r w:rsidR="00EA7FAC" w:rsidRPr="00CF5767">
        <w:rPr>
          <w:rFonts w:ascii="Times New Roman" w:hAnsi="Times New Roman" w:cs="Times New Roman"/>
          <w:sz w:val="24"/>
          <w:szCs w:val="24"/>
        </w:rPr>
        <w:t>(</w:t>
      </w:r>
      <w:r w:rsidR="00B05A13" w:rsidRPr="00CF5767">
        <w:rPr>
          <w:rFonts w:ascii="Times New Roman" w:hAnsi="Times New Roman" w:cs="Times New Roman"/>
          <w:sz w:val="24"/>
          <w:szCs w:val="24"/>
        </w:rPr>
        <w:t>range</w:t>
      </w:r>
      <w:r w:rsidR="00EA7FAC" w:rsidRPr="00CF5767">
        <w:rPr>
          <w:rFonts w:ascii="Times New Roman" w:hAnsi="Times New Roman" w:cs="Times New Roman"/>
          <w:sz w:val="24"/>
          <w:szCs w:val="24"/>
        </w:rPr>
        <w:t>,</w:t>
      </w:r>
      <w:r w:rsidR="00B05A13" w:rsidRPr="00CF5767">
        <w:rPr>
          <w:rFonts w:ascii="Times New Roman" w:hAnsi="Times New Roman" w:cs="Times New Roman"/>
          <w:sz w:val="24"/>
          <w:szCs w:val="24"/>
        </w:rPr>
        <w:t xml:space="preserve"> </w:t>
      </w:r>
      <w:r w:rsidR="003F7BDC" w:rsidRPr="00CF5767">
        <w:rPr>
          <w:rFonts w:ascii="Times New Roman" w:hAnsi="Times New Roman" w:cs="Times New Roman"/>
          <w:sz w:val="24"/>
          <w:szCs w:val="24"/>
        </w:rPr>
        <w:t>0</w:t>
      </w:r>
      <w:r w:rsidR="00EA7FAC" w:rsidRPr="00CF5767">
        <w:rPr>
          <w:rFonts w:ascii="Times New Roman" w:hAnsi="Times New Roman" w:cs="Times New Roman"/>
          <w:sz w:val="24"/>
          <w:szCs w:val="24"/>
        </w:rPr>
        <w:t>-</w:t>
      </w:r>
      <w:r w:rsidR="003F7BDC" w:rsidRPr="00CF5767">
        <w:rPr>
          <w:rFonts w:ascii="Times New Roman" w:hAnsi="Times New Roman" w:cs="Times New Roman"/>
          <w:sz w:val="24"/>
          <w:szCs w:val="24"/>
        </w:rPr>
        <w:t>3.38</w:t>
      </w:r>
      <w:r w:rsidR="00EA7FAC" w:rsidRPr="00CF5767">
        <w:rPr>
          <w:rFonts w:ascii="Times New Roman" w:hAnsi="Times New Roman" w:cs="Times New Roman"/>
          <w:sz w:val="24"/>
          <w:szCs w:val="24"/>
        </w:rPr>
        <w:t xml:space="preserve"> </w:t>
      </w:r>
      <w:r w:rsidR="00B05A13" w:rsidRPr="00CF5767">
        <w:rPr>
          <w:rFonts w:ascii="Times New Roman" w:hAnsi="Times New Roman" w:cs="Times New Roman"/>
          <w:sz w:val="24"/>
          <w:szCs w:val="24"/>
        </w:rPr>
        <w:t>cc</w:t>
      </w:r>
      <w:r w:rsidR="00EA7FAC" w:rsidRPr="00CF5767">
        <w:rPr>
          <w:rFonts w:ascii="Times New Roman" w:hAnsi="Times New Roman" w:cs="Times New Roman"/>
          <w:sz w:val="24"/>
          <w:szCs w:val="24"/>
        </w:rPr>
        <w:t>)</w:t>
      </w:r>
      <w:r w:rsidR="008C79D2">
        <w:rPr>
          <w:rFonts w:ascii="Times New Roman" w:hAnsi="Times New Roman" w:cs="Times New Roman"/>
          <w:sz w:val="24"/>
          <w:szCs w:val="24"/>
        </w:rPr>
        <w:t xml:space="preserve"> (</w:t>
      </w:r>
      <w:r w:rsidR="00EC2E7C" w:rsidRPr="00CF5767">
        <w:rPr>
          <w:rFonts w:ascii="Times New Roman" w:hAnsi="Times New Roman" w:cs="Times New Roman"/>
          <w:sz w:val="24"/>
          <w:szCs w:val="24"/>
        </w:rPr>
        <w:t xml:space="preserve">Figure </w:t>
      </w:r>
      <w:r w:rsidR="0084261D" w:rsidRPr="00CF5767">
        <w:rPr>
          <w:rFonts w:ascii="Times New Roman" w:hAnsi="Times New Roman" w:cs="Times New Roman"/>
          <w:sz w:val="24"/>
          <w:szCs w:val="24"/>
        </w:rPr>
        <w:t>6</w:t>
      </w:r>
      <w:r w:rsidR="008C79D2">
        <w:rPr>
          <w:rFonts w:ascii="Times New Roman" w:hAnsi="Times New Roman" w:cs="Times New Roman"/>
          <w:sz w:val="24"/>
          <w:szCs w:val="24"/>
        </w:rPr>
        <w:t>)</w:t>
      </w:r>
      <w:r w:rsidR="00194A61" w:rsidRPr="00CF5767">
        <w:rPr>
          <w:rFonts w:ascii="Times New Roman" w:hAnsi="Times New Roman" w:cs="Times New Roman"/>
          <w:sz w:val="24"/>
          <w:szCs w:val="24"/>
        </w:rPr>
        <w:t>.</w:t>
      </w:r>
      <w:r w:rsidR="000B6BEB" w:rsidRPr="00CF5767">
        <w:rPr>
          <w:rFonts w:ascii="Times New Roman" w:hAnsi="Times New Roman" w:cs="Times New Roman"/>
          <w:sz w:val="24"/>
          <w:szCs w:val="24"/>
        </w:rPr>
        <w:t xml:space="preserve"> </w:t>
      </w:r>
      <w:r w:rsidR="00615DF1" w:rsidRPr="00615DF1">
        <w:rPr>
          <w:rFonts w:ascii="Times New Roman" w:hAnsi="Times New Roman" w:cs="Times New Roman"/>
          <w:sz w:val="24"/>
          <w:szCs w:val="24"/>
        </w:rPr>
        <w:t xml:space="preserve">Despite the fact that the volume of overlap can be very small, the consensus among our reviewing physicians is that the location of 5-mm expansion coincides with actual recurrence (Figure </w:t>
      </w:r>
      <w:commentRangeStart w:id="15"/>
      <w:commentRangeStart w:id="16"/>
      <w:r w:rsidR="00615DF1" w:rsidRPr="00615DF1">
        <w:rPr>
          <w:rFonts w:ascii="Times New Roman" w:hAnsi="Times New Roman" w:cs="Times New Roman"/>
          <w:sz w:val="24"/>
          <w:szCs w:val="24"/>
        </w:rPr>
        <w:t>7</w:t>
      </w:r>
      <w:commentRangeEnd w:id="15"/>
      <w:r w:rsidR="009B27A3">
        <w:rPr>
          <w:rStyle w:val="CommentReference"/>
        </w:rPr>
        <w:commentReference w:id="15"/>
      </w:r>
      <w:commentRangeEnd w:id="16"/>
      <w:r w:rsidR="005F3AF6">
        <w:rPr>
          <w:rStyle w:val="CommentReference"/>
        </w:rPr>
        <w:commentReference w:id="16"/>
      </w:r>
      <w:r w:rsidR="00615DF1" w:rsidRPr="00615DF1">
        <w:rPr>
          <w:rFonts w:ascii="Times New Roman" w:hAnsi="Times New Roman" w:cs="Times New Roman"/>
          <w:sz w:val="24"/>
          <w:szCs w:val="24"/>
        </w:rPr>
        <w:t>).</w:t>
      </w:r>
      <w:ins w:id="17" w:author="Anderson,Brian M" w:date="2021-01-04T13:17:00Z">
        <w:r w:rsidR="004830E5">
          <w:rPr>
            <w:rFonts w:ascii="Times New Roman" w:hAnsi="Times New Roman" w:cs="Times New Roman"/>
            <w:sz w:val="24"/>
            <w:szCs w:val="24"/>
          </w:rPr>
          <w:t xml:space="preserve"> </w:t>
        </w:r>
      </w:ins>
      <w:ins w:id="18" w:author="Anderson,Brian M" w:date="2021-01-04T13:19:00Z">
        <w:r w:rsidR="004830E5">
          <w:rPr>
            <w:rFonts w:ascii="Times New Roman" w:hAnsi="Times New Roman" w:cs="Times New Roman"/>
            <w:sz w:val="24"/>
            <w:szCs w:val="24"/>
          </w:rPr>
          <w:t>For patient #7, which did not have overlap</w:t>
        </w:r>
      </w:ins>
      <w:ins w:id="19" w:author="Anderson,Brian M" w:date="2021-01-04T13:17:00Z">
        <w:r w:rsidR="00E5026B">
          <w:rPr>
            <w:rFonts w:ascii="Times New Roman" w:hAnsi="Times New Roman" w:cs="Times New Roman"/>
            <w:sz w:val="24"/>
            <w:szCs w:val="24"/>
          </w:rPr>
          <w:t xml:space="preserve">, </w:t>
        </w:r>
      </w:ins>
      <w:ins w:id="20" w:author="Anderson,Brian M" w:date="2021-01-04T13:18:00Z">
        <w:r w:rsidR="004830E5">
          <w:rPr>
            <w:rFonts w:ascii="Times New Roman" w:hAnsi="Times New Roman" w:cs="Times New Roman"/>
            <w:sz w:val="24"/>
            <w:szCs w:val="24"/>
          </w:rPr>
          <w:t xml:space="preserve">the definition of the ablation zone post-treatment was not very clear, </w:t>
        </w:r>
      </w:ins>
      <w:ins w:id="21" w:author="Anderson,Brian M" w:date="2021-01-04T13:19:00Z">
        <w:r w:rsidR="004830E5">
          <w:rPr>
            <w:rFonts w:ascii="Times New Roman" w:hAnsi="Times New Roman" w:cs="Times New Roman"/>
            <w:sz w:val="24"/>
            <w:szCs w:val="24"/>
          </w:rPr>
          <w:t>with the</w:t>
        </w:r>
      </w:ins>
      <w:ins w:id="22" w:author="Anderson,Brian M" w:date="2021-01-04T13:18:00Z">
        <w:r w:rsidR="004830E5">
          <w:rPr>
            <w:rFonts w:ascii="Times New Roman" w:hAnsi="Times New Roman" w:cs="Times New Roman"/>
            <w:sz w:val="24"/>
            <w:szCs w:val="24"/>
          </w:rPr>
          <w:t xml:space="preserve"> </w:t>
        </w:r>
      </w:ins>
      <w:ins w:id="23" w:author="Anderson,Brian M" w:date="2021-01-04T13:19:00Z">
        <w:r w:rsidR="004830E5">
          <w:rPr>
            <w:rFonts w:ascii="Times New Roman" w:hAnsi="Times New Roman" w:cs="Times New Roman"/>
            <w:sz w:val="24"/>
            <w:szCs w:val="24"/>
          </w:rPr>
          <w:t xml:space="preserve">scan appearing to be in the arterial phase, not the portal-venous (Figure xxx). </w:t>
        </w:r>
      </w:ins>
    </w:p>
    <w:p w14:paraId="741334E7" w14:textId="77777777" w:rsidR="00D5327F" w:rsidRPr="00D23AB6" w:rsidRDefault="00D5327F" w:rsidP="00D23AB6"/>
    <w:p w14:paraId="3D34D990" w14:textId="7DFC0A04" w:rsidR="00ED1CB3" w:rsidRPr="00CF5767" w:rsidRDefault="00ED1CB3" w:rsidP="00CF5767">
      <w:pPr>
        <w:pStyle w:val="Heading1"/>
        <w:spacing w:line="480" w:lineRule="auto"/>
        <w:rPr>
          <w:rFonts w:ascii="Times New Roman" w:eastAsia="Times New Roman" w:hAnsi="Times New Roman" w:cs="Times New Roman"/>
          <w:b/>
          <w:color w:val="auto"/>
          <w:sz w:val="24"/>
          <w:szCs w:val="24"/>
        </w:rPr>
      </w:pPr>
      <w:r w:rsidRPr="00CF5767">
        <w:rPr>
          <w:rFonts w:ascii="Times New Roman" w:eastAsia="Times New Roman" w:hAnsi="Times New Roman" w:cs="Times New Roman"/>
          <w:b/>
          <w:color w:val="auto"/>
          <w:sz w:val="24"/>
          <w:szCs w:val="24"/>
        </w:rPr>
        <w:t>DISCUSSION</w:t>
      </w:r>
    </w:p>
    <w:p w14:paraId="74767133" w14:textId="6EC682B8" w:rsidR="008C79D2" w:rsidRPr="000A49A1" w:rsidRDefault="008C79D2" w:rsidP="008C79D2">
      <w:pPr>
        <w:spacing w:line="480" w:lineRule="auto"/>
        <w:rPr>
          <w:rFonts w:ascii="Times New Roman" w:eastAsia="Times New Roman" w:hAnsi="Times New Roman" w:cs="Times New Roman"/>
          <w:sz w:val="24"/>
          <w:szCs w:val="24"/>
        </w:rPr>
      </w:pPr>
      <w:r w:rsidRPr="000A49A1">
        <w:rPr>
          <w:rFonts w:ascii="Times New Roman" w:eastAsia="Times New Roman" w:hAnsi="Times New Roman" w:cs="Times New Roman"/>
          <w:sz w:val="24"/>
          <w:szCs w:val="24"/>
        </w:rPr>
        <w:t>The efficacy of th</w:t>
      </w:r>
      <w:r>
        <w:rPr>
          <w:rFonts w:ascii="Times New Roman" w:eastAsia="Times New Roman" w:hAnsi="Times New Roman" w:cs="Times New Roman"/>
          <w:sz w:val="24"/>
          <w:szCs w:val="24"/>
        </w:rPr>
        <w:t>e proposed</w:t>
      </w:r>
      <w:r w:rsidRPr="000A49A1">
        <w:rPr>
          <w:rFonts w:ascii="Times New Roman" w:eastAsia="Times New Roman" w:hAnsi="Times New Roman" w:cs="Times New Roman"/>
          <w:sz w:val="24"/>
          <w:szCs w:val="24"/>
        </w:rPr>
        <w:t xml:space="preserve"> workflow was shown by </w:t>
      </w:r>
      <w:r w:rsidR="00360B12">
        <w:rPr>
          <w:rFonts w:ascii="Times New Roman" w:eastAsia="Times New Roman" w:hAnsi="Times New Roman" w:cs="Times New Roman"/>
          <w:sz w:val="24"/>
          <w:szCs w:val="24"/>
        </w:rPr>
        <w:t>distinguishing between</w:t>
      </w:r>
      <w:r w:rsidR="00360B12" w:rsidRPr="000A49A1">
        <w:rPr>
          <w:rFonts w:ascii="Times New Roman" w:eastAsia="Times New Roman" w:hAnsi="Times New Roman" w:cs="Times New Roman"/>
          <w:sz w:val="24"/>
          <w:szCs w:val="24"/>
        </w:rPr>
        <w:t xml:space="preserve"> </w:t>
      </w:r>
      <w:r w:rsidRPr="000A49A1">
        <w:rPr>
          <w:rFonts w:ascii="Times New Roman" w:eastAsia="Times New Roman" w:hAnsi="Times New Roman" w:cs="Times New Roman"/>
          <w:sz w:val="24"/>
          <w:szCs w:val="24"/>
        </w:rPr>
        <w:t>the retrospectively obtained patients who experienced local recurrence from those who did not with high statistical significance using a Mann-Whitney U test (</w:t>
      </w:r>
      <w:r w:rsidRPr="000A49A1">
        <w:rPr>
          <w:rFonts w:ascii="Times New Roman" w:eastAsia="Times New Roman" w:hAnsi="Times New Roman" w:cs="Times New Roman"/>
          <w:i/>
          <w:sz w:val="24"/>
          <w:szCs w:val="24"/>
        </w:rPr>
        <w:t>P</w:t>
      </w:r>
      <w:r w:rsidRPr="000A49A1">
        <w:rPr>
          <w:rFonts w:ascii="Times New Roman" w:eastAsia="Times New Roman" w:hAnsi="Times New Roman" w:cs="Times New Roman"/>
          <w:sz w:val="24"/>
          <w:szCs w:val="24"/>
        </w:rPr>
        <w:t xml:space="preserve"> &lt; 0.01). We observed overlap between future recurrence and the minimum ablation margin in 86% of patients, and we believe this indicates that the minimum ablation margin is informative of where recurrence might develop.</w:t>
      </w:r>
      <w:r w:rsidR="00DB1524">
        <w:rPr>
          <w:rFonts w:ascii="Times New Roman" w:eastAsia="Times New Roman" w:hAnsi="Times New Roman" w:cs="Times New Roman"/>
          <w:sz w:val="24"/>
          <w:szCs w:val="24"/>
        </w:rPr>
        <w:t xml:space="preserve"> </w:t>
      </w:r>
      <w:r w:rsidR="00DB1524" w:rsidRPr="00CF5767">
        <w:rPr>
          <w:rFonts w:ascii="Times New Roman" w:eastAsia="Times New Roman" w:hAnsi="Times New Roman" w:cs="Times New Roman"/>
          <w:sz w:val="24"/>
          <w:szCs w:val="24"/>
        </w:rPr>
        <w:t xml:space="preserve">Our study </w:t>
      </w:r>
      <w:r w:rsidR="00DB1524">
        <w:rPr>
          <w:rFonts w:ascii="Times New Roman" w:eastAsia="Times New Roman" w:hAnsi="Times New Roman" w:cs="Times New Roman"/>
          <w:sz w:val="24"/>
          <w:szCs w:val="24"/>
        </w:rPr>
        <w:t>demonstrated</w:t>
      </w:r>
      <w:r w:rsidR="00DB1524" w:rsidRPr="00CF5767">
        <w:rPr>
          <w:rFonts w:ascii="Times New Roman" w:eastAsia="Times New Roman" w:hAnsi="Times New Roman" w:cs="Times New Roman"/>
          <w:sz w:val="24"/>
          <w:szCs w:val="24"/>
        </w:rPr>
        <w:t xml:space="preserve"> that the mean difference in minimum ablation margin between the group of patients who experienced local recurrence and the group who did not was particularly large (2 mm, nearly 50% of the desired minimum margin for microwave therapy) and statistically significant (</w:t>
      </w:r>
      <w:r w:rsidR="00DB1524" w:rsidRPr="00CF5767">
        <w:rPr>
          <w:rFonts w:ascii="Times New Roman" w:eastAsia="Times New Roman" w:hAnsi="Times New Roman" w:cs="Times New Roman"/>
          <w:i/>
          <w:sz w:val="24"/>
          <w:szCs w:val="24"/>
        </w:rPr>
        <w:t>P</w:t>
      </w:r>
      <w:r w:rsidR="00DB1524" w:rsidRPr="00CF5767">
        <w:rPr>
          <w:rFonts w:ascii="Times New Roman" w:eastAsia="Times New Roman" w:hAnsi="Times New Roman" w:cs="Times New Roman"/>
          <w:sz w:val="24"/>
          <w:szCs w:val="24"/>
        </w:rPr>
        <w:t xml:space="preserve"> &lt; 0.01). </w:t>
      </w:r>
    </w:p>
    <w:p w14:paraId="74D30C22" w14:textId="5091C4A7" w:rsidR="008C79D2" w:rsidRDefault="008C79D2" w:rsidP="008C79D2">
      <w:pPr>
        <w:spacing w:line="480" w:lineRule="auto"/>
        <w:rPr>
          <w:rFonts w:ascii="Times New Roman" w:eastAsia="Times New Roman" w:hAnsi="Times New Roman" w:cs="Times New Roman"/>
          <w:sz w:val="24"/>
          <w:szCs w:val="24"/>
        </w:rPr>
      </w:pPr>
      <w:r w:rsidRPr="00DC1CE7">
        <w:rPr>
          <w:rFonts w:ascii="Times New Roman" w:eastAsia="Times New Roman" w:hAnsi="Times New Roman" w:cs="Times New Roman"/>
          <w:sz w:val="24"/>
          <w:szCs w:val="24"/>
        </w:rPr>
        <w:t>Rigid registration alone is not sufficient to properly identify minimum ablation margin. Rigid registration led to multiple cases of the disease mapped outside of the ablation zone entirely</w:t>
      </w:r>
      <w:r>
        <w:rPr>
          <w:rFonts w:ascii="Times New Roman" w:eastAsia="Times New Roman" w:hAnsi="Times New Roman" w:cs="Times New Roman"/>
          <w:sz w:val="24"/>
          <w:szCs w:val="24"/>
        </w:rPr>
        <w:t xml:space="preserve"> </w:t>
      </w:r>
      <w:del w:id="24" w:author="Brock,Kristy K" w:date="2020-12-16T21:35:00Z">
        <w:r w:rsidRPr="00DC1CE7" w:rsidDel="004F5215">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w:t>
      </w:r>
      <w:r w:rsidRPr="00DC1CE7">
        <w:rPr>
          <w:rFonts w:ascii="Times New Roman" w:eastAsia="Times New Roman" w:hAnsi="Times New Roman" w:cs="Times New Roman"/>
          <w:sz w:val="24"/>
          <w:szCs w:val="24"/>
        </w:rPr>
        <w:t>Panel A, Figure 8</w:t>
      </w:r>
      <w:r>
        <w:rPr>
          <w:rFonts w:ascii="Times New Roman" w:eastAsia="Times New Roman" w:hAnsi="Times New Roman" w:cs="Times New Roman"/>
          <w:sz w:val="24"/>
          <w:szCs w:val="24"/>
        </w:rPr>
        <w:t>)</w:t>
      </w:r>
      <w:r w:rsidRPr="00DC1CE7">
        <w:rPr>
          <w:rFonts w:ascii="Times New Roman" w:eastAsia="Times New Roman" w:hAnsi="Times New Roman" w:cs="Times New Roman"/>
          <w:sz w:val="24"/>
          <w:szCs w:val="24"/>
        </w:rPr>
        <w:t xml:space="preserve">. Most notably, </w:t>
      </w:r>
      <w:r w:rsidRPr="00DC1CE7">
        <w:rPr>
          <w:rFonts w:ascii="Times New Roman" w:eastAsia="Times New Roman" w:hAnsi="Times New Roman" w:cs="Times New Roman"/>
          <w:sz w:val="24"/>
          <w:szCs w:val="24"/>
        </w:rPr>
        <w:lastRenderedPageBreak/>
        <w:t xml:space="preserve">patient 2 in the local recurrence group was recorded as having a minimum DTA of 5.3mm via rigid registration, offering a false sense of confidence compared to the deformed registration </w:t>
      </w:r>
      <w:r>
        <w:rPr>
          <w:rFonts w:ascii="Times New Roman" w:eastAsia="Times New Roman" w:hAnsi="Times New Roman" w:cs="Times New Roman"/>
          <w:sz w:val="24"/>
          <w:szCs w:val="24"/>
        </w:rPr>
        <w:t>(</w:t>
      </w:r>
      <w:r w:rsidRPr="00DC1CE7">
        <w:rPr>
          <w:rFonts w:ascii="Times New Roman" w:eastAsia="Times New Roman" w:hAnsi="Times New Roman" w:cs="Times New Roman"/>
          <w:sz w:val="24"/>
          <w:szCs w:val="24"/>
        </w:rPr>
        <w:t>Panels B and C, Figure 8</w:t>
      </w:r>
      <w:r>
        <w:rPr>
          <w:rFonts w:ascii="Times New Roman" w:eastAsia="Times New Roman" w:hAnsi="Times New Roman" w:cs="Times New Roman"/>
          <w:sz w:val="24"/>
          <w:szCs w:val="24"/>
        </w:rPr>
        <w:t>)</w:t>
      </w:r>
      <w:r w:rsidRPr="00DC1CE7">
        <w:rPr>
          <w:rFonts w:ascii="Times New Roman" w:eastAsia="Times New Roman" w:hAnsi="Times New Roman" w:cs="Times New Roman"/>
          <w:sz w:val="24"/>
          <w:szCs w:val="24"/>
        </w:rPr>
        <w:t>.</w:t>
      </w:r>
    </w:p>
    <w:p w14:paraId="56FFCCAC" w14:textId="79FC3E09" w:rsidR="00212747" w:rsidRDefault="008C79D2" w:rsidP="0021274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sidRPr="00DC1CE7">
        <w:rPr>
          <w:rFonts w:ascii="Times New Roman" w:eastAsia="Times New Roman" w:hAnsi="Times New Roman" w:cs="Times New Roman"/>
          <w:sz w:val="24"/>
          <w:szCs w:val="24"/>
        </w:rPr>
        <w:t xml:space="preserve">ur </w:t>
      </w:r>
      <w:r>
        <w:rPr>
          <w:rFonts w:ascii="Times New Roman" w:eastAsia="Times New Roman" w:hAnsi="Times New Roman" w:cs="Times New Roman"/>
          <w:sz w:val="24"/>
          <w:szCs w:val="24"/>
        </w:rPr>
        <w:t xml:space="preserve">proposed </w:t>
      </w:r>
      <w:r w:rsidRPr="00DC1CE7">
        <w:rPr>
          <w:rFonts w:ascii="Times New Roman" w:eastAsia="Times New Roman" w:hAnsi="Times New Roman" w:cs="Times New Roman"/>
          <w:sz w:val="24"/>
          <w:szCs w:val="24"/>
        </w:rPr>
        <w:t xml:space="preserve">workflow </w:t>
      </w:r>
      <w:r w:rsidR="0062247F">
        <w:rPr>
          <w:rFonts w:ascii="Times New Roman" w:eastAsia="Times New Roman" w:hAnsi="Times New Roman" w:cs="Times New Roman"/>
          <w:sz w:val="24"/>
          <w:szCs w:val="24"/>
        </w:rPr>
        <w:t>has the potential to</w:t>
      </w:r>
      <w:r w:rsidR="0062247F" w:rsidRPr="00DC1CE7">
        <w:rPr>
          <w:rFonts w:ascii="Times New Roman" w:eastAsia="Times New Roman" w:hAnsi="Times New Roman" w:cs="Times New Roman"/>
          <w:sz w:val="24"/>
          <w:szCs w:val="24"/>
        </w:rPr>
        <w:t xml:space="preserve"> </w:t>
      </w:r>
      <w:r w:rsidRPr="00DC1CE7">
        <w:rPr>
          <w:rFonts w:ascii="Times New Roman" w:eastAsia="Times New Roman" w:hAnsi="Times New Roman" w:cs="Times New Roman"/>
          <w:sz w:val="24"/>
          <w:szCs w:val="24"/>
        </w:rPr>
        <w:t>improve local control rates in patients</w:t>
      </w:r>
      <w:r w:rsidR="00D83272">
        <w:rPr>
          <w:rFonts w:ascii="Times New Roman" w:eastAsia="Times New Roman" w:hAnsi="Times New Roman" w:cs="Times New Roman"/>
          <w:sz w:val="24"/>
          <w:szCs w:val="24"/>
        </w:rPr>
        <w:t>, by assessing the minimum DTA immediately following ablation</w:t>
      </w:r>
      <w:r w:rsidR="003B6E23">
        <w:rPr>
          <w:rFonts w:ascii="Times New Roman" w:eastAsia="Times New Roman" w:hAnsi="Times New Roman" w:cs="Times New Roman"/>
          <w:sz w:val="24"/>
          <w:szCs w:val="24"/>
        </w:rPr>
        <w:t xml:space="preserve"> even in cases of deformation &gt;1cm</w:t>
      </w:r>
      <w:del w:id="25" w:author="Anderson,Brian M" w:date="2021-01-05T10:06:00Z">
        <w:r w:rsidR="00D83272" w:rsidDel="003B6E23">
          <w:rPr>
            <w:rFonts w:ascii="Times New Roman" w:eastAsia="Times New Roman" w:hAnsi="Times New Roman" w:cs="Times New Roman"/>
            <w:sz w:val="24"/>
            <w:szCs w:val="24"/>
          </w:rPr>
          <w:delText>,</w:delText>
        </w:r>
        <w:r w:rsidRPr="00DC1CE7" w:rsidDel="003B6E23">
          <w:rPr>
            <w:rFonts w:ascii="Times New Roman" w:eastAsia="Times New Roman" w:hAnsi="Times New Roman" w:cs="Times New Roman"/>
            <w:sz w:val="24"/>
            <w:szCs w:val="24"/>
          </w:rPr>
          <w:delText xml:space="preserve"> if </w:delText>
        </w:r>
        <w:r w:rsidR="004A575A" w:rsidDel="003B6E23">
          <w:rPr>
            <w:rFonts w:ascii="Times New Roman" w:eastAsia="Times New Roman" w:hAnsi="Times New Roman" w:cs="Times New Roman"/>
            <w:sz w:val="24"/>
            <w:szCs w:val="24"/>
          </w:rPr>
          <w:delText xml:space="preserve">this can be </w:delText>
        </w:r>
        <w:r w:rsidRPr="00DC1CE7" w:rsidDel="003B6E23">
          <w:rPr>
            <w:rFonts w:ascii="Times New Roman" w:eastAsia="Times New Roman" w:hAnsi="Times New Roman" w:cs="Times New Roman"/>
            <w:sz w:val="24"/>
            <w:szCs w:val="24"/>
          </w:rPr>
          <w:delText>performed in a timely manner that does not adversely affect the clinical workflow</w:delText>
        </w:r>
      </w:del>
      <w:r w:rsidR="00033103">
        <w:rPr>
          <w:rFonts w:ascii="Times New Roman" w:eastAsia="Times New Roman" w:hAnsi="Times New Roman" w:cs="Times New Roman"/>
          <w:sz w:val="24"/>
          <w:szCs w:val="24"/>
        </w:rPr>
        <w:t xml:space="preserve">. </w:t>
      </w:r>
      <w:r w:rsidRPr="00DC1CE7">
        <w:rPr>
          <w:rFonts w:ascii="Times New Roman" w:eastAsia="Times New Roman" w:hAnsi="Times New Roman" w:cs="Times New Roman"/>
          <w:sz w:val="24"/>
          <w:szCs w:val="24"/>
        </w:rPr>
        <w:t xml:space="preserve">The </w:t>
      </w:r>
      <w:r w:rsidR="00EA6404">
        <w:rPr>
          <w:rFonts w:ascii="Times New Roman" w:eastAsia="Times New Roman" w:hAnsi="Times New Roman" w:cs="Times New Roman"/>
          <w:sz w:val="24"/>
          <w:szCs w:val="24"/>
        </w:rPr>
        <w:t>development of deep learning for liver segmentation has</w:t>
      </w:r>
      <w:r w:rsidR="00D85AD6">
        <w:rPr>
          <w:rFonts w:ascii="Times New Roman" w:eastAsia="Times New Roman" w:hAnsi="Times New Roman" w:cs="Times New Roman"/>
          <w:sz w:val="24"/>
          <w:szCs w:val="24"/>
        </w:rPr>
        <w:t xml:space="preserve"> removed the previous </w:t>
      </w:r>
      <w:r w:rsidR="00AD79D8">
        <w:rPr>
          <w:rFonts w:ascii="Times New Roman" w:eastAsia="Times New Roman" w:hAnsi="Times New Roman" w:cs="Times New Roman"/>
          <w:sz w:val="24"/>
          <w:szCs w:val="24"/>
        </w:rPr>
        <w:t>challenges in clinical implementation due to manual segmentation</w:t>
      </w:r>
      <w:r w:rsidRPr="00DC1CE7">
        <w:rPr>
          <w:rStyle w:val="FootnoteReference"/>
          <w:rFonts w:ascii="Times New Roman" w:eastAsia="Times New Roman" w:hAnsi="Times New Roman" w:cs="Times New Roman"/>
          <w:sz w:val="24"/>
          <w:szCs w:val="24"/>
        </w:rPr>
        <w:fldChar w:fldCharType="begin" w:fldLock="1"/>
      </w:r>
      <w:r w:rsidR="004A2EAB">
        <w:rPr>
          <w:rFonts w:ascii="Times New Roman" w:eastAsia="Times New Roman" w:hAnsi="Times New Roman" w:cs="Times New Roman"/>
          <w:sz w:val="24"/>
          <w:szCs w:val="24"/>
        </w:rPr>
        <w:instrText>ADDIN CSL_CITATION {"citationItems":[{"id":"ITEM-1","itemData":{"DOI":"10.1016/j.adro.2020.04.023","ISSN":"24521094","abstract":"Purpose: The deformable nature of the liver can make focal treatment challenging and is not adequately addressed with simple rigid registration techniques. More advanced registration techniques can take deformations into account (eg, biomechanical modeling) but require segmentations of the whole liver for each scan, which is a time-intensive process. We hypothesize that fully convolutional networks can be used to rapidly and accurately autosegment the liver, removing the temporal bottleneck for biomechanical modeling. Methods and Materials: Manual liver segmentations on computed tomography scans from 183 patients treated at our institution and 30 scans from the Medical Image Computing &amp; Computer Assisted Intervention challenges were collected for this study. Three architectures were investigated for rapid automated segmentation of the liver (VGG-16, DeepLabv3 +, and a 3-dimensional UNet). Fifty-six cases were set aside as a final test set for quantitative model evaluation. Accuracy of the autosegmentations was assessed using Dice similarity coefficient and mean surface distance. Qualitative evaluation was also performed by 3 radiation oncologists on 50 independent cases with previously clinically treated liver contours. Results: The mean (minimum-maximum) mean surface distance for the test groups with the final model, DeepLabv3 +, were as follows: μContrast(N = 17): 0.99 mm (0.47-2.2), μNon_Contrast(N = 19)l: 1.12 mm (0.41-2.87), and μMiccai(N = 30)t: 1.48 mm (0.82-3.96). The qualitative evaluation showed that 30 of 50 autosegmentations (60%) were preferred to manual contours (majority voting) in a blinded comparison, and 48 of 50 autosegmentations (96%) were deemed clinically acceptable by at least 1 reviewing physician. Conclusions: The autosegmentations were preferred compared with manually defined contours in the majority of cases. The ability to rapidly segment the liver with high accuracy achieved in this investigation has the potential to enable the efficient integration of biomechanical model-based registration into a clinical workflow.","author":[{"dropping-particle":"","family":"Anderson","given":"Brian M.","non-dropping-particle":"","parse-names":false,"suffix":""},{"dropping-particle":"","family":"Lin","given":"Ethan Y.","non-dropping-particle":"","parse-names":false,"suffix":""},{"dropping-particle":"","family":"Cardenas","given":"Carlos E.","non-dropping-particle":"","parse-names":false,"suffix":""},{"dropping-particle":"","family":"Gress","given":"Dustin A.","non-dropping-particle":"","parse-names":false,"suffix":""},{"dropping-particle":"","family":"Erwin","given":"William D.","non-dropping-particle":"","parse-names":false,"suffix":""},{"dropping-particle":"","family":"Odisio","given":"Bruno C.","non-dropping-particle":"","parse-names":false,"suffix":""},{"dropping-particle":"","family":"Koay","given":"Eugene J.","non-dropping-particle":"","parse-names":false,"suffix":""},{"dropping-particle":"","family":"Brock","given":"Kristy K.","non-dropping-particle":"","parse-names":false,"suffix":""}],"container-title":"Advances in Radiation Oncology","id":"ITEM-1","issue":"0","issued":{"date-parts":[["2020"]]},"publisher":"Elsevier Inc","title":"Automated Contouring of Contrast and Noncontrast Computed Tomography Liver Images With Fully Convolutional Networks","type":"article-journal","volume":"0"},"uris":["http://www.mendeley.com/documents/?uuid=4d7af194-249d-3ca0-b5eb-96dbd13a348f"]}],"mendeley":{"formattedCitation":"&lt;sup&gt;31&lt;/sup&gt;","plainTextFormattedCitation":"31","previouslyFormattedCitation":"&lt;sup&gt;29&lt;/sup&gt;"},"properties":{"noteIndex":0},"schema":"https://github.com/citation-style-language/schema/raw/master/csl-citation.json"}</w:instrText>
      </w:r>
      <w:r w:rsidRPr="00DC1CE7">
        <w:rPr>
          <w:rStyle w:val="FootnoteReference"/>
          <w:rFonts w:ascii="Times New Roman" w:eastAsia="Times New Roman" w:hAnsi="Times New Roman" w:cs="Times New Roman"/>
          <w:sz w:val="24"/>
          <w:szCs w:val="24"/>
        </w:rPr>
        <w:fldChar w:fldCharType="separate"/>
      </w:r>
      <w:r w:rsidR="004A2EAB" w:rsidRPr="004A2EAB">
        <w:rPr>
          <w:rFonts w:ascii="Times New Roman" w:eastAsia="Times New Roman" w:hAnsi="Times New Roman" w:cs="Times New Roman"/>
          <w:bCs/>
          <w:noProof/>
          <w:sz w:val="24"/>
          <w:szCs w:val="24"/>
          <w:vertAlign w:val="superscript"/>
        </w:rPr>
        <w:t>31</w:t>
      </w:r>
      <w:r w:rsidRPr="00DC1CE7">
        <w:rPr>
          <w:rStyle w:val="FootnoteReference"/>
          <w:rFonts w:ascii="Times New Roman" w:eastAsia="Times New Roman" w:hAnsi="Times New Roman" w:cs="Times New Roman"/>
          <w:sz w:val="24"/>
          <w:szCs w:val="24"/>
        </w:rPr>
        <w:fldChar w:fldCharType="end"/>
      </w:r>
      <w:r w:rsidRPr="00DC1CE7">
        <w:rPr>
          <w:rFonts w:ascii="Times New Roman" w:eastAsia="Times New Roman" w:hAnsi="Times New Roman" w:cs="Times New Roman"/>
          <w:sz w:val="24"/>
          <w:szCs w:val="24"/>
        </w:rPr>
        <w:t xml:space="preserve">. </w:t>
      </w:r>
      <w:r w:rsidR="00D06145" w:rsidRPr="00CF5767">
        <w:rPr>
          <w:rFonts w:ascii="Times New Roman" w:eastAsia="Times New Roman" w:hAnsi="Times New Roman" w:cs="Times New Roman"/>
          <w:sz w:val="24"/>
          <w:szCs w:val="24"/>
        </w:rPr>
        <w:t xml:space="preserve"> </w:t>
      </w:r>
      <w:r w:rsidR="000D2BBD" w:rsidRPr="00CF5767">
        <w:rPr>
          <w:rFonts w:ascii="Times New Roman" w:eastAsia="Times New Roman" w:hAnsi="Times New Roman" w:cs="Times New Roman"/>
          <w:sz w:val="24"/>
          <w:szCs w:val="24"/>
        </w:rPr>
        <w:t>T</w:t>
      </w:r>
      <w:r w:rsidR="004122B7" w:rsidRPr="00CF5767">
        <w:rPr>
          <w:rFonts w:ascii="Times New Roman" w:eastAsia="Times New Roman" w:hAnsi="Times New Roman" w:cs="Times New Roman"/>
          <w:sz w:val="24"/>
          <w:szCs w:val="24"/>
        </w:rPr>
        <w:t xml:space="preserve">he process </w:t>
      </w:r>
      <w:r w:rsidR="000D2BBD" w:rsidRPr="00CF5767">
        <w:rPr>
          <w:rFonts w:ascii="Times New Roman" w:eastAsia="Times New Roman" w:hAnsi="Times New Roman" w:cs="Times New Roman"/>
          <w:sz w:val="24"/>
          <w:szCs w:val="24"/>
        </w:rPr>
        <w:t xml:space="preserve">is </w:t>
      </w:r>
      <w:r w:rsidR="004122B7" w:rsidRPr="00CF5767">
        <w:rPr>
          <w:rFonts w:ascii="Times New Roman" w:eastAsia="Times New Roman" w:hAnsi="Times New Roman" w:cs="Times New Roman"/>
          <w:sz w:val="24"/>
          <w:szCs w:val="24"/>
        </w:rPr>
        <w:t xml:space="preserve">fully </w:t>
      </w:r>
      <w:r w:rsidR="0064692E" w:rsidRPr="00CF5767">
        <w:rPr>
          <w:rFonts w:ascii="Times New Roman" w:eastAsia="Times New Roman" w:hAnsi="Times New Roman" w:cs="Times New Roman"/>
          <w:sz w:val="24"/>
          <w:szCs w:val="24"/>
        </w:rPr>
        <w:t>automated</w:t>
      </w:r>
      <w:r w:rsidR="000D2BBD" w:rsidRPr="00CF5767">
        <w:rPr>
          <w:rFonts w:ascii="Times New Roman" w:eastAsia="Times New Roman" w:hAnsi="Times New Roman" w:cs="Times New Roman"/>
          <w:sz w:val="24"/>
          <w:szCs w:val="24"/>
        </w:rPr>
        <w:t xml:space="preserve"> after receiving segmentations of the GTV, ablation zone, and liver, </w:t>
      </w:r>
      <w:r w:rsidR="004122B7" w:rsidRPr="00CF5767">
        <w:rPr>
          <w:rFonts w:ascii="Times New Roman" w:eastAsia="Times New Roman" w:hAnsi="Times New Roman" w:cs="Times New Roman"/>
          <w:sz w:val="24"/>
          <w:szCs w:val="24"/>
        </w:rPr>
        <w:t xml:space="preserve">with </w:t>
      </w:r>
      <w:r w:rsidR="000D2BBD" w:rsidRPr="00CF5767">
        <w:rPr>
          <w:rFonts w:ascii="Times New Roman" w:eastAsia="Times New Roman" w:hAnsi="Times New Roman" w:cs="Times New Roman"/>
          <w:sz w:val="24"/>
          <w:szCs w:val="24"/>
        </w:rPr>
        <w:t xml:space="preserve">run </w:t>
      </w:r>
      <w:r w:rsidR="004122B7" w:rsidRPr="00CF5767">
        <w:rPr>
          <w:rFonts w:ascii="Times New Roman" w:eastAsia="Times New Roman" w:hAnsi="Times New Roman" w:cs="Times New Roman"/>
          <w:sz w:val="24"/>
          <w:szCs w:val="24"/>
        </w:rPr>
        <w:t>time</w:t>
      </w:r>
      <w:r w:rsidR="000D2BBD" w:rsidRPr="00CF5767">
        <w:rPr>
          <w:rFonts w:ascii="Times New Roman" w:eastAsia="Times New Roman" w:hAnsi="Times New Roman" w:cs="Times New Roman"/>
          <w:sz w:val="24"/>
          <w:szCs w:val="24"/>
        </w:rPr>
        <w:t>s</w:t>
      </w:r>
      <w:r w:rsidR="004122B7" w:rsidRPr="00CF5767">
        <w:rPr>
          <w:rFonts w:ascii="Times New Roman" w:eastAsia="Times New Roman" w:hAnsi="Times New Roman" w:cs="Times New Roman"/>
          <w:sz w:val="24"/>
          <w:szCs w:val="24"/>
        </w:rPr>
        <w:t xml:space="preserve"> of </w:t>
      </w:r>
      <w:r w:rsidR="00D06145" w:rsidRPr="00CF5767">
        <w:rPr>
          <w:rFonts w:ascii="Times New Roman" w:eastAsia="Times New Roman" w:hAnsi="Times New Roman" w:cs="Times New Roman"/>
          <w:sz w:val="24"/>
          <w:szCs w:val="24"/>
        </w:rPr>
        <w:t xml:space="preserve">approximately </w:t>
      </w:r>
      <w:r w:rsidR="00845B72" w:rsidRPr="00CF5767">
        <w:rPr>
          <w:rFonts w:ascii="Times New Roman" w:eastAsia="Times New Roman" w:hAnsi="Times New Roman" w:cs="Times New Roman"/>
          <w:sz w:val="24"/>
          <w:szCs w:val="24"/>
        </w:rPr>
        <w:t>5</w:t>
      </w:r>
      <w:r w:rsidR="00D06145" w:rsidRPr="00CF5767">
        <w:rPr>
          <w:rFonts w:ascii="Times New Roman" w:eastAsia="Times New Roman" w:hAnsi="Times New Roman" w:cs="Times New Roman"/>
          <w:sz w:val="24"/>
          <w:szCs w:val="24"/>
        </w:rPr>
        <w:t xml:space="preserve"> minutes</w:t>
      </w:r>
      <w:r w:rsidR="004122B7" w:rsidRPr="00CF5767">
        <w:rPr>
          <w:rFonts w:ascii="Times New Roman" w:eastAsia="Times New Roman" w:hAnsi="Times New Roman" w:cs="Times New Roman"/>
          <w:sz w:val="24"/>
          <w:szCs w:val="24"/>
        </w:rPr>
        <w:t>. The result</w:t>
      </w:r>
      <w:r w:rsidR="00D06145" w:rsidRPr="00CF5767">
        <w:rPr>
          <w:rFonts w:ascii="Times New Roman" w:eastAsia="Times New Roman" w:hAnsi="Times New Roman" w:cs="Times New Roman"/>
          <w:sz w:val="24"/>
          <w:szCs w:val="24"/>
        </w:rPr>
        <w:t xml:space="preserve"> return</w:t>
      </w:r>
      <w:r w:rsidR="000D2BBD" w:rsidRPr="00CF5767">
        <w:rPr>
          <w:rFonts w:ascii="Times New Roman" w:eastAsia="Times New Roman" w:hAnsi="Times New Roman" w:cs="Times New Roman"/>
          <w:sz w:val="24"/>
          <w:szCs w:val="24"/>
        </w:rPr>
        <w:t>s</w:t>
      </w:r>
      <w:r w:rsidR="00D06145" w:rsidRPr="00CF5767">
        <w:rPr>
          <w:rFonts w:ascii="Times New Roman" w:eastAsia="Times New Roman" w:hAnsi="Times New Roman" w:cs="Times New Roman"/>
          <w:sz w:val="24"/>
          <w:szCs w:val="24"/>
        </w:rPr>
        <w:t xml:space="preserve"> the ablation margin</w:t>
      </w:r>
      <w:r w:rsidR="004122B7" w:rsidRPr="00CF5767">
        <w:rPr>
          <w:rFonts w:ascii="Times New Roman" w:eastAsia="Times New Roman" w:hAnsi="Times New Roman" w:cs="Times New Roman"/>
          <w:sz w:val="24"/>
          <w:szCs w:val="24"/>
        </w:rPr>
        <w:t xml:space="preserve"> on the pretreatment image</w:t>
      </w:r>
      <w:r w:rsidR="00510A9E" w:rsidRPr="00CF5767">
        <w:rPr>
          <w:rFonts w:ascii="Times New Roman" w:eastAsia="Times New Roman" w:hAnsi="Times New Roman" w:cs="Times New Roman"/>
          <w:sz w:val="24"/>
          <w:szCs w:val="24"/>
        </w:rPr>
        <w:t xml:space="preserve"> and an image showing the distribution of ablation zone. This distribution can </w:t>
      </w:r>
      <w:r w:rsidR="00D06145" w:rsidRPr="00CF5767">
        <w:rPr>
          <w:rFonts w:ascii="Times New Roman" w:eastAsia="Times New Roman" w:hAnsi="Times New Roman" w:cs="Times New Roman"/>
          <w:sz w:val="24"/>
          <w:szCs w:val="24"/>
        </w:rPr>
        <w:t xml:space="preserve">assist the physician in identifying </w:t>
      </w:r>
      <w:r w:rsidR="00510A9E" w:rsidRPr="00CF5767">
        <w:rPr>
          <w:rFonts w:ascii="Times New Roman" w:eastAsia="Times New Roman" w:hAnsi="Times New Roman" w:cs="Times New Roman"/>
          <w:sz w:val="24"/>
          <w:szCs w:val="24"/>
        </w:rPr>
        <w:t xml:space="preserve">where </w:t>
      </w:r>
      <w:r w:rsidR="00D06145" w:rsidRPr="00CF5767">
        <w:rPr>
          <w:rFonts w:ascii="Times New Roman" w:eastAsia="Times New Roman" w:hAnsi="Times New Roman" w:cs="Times New Roman"/>
          <w:sz w:val="24"/>
          <w:szCs w:val="24"/>
        </w:rPr>
        <w:t xml:space="preserve">further ablation </w:t>
      </w:r>
      <w:r w:rsidR="00510A9E" w:rsidRPr="00CF5767">
        <w:rPr>
          <w:rFonts w:ascii="Times New Roman" w:eastAsia="Times New Roman" w:hAnsi="Times New Roman" w:cs="Times New Roman"/>
          <w:sz w:val="24"/>
          <w:szCs w:val="24"/>
        </w:rPr>
        <w:t>may be desired</w:t>
      </w:r>
      <w:r w:rsidR="00D06145" w:rsidRPr="00CF5767">
        <w:rPr>
          <w:rFonts w:ascii="Times New Roman" w:eastAsia="Times New Roman" w:hAnsi="Times New Roman" w:cs="Times New Roman"/>
          <w:sz w:val="24"/>
          <w:szCs w:val="24"/>
        </w:rPr>
        <w:t xml:space="preserve">. </w:t>
      </w:r>
    </w:p>
    <w:p w14:paraId="5D3BB593" w14:textId="2C1F9A74" w:rsidR="00D06145" w:rsidRPr="00CF5767" w:rsidRDefault="00397605">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In addition to determining the ablation margins, the algorithms proposed in this research can also be employed to ensure accurate placement of the probe into the tumor, especially in cases where contrast is no longer present in the image of the probe artifact masks the tumor visibility. T</w:t>
      </w:r>
      <w:r w:rsidR="00CD56D1" w:rsidRPr="00CF5767">
        <w:rPr>
          <w:rFonts w:ascii="Times New Roman" w:eastAsia="Times New Roman" w:hAnsi="Times New Roman" w:cs="Times New Roman"/>
          <w:sz w:val="24"/>
          <w:szCs w:val="24"/>
        </w:rPr>
        <w:t>his would require a CT scan of the entire liver</w:t>
      </w:r>
      <w:r w:rsidRPr="00CF5767">
        <w:rPr>
          <w:rFonts w:ascii="Times New Roman" w:eastAsia="Times New Roman" w:hAnsi="Times New Roman" w:cs="Times New Roman"/>
          <w:sz w:val="24"/>
          <w:szCs w:val="24"/>
        </w:rPr>
        <w:t xml:space="preserve"> </w:t>
      </w:r>
      <w:r w:rsidR="008E15C3">
        <w:rPr>
          <w:rFonts w:ascii="Times New Roman" w:eastAsia="Times New Roman" w:hAnsi="Times New Roman" w:cs="Times New Roman"/>
          <w:sz w:val="24"/>
          <w:szCs w:val="24"/>
        </w:rPr>
        <w:t xml:space="preserve">once the probe is inserted </w:t>
      </w:r>
      <w:r w:rsidRPr="00CF5767">
        <w:rPr>
          <w:rFonts w:ascii="Times New Roman" w:eastAsia="Times New Roman" w:hAnsi="Times New Roman" w:cs="Times New Roman"/>
          <w:sz w:val="24"/>
          <w:szCs w:val="24"/>
        </w:rPr>
        <w:t xml:space="preserve">to </w:t>
      </w:r>
      <w:r w:rsidR="008E15C3">
        <w:rPr>
          <w:rFonts w:ascii="Times New Roman" w:eastAsia="Times New Roman" w:hAnsi="Times New Roman" w:cs="Times New Roman"/>
          <w:sz w:val="24"/>
          <w:szCs w:val="24"/>
        </w:rPr>
        <w:t>perform</w:t>
      </w:r>
      <w:r w:rsidRPr="00CF5767">
        <w:rPr>
          <w:rFonts w:ascii="Times New Roman" w:eastAsia="Times New Roman" w:hAnsi="Times New Roman" w:cs="Times New Roman"/>
          <w:sz w:val="24"/>
          <w:szCs w:val="24"/>
        </w:rPr>
        <w:t xml:space="preserve"> biomechanical model</w:t>
      </w:r>
      <w:r w:rsidR="008E15C3">
        <w:rPr>
          <w:rFonts w:ascii="Times New Roman" w:eastAsia="Times New Roman" w:hAnsi="Times New Roman" w:cs="Times New Roman"/>
          <w:sz w:val="24"/>
          <w:szCs w:val="24"/>
        </w:rPr>
        <w:t>-based DIR to map the tumor onto the image with the probe to evaluate accuracy of placement</w:t>
      </w:r>
      <w:r w:rsidR="00CD56D1" w:rsidRPr="00CF5767">
        <w:rPr>
          <w:rFonts w:ascii="Times New Roman" w:eastAsia="Times New Roman" w:hAnsi="Times New Roman" w:cs="Times New Roman"/>
          <w:sz w:val="24"/>
          <w:szCs w:val="24"/>
        </w:rPr>
        <w:t>.</w:t>
      </w:r>
    </w:p>
    <w:p w14:paraId="064CF93F" w14:textId="1365F04B" w:rsidR="00EC2E7C" w:rsidRPr="00CF5767" w:rsidRDefault="00EC2E7C">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Our work is primarily limited by the </w:t>
      </w:r>
      <w:r w:rsidR="006F5ED2" w:rsidRPr="00CF5767">
        <w:rPr>
          <w:rFonts w:ascii="Times New Roman" w:eastAsia="Times New Roman" w:hAnsi="Times New Roman" w:cs="Times New Roman"/>
          <w:sz w:val="24"/>
          <w:szCs w:val="24"/>
        </w:rPr>
        <w:t xml:space="preserve">paucity </w:t>
      </w:r>
      <w:r w:rsidRPr="00CF5767">
        <w:rPr>
          <w:rFonts w:ascii="Times New Roman" w:eastAsia="Times New Roman" w:hAnsi="Times New Roman" w:cs="Times New Roman"/>
          <w:sz w:val="24"/>
          <w:szCs w:val="24"/>
        </w:rPr>
        <w:t xml:space="preserve">of patients presenting with </w:t>
      </w:r>
      <w:r w:rsidR="006F5ED2" w:rsidRPr="00CF5767">
        <w:rPr>
          <w:rFonts w:ascii="Times New Roman" w:eastAsia="Times New Roman" w:hAnsi="Times New Roman" w:cs="Times New Roman"/>
          <w:sz w:val="24"/>
          <w:szCs w:val="24"/>
        </w:rPr>
        <w:t>CLM</w:t>
      </w:r>
      <w:r w:rsidRPr="00CF5767">
        <w:rPr>
          <w:rFonts w:ascii="Times New Roman" w:eastAsia="Times New Roman" w:hAnsi="Times New Roman" w:cs="Times New Roman"/>
          <w:sz w:val="24"/>
          <w:szCs w:val="24"/>
        </w:rPr>
        <w:t xml:space="preserve"> </w:t>
      </w:r>
      <w:r w:rsidR="006F5ED2" w:rsidRPr="00CF5767">
        <w:rPr>
          <w:rFonts w:ascii="Times New Roman" w:eastAsia="Times New Roman" w:hAnsi="Times New Roman" w:cs="Times New Roman"/>
          <w:sz w:val="24"/>
          <w:szCs w:val="24"/>
        </w:rPr>
        <w:t xml:space="preserve">who </w:t>
      </w:r>
      <w:r w:rsidRPr="00CF5767">
        <w:rPr>
          <w:rFonts w:ascii="Times New Roman" w:eastAsia="Times New Roman" w:hAnsi="Times New Roman" w:cs="Times New Roman"/>
          <w:sz w:val="24"/>
          <w:szCs w:val="24"/>
        </w:rPr>
        <w:t>also had contrast</w:t>
      </w:r>
      <w:r w:rsidR="00FB318B" w:rsidRPr="00CF5767">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 xml:space="preserve">enhanced </w:t>
      </w:r>
      <w:r w:rsidR="006F5ED2" w:rsidRPr="00CF5767">
        <w:rPr>
          <w:rFonts w:ascii="Times New Roman" w:eastAsia="Times New Roman" w:hAnsi="Times New Roman" w:cs="Times New Roman"/>
          <w:sz w:val="24"/>
          <w:szCs w:val="24"/>
        </w:rPr>
        <w:t xml:space="preserve">CT </w:t>
      </w:r>
      <w:r w:rsidR="00423362" w:rsidRPr="00CF5767">
        <w:rPr>
          <w:rFonts w:ascii="Times New Roman" w:eastAsia="Times New Roman" w:hAnsi="Times New Roman" w:cs="Times New Roman"/>
          <w:sz w:val="24"/>
          <w:szCs w:val="24"/>
        </w:rPr>
        <w:t>scans performed</w:t>
      </w:r>
      <w:r w:rsidR="006F5ED2" w:rsidRPr="00CF5767">
        <w:rPr>
          <w:rFonts w:ascii="Times New Roman" w:eastAsia="Times New Roman" w:hAnsi="Times New Roman" w:cs="Times New Roman"/>
          <w:sz w:val="24"/>
          <w:szCs w:val="24"/>
        </w:rPr>
        <w:t xml:space="preserve"> up to 45 days before</w:t>
      </w:r>
      <w:r w:rsidR="003F6F25" w:rsidRPr="00CF5767">
        <w:rPr>
          <w:rFonts w:ascii="Times New Roman" w:eastAsia="Times New Roman" w:hAnsi="Times New Roman" w:cs="Times New Roman"/>
          <w:sz w:val="24"/>
          <w:szCs w:val="24"/>
        </w:rPr>
        <w:t xml:space="preserve"> treatment</w:t>
      </w:r>
      <w:r w:rsidR="006F5ED2" w:rsidRPr="00CF5767">
        <w:rPr>
          <w:rFonts w:ascii="Times New Roman" w:eastAsia="Times New Roman" w:hAnsi="Times New Roman" w:cs="Times New Roman"/>
          <w:sz w:val="24"/>
          <w:szCs w:val="24"/>
        </w:rPr>
        <w:t xml:space="preserve"> </w:t>
      </w:r>
      <w:r w:rsidRPr="00CF5767">
        <w:rPr>
          <w:rFonts w:ascii="Times New Roman" w:eastAsia="Times New Roman" w:hAnsi="Times New Roman" w:cs="Times New Roman"/>
          <w:sz w:val="24"/>
          <w:szCs w:val="24"/>
        </w:rPr>
        <w:t xml:space="preserve">and post-treatment </w:t>
      </w:r>
      <w:r w:rsidR="006F5ED2" w:rsidRPr="00CF5767">
        <w:rPr>
          <w:rFonts w:ascii="Times New Roman" w:eastAsia="Times New Roman" w:hAnsi="Times New Roman" w:cs="Times New Roman"/>
          <w:sz w:val="24"/>
          <w:szCs w:val="24"/>
        </w:rPr>
        <w:t>scans</w:t>
      </w:r>
      <w:r w:rsidRPr="00CF5767">
        <w:rPr>
          <w:rFonts w:ascii="Times New Roman" w:eastAsia="Times New Roman" w:hAnsi="Times New Roman" w:cs="Times New Roman"/>
          <w:sz w:val="24"/>
          <w:szCs w:val="24"/>
        </w:rPr>
        <w:t xml:space="preserve"> on the day of treatment. The amount of volume overlap between recurrence and </w:t>
      </w:r>
      <w:r w:rsidR="00930CC0">
        <w:rPr>
          <w:rFonts w:ascii="Times New Roman" w:eastAsia="Times New Roman" w:hAnsi="Times New Roman" w:cs="Times New Roman"/>
          <w:sz w:val="24"/>
          <w:szCs w:val="24"/>
        </w:rPr>
        <w:t xml:space="preserve">volume of tissue within the </w:t>
      </w:r>
      <w:r w:rsidRPr="00CF5767">
        <w:rPr>
          <w:rFonts w:ascii="Times New Roman" w:eastAsia="Times New Roman" w:hAnsi="Times New Roman" w:cs="Times New Roman"/>
          <w:sz w:val="24"/>
          <w:szCs w:val="24"/>
        </w:rPr>
        <w:t>5</w:t>
      </w:r>
      <w:r w:rsidR="003F6F25" w:rsidRPr="00CF5767">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 xml:space="preserve">mm margin </w:t>
      </w:r>
      <w:r w:rsidR="000D0DDC">
        <w:rPr>
          <w:rFonts w:ascii="Times New Roman" w:eastAsia="Times New Roman" w:hAnsi="Times New Roman" w:cs="Times New Roman"/>
          <w:sz w:val="24"/>
          <w:szCs w:val="24"/>
        </w:rPr>
        <w:t xml:space="preserve">that was not covered by the ablation region </w:t>
      </w:r>
      <w:r w:rsidRPr="00CF5767">
        <w:rPr>
          <w:rFonts w:ascii="Times New Roman" w:eastAsia="Times New Roman" w:hAnsi="Times New Roman" w:cs="Times New Roman"/>
          <w:sz w:val="24"/>
          <w:szCs w:val="24"/>
        </w:rPr>
        <w:t xml:space="preserve">also </w:t>
      </w:r>
      <w:r w:rsidR="003F6F25" w:rsidRPr="00CF5767">
        <w:rPr>
          <w:rFonts w:ascii="Times New Roman" w:eastAsia="Times New Roman" w:hAnsi="Times New Roman" w:cs="Times New Roman"/>
          <w:sz w:val="24"/>
          <w:szCs w:val="24"/>
        </w:rPr>
        <w:t xml:space="preserve">was </w:t>
      </w:r>
      <w:r w:rsidRPr="00CF5767">
        <w:rPr>
          <w:rFonts w:ascii="Times New Roman" w:eastAsia="Times New Roman" w:hAnsi="Times New Roman" w:cs="Times New Roman"/>
          <w:sz w:val="24"/>
          <w:szCs w:val="24"/>
        </w:rPr>
        <w:t xml:space="preserve">small, </w:t>
      </w:r>
      <w:r w:rsidR="003F6F25" w:rsidRPr="00CF5767">
        <w:rPr>
          <w:rFonts w:ascii="Times New Roman" w:eastAsia="Times New Roman" w:hAnsi="Times New Roman" w:cs="Times New Roman"/>
          <w:sz w:val="24"/>
          <w:szCs w:val="24"/>
        </w:rPr>
        <w:t xml:space="preserve">less than </w:t>
      </w:r>
      <w:r w:rsidRPr="00CF5767">
        <w:rPr>
          <w:rFonts w:ascii="Times New Roman" w:eastAsia="Times New Roman" w:hAnsi="Times New Roman" w:cs="Times New Roman"/>
          <w:sz w:val="24"/>
          <w:szCs w:val="24"/>
        </w:rPr>
        <w:t xml:space="preserve">0.5 cc for </w:t>
      </w:r>
      <w:ins w:id="26" w:author="Anderson,Brian M" w:date="2021-01-13T14:55:00Z">
        <w:r w:rsidR="00BD7EBB">
          <w:rPr>
            <w:rFonts w:ascii="Times New Roman" w:eastAsia="Times New Roman" w:hAnsi="Times New Roman" w:cs="Times New Roman"/>
            <w:sz w:val="24"/>
            <w:szCs w:val="24"/>
          </w:rPr>
          <w:t>61</w:t>
        </w:r>
      </w:ins>
      <w:del w:id="27" w:author="Anderson,Brian M" w:date="2021-01-13T14:55:00Z">
        <w:r w:rsidRPr="00CF5767" w:rsidDel="00BD7EBB">
          <w:rPr>
            <w:rFonts w:ascii="Times New Roman" w:eastAsia="Times New Roman" w:hAnsi="Times New Roman" w:cs="Times New Roman"/>
            <w:sz w:val="24"/>
            <w:szCs w:val="24"/>
          </w:rPr>
          <w:delText>75</w:delText>
        </w:r>
      </w:del>
      <w:r w:rsidRPr="00CF5767">
        <w:rPr>
          <w:rFonts w:ascii="Times New Roman" w:eastAsia="Times New Roman" w:hAnsi="Times New Roman" w:cs="Times New Roman"/>
          <w:sz w:val="24"/>
          <w:szCs w:val="24"/>
        </w:rPr>
        <w:t>% (8/1</w:t>
      </w:r>
      <w:ins w:id="28" w:author="Anderson,Brian M" w:date="2021-01-13T14:55:00Z">
        <w:r w:rsidR="00BD7EBB">
          <w:rPr>
            <w:rFonts w:ascii="Times New Roman" w:eastAsia="Times New Roman" w:hAnsi="Times New Roman" w:cs="Times New Roman"/>
            <w:sz w:val="24"/>
            <w:szCs w:val="24"/>
          </w:rPr>
          <w:t>3</w:t>
        </w:r>
      </w:ins>
      <w:bookmarkStart w:id="29" w:name="_GoBack"/>
      <w:bookmarkEnd w:id="29"/>
      <w:del w:id="30" w:author="Anderson,Brian M" w:date="2021-01-13T14:55:00Z">
        <w:r w:rsidRPr="00CF5767" w:rsidDel="00BD7EBB">
          <w:rPr>
            <w:rFonts w:ascii="Times New Roman" w:eastAsia="Times New Roman" w:hAnsi="Times New Roman" w:cs="Times New Roman"/>
            <w:sz w:val="24"/>
            <w:szCs w:val="24"/>
          </w:rPr>
          <w:delText>2</w:delText>
        </w:r>
      </w:del>
      <w:r w:rsidRPr="00CF5767">
        <w:rPr>
          <w:rFonts w:ascii="Times New Roman" w:eastAsia="Times New Roman" w:hAnsi="Times New Roman" w:cs="Times New Roman"/>
          <w:sz w:val="24"/>
          <w:szCs w:val="24"/>
        </w:rPr>
        <w:t xml:space="preserve">) of the </w:t>
      </w:r>
      <w:r w:rsidR="003F6F25" w:rsidRPr="00CF5767">
        <w:rPr>
          <w:rFonts w:ascii="Times New Roman" w:eastAsia="Times New Roman" w:hAnsi="Times New Roman" w:cs="Times New Roman"/>
          <w:sz w:val="24"/>
          <w:szCs w:val="24"/>
        </w:rPr>
        <w:t xml:space="preserve">patients in whom </w:t>
      </w:r>
      <w:r w:rsidRPr="00CF5767">
        <w:rPr>
          <w:rFonts w:ascii="Times New Roman" w:eastAsia="Times New Roman" w:hAnsi="Times New Roman" w:cs="Times New Roman"/>
          <w:sz w:val="24"/>
          <w:szCs w:val="24"/>
        </w:rPr>
        <w:t xml:space="preserve">overlap </w:t>
      </w:r>
      <w:r w:rsidR="00423362" w:rsidRPr="00CF5767">
        <w:rPr>
          <w:rFonts w:ascii="Times New Roman" w:eastAsia="Times New Roman" w:hAnsi="Times New Roman" w:cs="Times New Roman"/>
          <w:sz w:val="24"/>
          <w:szCs w:val="24"/>
        </w:rPr>
        <w:t>was present</w:t>
      </w:r>
      <w:r w:rsidRPr="00CF5767">
        <w:rPr>
          <w:rFonts w:ascii="Times New Roman" w:eastAsia="Times New Roman" w:hAnsi="Times New Roman" w:cs="Times New Roman"/>
          <w:sz w:val="24"/>
          <w:szCs w:val="24"/>
        </w:rPr>
        <w:t xml:space="preserve">. However, it is important to note that </w:t>
      </w:r>
      <w:commentRangeStart w:id="31"/>
      <w:commentRangeStart w:id="32"/>
      <w:commentRangeStart w:id="33"/>
      <w:r w:rsidRPr="00CF5767">
        <w:rPr>
          <w:rFonts w:ascii="Times New Roman" w:eastAsia="Times New Roman" w:hAnsi="Times New Roman" w:cs="Times New Roman"/>
          <w:sz w:val="24"/>
          <w:szCs w:val="24"/>
        </w:rPr>
        <w:t xml:space="preserve">we expect that the overall volume </w:t>
      </w:r>
      <w:r w:rsidR="00703C88">
        <w:rPr>
          <w:rFonts w:ascii="Times New Roman" w:eastAsia="Times New Roman" w:hAnsi="Times New Roman" w:cs="Times New Roman"/>
          <w:sz w:val="24"/>
          <w:szCs w:val="24"/>
        </w:rPr>
        <w:t>tissue that should have been included in the in the 5 mm ablation margin volume</w:t>
      </w:r>
      <w:r w:rsidR="00225935">
        <w:rPr>
          <w:rFonts w:ascii="Times New Roman" w:eastAsia="Times New Roman" w:hAnsi="Times New Roman" w:cs="Times New Roman"/>
          <w:sz w:val="24"/>
          <w:szCs w:val="24"/>
        </w:rPr>
        <w:t xml:space="preserve">, but was not (i.e. </w:t>
      </w:r>
      <w:r w:rsidR="005F272D">
        <w:rPr>
          <w:rFonts w:ascii="Times New Roman" w:eastAsia="Times New Roman" w:hAnsi="Times New Roman" w:cs="Times New Roman"/>
          <w:sz w:val="24"/>
          <w:szCs w:val="24"/>
        </w:rPr>
        <w:t>area of missed ablation)</w:t>
      </w:r>
      <w:r w:rsidR="00703C88">
        <w:rPr>
          <w:rFonts w:ascii="Times New Roman" w:eastAsia="Times New Roman" w:hAnsi="Times New Roman" w:cs="Times New Roman"/>
          <w:sz w:val="24"/>
          <w:szCs w:val="24"/>
        </w:rPr>
        <w:t xml:space="preserve"> </w:t>
      </w:r>
      <w:r w:rsidRPr="00CF5767">
        <w:rPr>
          <w:rFonts w:ascii="Times New Roman" w:eastAsia="Times New Roman" w:hAnsi="Times New Roman" w:cs="Times New Roman"/>
          <w:sz w:val="24"/>
          <w:szCs w:val="24"/>
        </w:rPr>
        <w:t>would already be very small</w:t>
      </w:r>
      <w:commentRangeEnd w:id="31"/>
      <w:r w:rsidR="008D408E">
        <w:rPr>
          <w:rStyle w:val="CommentReference"/>
        </w:rPr>
        <w:commentReference w:id="31"/>
      </w:r>
      <w:commentRangeEnd w:id="32"/>
      <w:r w:rsidR="00522BC1">
        <w:rPr>
          <w:rStyle w:val="CommentReference"/>
        </w:rPr>
        <w:commentReference w:id="32"/>
      </w:r>
      <w:commentRangeEnd w:id="33"/>
      <w:r w:rsidR="00E933A8">
        <w:rPr>
          <w:rStyle w:val="CommentReference"/>
        </w:rPr>
        <w:commentReference w:id="33"/>
      </w:r>
      <w:r w:rsidRPr="00CF5767">
        <w:rPr>
          <w:rFonts w:ascii="Times New Roman" w:eastAsia="Times New Roman" w:hAnsi="Times New Roman" w:cs="Times New Roman"/>
          <w:sz w:val="24"/>
          <w:szCs w:val="24"/>
        </w:rPr>
        <w:t xml:space="preserve">, and therefore any overlap should also be small. </w:t>
      </w:r>
      <w:r w:rsidR="00286B4E">
        <w:rPr>
          <w:rFonts w:ascii="Times New Roman" w:eastAsia="Times New Roman" w:hAnsi="Times New Roman" w:cs="Times New Roman"/>
          <w:sz w:val="24"/>
          <w:szCs w:val="24"/>
        </w:rPr>
        <w:t>However, it also demonstrates the potential importance of achieving a complete 5 mm ablation margin volume around the tumor.</w:t>
      </w:r>
    </w:p>
    <w:p w14:paraId="76F1FE78" w14:textId="1F7D8587" w:rsidR="00654EEC" w:rsidRPr="00CF5767" w:rsidRDefault="008707E3">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Our work </w:t>
      </w:r>
      <w:r w:rsidR="00503B30">
        <w:rPr>
          <w:rFonts w:ascii="Times New Roman" w:eastAsia="Times New Roman" w:hAnsi="Times New Roman" w:cs="Times New Roman"/>
          <w:sz w:val="24"/>
          <w:szCs w:val="24"/>
        </w:rPr>
        <w:t>demonstrates the potential utility</w:t>
      </w:r>
      <w:r w:rsidR="007F3BDB" w:rsidRPr="00CF5767">
        <w:rPr>
          <w:rFonts w:ascii="Times New Roman" w:eastAsia="Times New Roman" w:hAnsi="Times New Roman" w:cs="Times New Roman"/>
          <w:sz w:val="24"/>
          <w:szCs w:val="24"/>
        </w:rPr>
        <w:t xml:space="preserve"> of</w:t>
      </w:r>
      <w:r w:rsidR="00A24C88" w:rsidRPr="00CF5767">
        <w:rPr>
          <w:rFonts w:ascii="Times New Roman" w:eastAsia="Times New Roman" w:hAnsi="Times New Roman" w:cs="Times New Roman"/>
          <w:sz w:val="24"/>
          <w:szCs w:val="24"/>
        </w:rPr>
        <w:t xml:space="preserve"> a</w:t>
      </w:r>
      <w:r w:rsidR="007F3BDB" w:rsidRPr="00CF5767">
        <w:rPr>
          <w:rFonts w:ascii="Times New Roman" w:eastAsia="Times New Roman" w:hAnsi="Times New Roman" w:cs="Times New Roman"/>
          <w:sz w:val="24"/>
          <w:szCs w:val="24"/>
        </w:rPr>
        <w:t xml:space="preserve"> biomechanical model-based </w:t>
      </w:r>
      <w:r w:rsidR="00BE4652" w:rsidRPr="00CF5767">
        <w:rPr>
          <w:rFonts w:ascii="Times New Roman" w:eastAsia="Times New Roman" w:hAnsi="Times New Roman" w:cs="Times New Roman"/>
          <w:sz w:val="24"/>
          <w:szCs w:val="24"/>
        </w:rPr>
        <w:t xml:space="preserve">DIR </w:t>
      </w:r>
      <w:r w:rsidR="00893DB4">
        <w:rPr>
          <w:rFonts w:ascii="Times New Roman" w:eastAsia="Times New Roman" w:hAnsi="Times New Roman" w:cs="Times New Roman"/>
          <w:sz w:val="24"/>
          <w:szCs w:val="24"/>
        </w:rPr>
        <w:t>to</w:t>
      </w:r>
      <w:r w:rsidR="00893DB4" w:rsidRPr="00CF5767">
        <w:rPr>
          <w:rFonts w:ascii="Times New Roman" w:eastAsia="Times New Roman" w:hAnsi="Times New Roman" w:cs="Times New Roman"/>
          <w:sz w:val="24"/>
          <w:szCs w:val="24"/>
        </w:rPr>
        <w:t xml:space="preserve"> </w:t>
      </w:r>
      <w:r w:rsidR="00893DB4">
        <w:rPr>
          <w:rFonts w:ascii="Times New Roman" w:eastAsia="Times New Roman" w:hAnsi="Times New Roman" w:cs="Times New Roman"/>
          <w:sz w:val="24"/>
          <w:szCs w:val="24"/>
        </w:rPr>
        <w:t>aid in</w:t>
      </w:r>
      <w:r w:rsidR="00DF06D4" w:rsidRPr="00CF5767">
        <w:rPr>
          <w:rFonts w:ascii="Times New Roman" w:eastAsia="Times New Roman" w:hAnsi="Times New Roman" w:cs="Times New Roman"/>
          <w:sz w:val="24"/>
          <w:szCs w:val="24"/>
        </w:rPr>
        <w:t xml:space="preserve"> determin</w:t>
      </w:r>
      <w:r w:rsidR="00893DB4">
        <w:rPr>
          <w:rFonts w:ascii="Times New Roman" w:eastAsia="Times New Roman" w:hAnsi="Times New Roman" w:cs="Times New Roman"/>
          <w:sz w:val="24"/>
          <w:szCs w:val="24"/>
        </w:rPr>
        <w:t>ing</w:t>
      </w:r>
      <w:r w:rsidRPr="00CF5767">
        <w:rPr>
          <w:rFonts w:ascii="Times New Roman" w:eastAsia="Times New Roman" w:hAnsi="Times New Roman" w:cs="Times New Roman"/>
          <w:sz w:val="24"/>
          <w:szCs w:val="24"/>
        </w:rPr>
        <w:t xml:space="preserve"> if</w:t>
      </w:r>
      <w:r w:rsidR="00DF06D4" w:rsidRPr="00CF5767">
        <w:rPr>
          <w:rFonts w:ascii="Times New Roman" w:eastAsia="Times New Roman" w:hAnsi="Times New Roman" w:cs="Times New Roman"/>
          <w:sz w:val="24"/>
          <w:szCs w:val="24"/>
        </w:rPr>
        <w:t xml:space="preserve"> </w:t>
      </w:r>
      <w:r w:rsidR="00D8457A" w:rsidRPr="00CF5767">
        <w:rPr>
          <w:rFonts w:ascii="Times New Roman" w:eastAsia="Times New Roman" w:hAnsi="Times New Roman" w:cs="Times New Roman"/>
          <w:sz w:val="24"/>
          <w:szCs w:val="24"/>
        </w:rPr>
        <w:t xml:space="preserve">sufficient ablation margin has been </w:t>
      </w:r>
      <w:r w:rsidR="00893DB4">
        <w:rPr>
          <w:rFonts w:ascii="Times New Roman" w:eastAsia="Times New Roman" w:hAnsi="Times New Roman" w:cs="Times New Roman"/>
          <w:sz w:val="24"/>
          <w:szCs w:val="24"/>
        </w:rPr>
        <w:t xml:space="preserve">achieved </w:t>
      </w:r>
      <w:r w:rsidR="00E4254B">
        <w:rPr>
          <w:rFonts w:ascii="Times New Roman" w:eastAsia="Times New Roman" w:hAnsi="Times New Roman" w:cs="Times New Roman"/>
          <w:sz w:val="24"/>
          <w:szCs w:val="24"/>
        </w:rPr>
        <w:t>and</w:t>
      </w:r>
      <w:r w:rsidRPr="00CF5767">
        <w:rPr>
          <w:rFonts w:ascii="Times New Roman" w:eastAsia="Times New Roman" w:hAnsi="Times New Roman" w:cs="Times New Roman"/>
          <w:sz w:val="24"/>
          <w:szCs w:val="24"/>
        </w:rPr>
        <w:t xml:space="preserve"> </w:t>
      </w:r>
      <w:r w:rsidR="008F2642">
        <w:rPr>
          <w:rFonts w:ascii="Times New Roman" w:eastAsia="Times New Roman" w:hAnsi="Times New Roman" w:cs="Times New Roman"/>
          <w:sz w:val="24"/>
          <w:szCs w:val="24"/>
        </w:rPr>
        <w:t>correlat</w:t>
      </w:r>
      <w:r w:rsidR="00907A3B">
        <w:rPr>
          <w:rFonts w:ascii="Times New Roman" w:eastAsia="Times New Roman" w:hAnsi="Times New Roman" w:cs="Times New Roman"/>
          <w:sz w:val="24"/>
          <w:szCs w:val="24"/>
        </w:rPr>
        <w:t>ing</w:t>
      </w:r>
      <w:r w:rsidR="008F2642">
        <w:rPr>
          <w:rFonts w:ascii="Times New Roman" w:eastAsia="Times New Roman" w:hAnsi="Times New Roman" w:cs="Times New Roman"/>
          <w:sz w:val="24"/>
          <w:szCs w:val="24"/>
        </w:rPr>
        <w:t xml:space="preserve"> the location of the</w:t>
      </w:r>
      <w:r w:rsidRPr="00CF5767">
        <w:rPr>
          <w:rFonts w:ascii="Times New Roman" w:eastAsia="Times New Roman" w:hAnsi="Times New Roman" w:cs="Times New Roman"/>
          <w:sz w:val="24"/>
          <w:szCs w:val="24"/>
        </w:rPr>
        <w:t xml:space="preserve"> recurrence </w:t>
      </w:r>
      <w:r w:rsidR="00907A3B">
        <w:rPr>
          <w:rFonts w:ascii="Times New Roman" w:eastAsia="Times New Roman" w:hAnsi="Times New Roman" w:cs="Times New Roman"/>
          <w:sz w:val="24"/>
          <w:szCs w:val="24"/>
        </w:rPr>
        <w:t xml:space="preserve">to </w:t>
      </w:r>
      <w:r w:rsidR="00E4254B">
        <w:rPr>
          <w:rFonts w:ascii="Times New Roman" w:eastAsia="Times New Roman" w:hAnsi="Times New Roman" w:cs="Times New Roman"/>
          <w:sz w:val="24"/>
          <w:szCs w:val="24"/>
        </w:rPr>
        <w:t xml:space="preserve">the </w:t>
      </w:r>
      <w:r w:rsidR="001203A5">
        <w:rPr>
          <w:rFonts w:ascii="Times New Roman" w:eastAsia="Times New Roman" w:hAnsi="Times New Roman" w:cs="Times New Roman"/>
          <w:sz w:val="24"/>
          <w:szCs w:val="24"/>
        </w:rPr>
        <w:t xml:space="preserve">minimum </w:t>
      </w:r>
      <w:r w:rsidR="001203A5">
        <w:rPr>
          <w:rFonts w:ascii="Times New Roman" w:eastAsia="Times New Roman" w:hAnsi="Times New Roman" w:cs="Times New Roman"/>
          <w:sz w:val="24"/>
          <w:szCs w:val="24"/>
        </w:rPr>
        <w:lastRenderedPageBreak/>
        <w:t>ablation area</w:t>
      </w:r>
      <w:r w:rsidRPr="00CF5767">
        <w:rPr>
          <w:rFonts w:ascii="Times New Roman" w:eastAsia="Times New Roman" w:hAnsi="Times New Roman" w:cs="Times New Roman"/>
          <w:sz w:val="24"/>
          <w:szCs w:val="24"/>
        </w:rPr>
        <w:t>.</w:t>
      </w:r>
      <w:r w:rsidR="00B1757C" w:rsidRPr="00CF5767">
        <w:rPr>
          <w:rFonts w:ascii="Times New Roman" w:eastAsia="Times New Roman" w:hAnsi="Times New Roman" w:cs="Times New Roman"/>
          <w:sz w:val="24"/>
          <w:szCs w:val="24"/>
        </w:rPr>
        <w:t xml:space="preserve"> </w:t>
      </w:r>
      <w:r w:rsidR="00907A3B">
        <w:rPr>
          <w:rFonts w:ascii="Times New Roman" w:eastAsia="Times New Roman" w:hAnsi="Times New Roman" w:cs="Times New Roman"/>
          <w:sz w:val="24"/>
          <w:szCs w:val="24"/>
        </w:rPr>
        <w:t>The clinical impact of these tools are currently being evaluated in a randomized phase II clinical trial</w:t>
      </w:r>
      <w:r w:rsidR="007561A5" w:rsidRPr="00CF5767">
        <w:rPr>
          <w:rFonts w:ascii="Times New Roman" w:eastAsia="Times New Roman" w:hAnsi="Times New Roman" w:cs="Times New Roman"/>
          <w:sz w:val="24"/>
          <w:szCs w:val="24"/>
        </w:rPr>
        <w:t>.</w:t>
      </w:r>
    </w:p>
    <w:p w14:paraId="3CBC3C8D" w14:textId="77777777" w:rsidR="009B79D8" w:rsidRPr="00CF5767" w:rsidRDefault="000F4E1A" w:rsidP="004D585D">
      <w:pPr>
        <w:pStyle w:val="Heading1"/>
        <w:pageBreakBefore/>
        <w:spacing w:line="360" w:lineRule="auto"/>
        <w:rPr>
          <w:rFonts w:ascii="Times New Roman" w:eastAsia="Times New Roman" w:hAnsi="Times New Roman" w:cs="Times New Roman"/>
          <w:sz w:val="24"/>
          <w:szCs w:val="24"/>
          <w:lang w:val="fr-FR"/>
        </w:rPr>
      </w:pPr>
      <w:r w:rsidRPr="00CF5767">
        <w:rPr>
          <w:rFonts w:ascii="Times New Roman" w:eastAsia="Times New Roman" w:hAnsi="Times New Roman" w:cs="Times New Roman"/>
          <w:sz w:val="24"/>
          <w:szCs w:val="24"/>
          <w:lang w:val="fr-FR"/>
        </w:rPr>
        <w:lastRenderedPageBreak/>
        <w:t>REFERENCES</w:t>
      </w:r>
    </w:p>
    <w:p w14:paraId="5210CF7C" w14:textId="02BCA275" w:rsidR="004A2EAB" w:rsidRPr="004A2EAB" w:rsidRDefault="00AE5B68"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8E2BF8">
        <w:rPr>
          <w:rFonts w:ascii="Times New Roman" w:eastAsia="Times New Roman" w:hAnsi="Times New Roman" w:cs="Times New Roman"/>
          <w:sz w:val="24"/>
          <w:szCs w:val="24"/>
        </w:rPr>
        <w:fldChar w:fldCharType="begin" w:fldLock="1"/>
      </w:r>
      <w:r w:rsidRPr="008E2BF8">
        <w:rPr>
          <w:rFonts w:ascii="Times New Roman" w:eastAsia="Times New Roman" w:hAnsi="Times New Roman" w:cs="Times New Roman"/>
          <w:sz w:val="24"/>
          <w:szCs w:val="24"/>
          <w:lang w:val="fr-FR"/>
        </w:rPr>
        <w:instrText xml:space="preserve">ADDIN Mendeley Bibliography CSL_BIBLIOGRAPHY </w:instrText>
      </w:r>
      <w:r w:rsidRPr="008E2BF8">
        <w:rPr>
          <w:rFonts w:ascii="Times New Roman" w:eastAsia="Times New Roman" w:hAnsi="Times New Roman" w:cs="Times New Roman"/>
          <w:sz w:val="24"/>
          <w:szCs w:val="24"/>
        </w:rPr>
        <w:fldChar w:fldCharType="separate"/>
      </w:r>
      <w:r w:rsidR="004A2EAB" w:rsidRPr="004A2EAB">
        <w:rPr>
          <w:rFonts w:ascii="Times New Roman" w:hAnsi="Times New Roman" w:cs="Times New Roman"/>
          <w:noProof/>
          <w:sz w:val="24"/>
          <w:szCs w:val="24"/>
        </w:rPr>
        <w:t xml:space="preserve">1. </w:t>
      </w:r>
      <w:r w:rsidR="004A2EAB" w:rsidRPr="004A2EAB">
        <w:rPr>
          <w:rFonts w:ascii="Times New Roman" w:hAnsi="Times New Roman" w:cs="Times New Roman"/>
          <w:noProof/>
          <w:sz w:val="24"/>
          <w:szCs w:val="24"/>
        </w:rPr>
        <w:tab/>
        <w:t>WHO Biennial Report 2012-2013. Accessed October 27, 2020. https://governance.iarc.fr/SC/SC50/Biennial Report 2012-2013.pdf</w:t>
      </w:r>
    </w:p>
    <w:p w14:paraId="69F4AC60"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 </w:t>
      </w:r>
      <w:r w:rsidRPr="004A2EAB">
        <w:rPr>
          <w:rFonts w:ascii="Times New Roman" w:hAnsi="Times New Roman" w:cs="Times New Roman"/>
          <w:noProof/>
          <w:sz w:val="24"/>
          <w:szCs w:val="24"/>
        </w:rPr>
        <w:tab/>
        <w:t xml:space="preserve">Siegel RL, Miller KD, Jemal A. Cancer statistics, 2019. </w:t>
      </w:r>
      <w:r w:rsidRPr="004A2EAB">
        <w:rPr>
          <w:rFonts w:ascii="Times New Roman" w:hAnsi="Times New Roman" w:cs="Times New Roman"/>
          <w:i/>
          <w:iCs/>
          <w:noProof/>
          <w:sz w:val="24"/>
          <w:szCs w:val="24"/>
        </w:rPr>
        <w:t>CA Cancer J Clin</w:t>
      </w:r>
      <w:r w:rsidRPr="004A2EAB">
        <w:rPr>
          <w:rFonts w:ascii="Times New Roman" w:hAnsi="Times New Roman" w:cs="Times New Roman"/>
          <w:noProof/>
          <w:sz w:val="24"/>
          <w:szCs w:val="24"/>
        </w:rPr>
        <w:t>. 2019;69(1):7-34. doi:10.3322/caac.21551</w:t>
      </w:r>
    </w:p>
    <w:p w14:paraId="6A85C107"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3. </w:t>
      </w:r>
      <w:r w:rsidRPr="004A2EAB">
        <w:rPr>
          <w:rFonts w:ascii="Times New Roman" w:hAnsi="Times New Roman" w:cs="Times New Roman"/>
          <w:noProof/>
          <w:sz w:val="24"/>
          <w:szCs w:val="24"/>
        </w:rPr>
        <w:tab/>
        <w:t xml:space="preserve">Alper Sag A, Selcukbiricik F, Mandel NM. Evidence-based medical oncology and interventional radiology paradigms for liver-dominant colorectal cancer metastases. </w:t>
      </w:r>
      <w:r w:rsidRPr="004A2EAB">
        <w:rPr>
          <w:rFonts w:ascii="Times New Roman" w:hAnsi="Times New Roman" w:cs="Times New Roman"/>
          <w:i/>
          <w:iCs/>
          <w:noProof/>
          <w:sz w:val="24"/>
          <w:szCs w:val="24"/>
        </w:rPr>
        <w:t>World J Gastroenterol</w:t>
      </w:r>
      <w:r w:rsidRPr="004A2EAB">
        <w:rPr>
          <w:rFonts w:ascii="Times New Roman" w:hAnsi="Times New Roman" w:cs="Times New Roman"/>
          <w:noProof/>
          <w:sz w:val="24"/>
          <w:szCs w:val="24"/>
        </w:rPr>
        <w:t>. 2016;22(11):3127-3149. doi:10.3748/wjg.v22.i11.3127</w:t>
      </w:r>
    </w:p>
    <w:p w14:paraId="284B27CD"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4. </w:t>
      </w:r>
      <w:r w:rsidRPr="004A2EAB">
        <w:rPr>
          <w:rFonts w:ascii="Times New Roman" w:hAnsi="Times New Roman" w:cs="Times New Roman"/>
          <w:noProof/>
          <w:sz w:val="24"/>
          <w:szCs w:val="24"/>
        </w:rPr>
        <w:tab/>
        <w:t xml:space="preserve">Tomlinson JS, Jarnagin WR, DeMatteo RP, et al. Actual 10-year survival after resection of colorectal liver metastases defines cure. </w:t>
      </w:r>
      <w:r w:rsidRPr="004A2EAB">
        <w:rPr>
          <w:rFonts w:ascii="Times New Roman" w:hAnsi="Times New Roman" w:cs="Times New Roman"/>
          <w:i/>
          <w:iCs/>
          <w:noProof/>
          <w:sz w:val="24"/>
          <w:szCs w:val="24"/>
        </w:rPr>
        <w:t>J Clin Oncol</w:t>
      </w:r>
      <w:r w:rsidRPr="004A2EAB">
        <w:rPr>
          <w:rFonts w:ascii="Times New Roman" w:hAnsi="Times New Roman" w:cs="Times New Roman"/>
          <w:noProof/>
          <w:sz w:val="24"/>
          <w:szCs w:val="24"/>
        </w:rPr>
        <w:t>. 2007;25(29):4575-4580. doi:10.1200/JCO.2007.11.0833</w:t>
      </w:r>
    </w:p>
    <w:p w14:paraId="6642996B"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5. </w:t>
      </w:r>
      <w:r w:rsidRPr="004A2EAB">
        <w:rPr>
          <w:rFonts w:ascii="Times New Roman" w:hAnsi="Times New Roman" w:cs="Times New Roman"/>
          <w:noProof/>
          <w:sz w:val="24"/>
          <w:szCs w:val="24"/>
        </w:rPr>
        <w:tab/>
        <w:t xml:space="preserve">Abdalla EK, Vauthey J-N, Ellis LM, et al. Recurrence and outcomes following hepatic resection, radiofrequency ablation, and combined resection/ablation for colorectal liver metastases. </w:t>
      </w:r>
      <w:r w:rsidRPr="004A2EAB">
        <w:rPr>
          <w:rFonts w:ascii="Times New Roman" w:hAnsi="Times New Roman" w:cs="Times New Roman"/>
          <w:i/>
          <w:iCs/>
          <w:noProof/>
          <w:sz w:val="24"/>
          <w:szCs w:val="24"/>
        </w:rPr>
        <w:t>Ann Surg</w:t>
      </w:r>
      <w:r w:rsidRPr="004A2EAB">
        <w:rPr>
          <w:rFonts w:ascii="Times New Roman" w:hAnsi="Times New Roman" w:cs="Times New Roman"/>
          <w:noProof/>
          <w:sz w:val="24"/>
          <w:szCs w:val="24"/>
        </w:rPr>
        <w:t>. 2004;239(6):818-825; discussion 825-7. doi:10.1097/01.SLA.0000128305.90650.71</w:t>
      </w:r>
    </w:p>
    <w:p w14:paraId="240495AF"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6. </w:t>
      </w:r>
      <w:r w:rsidRPr="004A2EAB">
        <w:rPr>
          <w:rFonts w:ascii="Times New Roman" w:hAnsi="Times New Roman" w:cs="Times New Roman"/>
          <w:noProof/>
          <w:sz w:val="24"/>
          <w:szCs w:val="24"/>
        </w:rPr>
        <w:tab/>
        <w:t xml:space="preserve">Liu L-X, Zhang W-H, Jiang H-C. Current treatment for liver metastases from colorectal cancer. </w:t>
      </w:r>
      <w:r w:rsidRPr="004A2EAB">
        <w:rPr>
          <w:rFonts w:ascii="Times New Roman" w:hAnsi="Times New Roman" w:cs="Times New Roman"/>
          <w:i/>
          <w:iCs/>
          <w:noProof/>
          <w:sz w:val="24"/>
          <w:szCs w:val="24"/>
        </w:rPr>
        <w:t>World J Gastroenterol</w:t>
      </w:r>
      <w:r w:rsidRPr="004A2EAB">
        <w:rPr>
          <w:rFonts w:ascii="Times New Roman" w:hAnsi="Times New Roman" w:cs="Times New Roman"/>
          <w:noProof/>
          <w:sz w:val="24"/>
          <w:szCs w:val="24"/>
        </w:rPr>
        <w:t>. 2003;9(2):193. doi:10.3748/WJG.V9.I2.193</w:t>
      </w:r>
    </w:p>
    <w:p w14:paraId="5EEF1F0F"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7. </w:t>
      </w:r>
      <w:r w:rsidRPr="004A2EAB">
        <w:rPr>
          <w:rFonts w:ascii="Times New Roman" w:hAnsi="Times New Roman" w:cs="Times New Roman"/>
          <w:noProof/>
          <w:sz w:val="24"/>
          <w:szCs w:val="24"/>
        </w:rPr>
        <w:tab/>
        <w:t xml:space="preserve">Shady W, Petre EN, Gonen M, et al. Percutaneous radiofrequency ablation of colorectal cancer liver metastases: Factors affecting outcomes-a 10-year experience at a single center. </w:t>
      </w:r>
      <w:r w:rsidRPr="004A2EAB">
        <w:rPr>
          <w:rFonts w:ascii="Times New Roman" w:hAnsi="Times New Roman" w:cs="Times New Roman"/>
          <w:i/>
          <w:iCs/>
          <w:noProof/>
          <w:sz w:val="24"/>
          <w:szCs w:val="24"/>
        </w:rPr>
        <w:t>Radiology</w:t>
      </w:r>
      <w:r w:rsidRPr="004A2EAB">
        <w:rPr>
          <w:rFonts w:ascii="Times New Roman" w:hAnsi="Times New Roman" w:cs="Times New Roman"/>
          <w:noProof/>
          <w:sz w:val="24"/>
          <w:szCs w:val="24"/>
        </w:rPr>
        <w:t>. 2016;278(2):601-611. doi:10.1148/radiol.2015142489</w:t>
      </w:r>
    </w:p>
    <w:p w14:paraId="16875D0A"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8. </w:t>
      </w:r>
      <w:r w:rsidRPr="004A2EAB">
        <w:rPr>
          <w:rFonts w:ascii="Times New Roman" w:hAnsi="Times New Roman" w:cs="Times New Roman"/>
          <w:noProof/>
          <w:sz w:val="24"/>
          <w:szCs w:val="24"/>
        </w:rPr>
        <w:tab/>
        <w:t xml:space="preserve">Ahrq. </w:t>
      </w:r>
      <w:r w:rsidRPr="004A2EAB">
        <w:rPr>
          <w:rFonts w:ascii="Times New Roman" w:hAnsi="Times New Roman" w:cs="Times New Roman"/>
          <w:i/>
          <w:iCs/>
          <w:noProof/>
          <w:sz w:val="24"/>
          <w:szCs w:val="24"/>
        </w:rPr>
        <w:t>Local Hepatic Therapies for Metastases to the Liver From Unresectable Colorectal Cancer Comparative Effectiveness Review Number 93</w:t>
      </w:r>
      <w:r w:rsidRPr="004A2EAB">
        <w:rPr>
          <w:rFonts w:ascii="Times New Roman" w:hAnsi="Times New Roman" w:cs="Times New Roman"/>
          <w:noProof/>
          <w:sz w:val="24"/>
          <w:szCs w:val="24"/>
        </w:rPr>
        <w:t>. Accessed October 18, 2019. www.effectivehealthcare.ahrq.gov/reports/final.cfm.</w:t>
      </w:r>
    </w:p>
    <w:p w14:paraId="62091342"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9. </w:t>
      </w:r>
      <w:r w:rsidRPr="004A2EAB">
        <w:rPr>
          <w:rFonts w:ascii="Times New Roman" w:hAnsi="Times New Roman" w:cs="Times New Roman"/>
          <w:noProof/>
          <w:sz w:val="24"/>
          <w:szCs w:val="24"/>
        </w:rPr>
        <w:tab/>
        <w:t xml:space="preserve">Weng M, Zhang Y, Zhou D, et al. Radiofrequency Ablation versus Resection for Colorectal Cancer Liver Metastases: A Meta-Analysis. Cheng JQ, ed. </w:t>
      </w:r>
      <w:r w:rsidRPr="004A2EAB">
        <w:rPr>
          <w:rFonts w:ascii="Times New Roman" w:hAnsi="Times New Roman" w:cs="Times New Roman"/>
          <w:i/>
          <w:iCs/>
          <w:noProof/>
          <w:sz w:val="24"/>
          <w:szCs w:val="24"/>
        </w:rPr>
        <w:t>PLoS One</w:t>
      </w:r>
      <w:r w:rsidRPr="004A2EAB">
        <w:rPr>
          <w:rFonts w:ascii="Times New Roman" w:hAnsi="Times New Roman" w:cs="Times New Roman"/>
          <w:noProof/>
          <w:sz w:val="24"/>
          <w:szCs w:val="24"/>
        </w:rPr>
        <w:t>. 2012;7(9):e45493. doi:10.1371/journal.pone.0045493</w:t>
      </w:r>
    </w:p>
    <w:p w14:paraId="1134C7E3"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10. </w:t>
      </w:r>
      <w:r w:rsidRPr="004A2EAB">
        <w:rPr>
          <w:rFonts w:ascii="Times New Roman" w:hAnsi="Times New Roman" w:cs="Times New Roman"/>
          <w:noProof/>
          <w:sz w:val="24"/>
          <w:szCs w:val="24"/>
        </w:rPr>
        <w:tab/>
        <w:t xml:space="preserve">Gillams AR, Lees WR. Five-year survival in 309 patients with colorectal liver metastases treated with radiofrequency ablation. </w:t>
      </w:r>
      <w:r w:rsidRPr="004A2EAB">
        <w:rPr>
          <w:rFonts w:ascii="Times New Roman" w:hAnsi="Times New Roman" w:cs="Times New Roman"/>
          <w:i/>
          <w:iCs/>
          <w:noProof/>
          <w:sz w:val="24"/>
          <w:szCs w:val="24"/>
        </w:rPr>
        <w:t>Eur Radiol</w:t>
      </w:r>
      <w:r w:rsidRPr="004A2EAB">
        <w:rPr>
          <w:rFonts w:ascii="Times New Roman" w:hAnsi="Times New Roman" w:cs="Times New Roman"/>
          <w:noProof/>
          <w:sz w:val="24"/>
          <w:szCs w:val="24"/>
        </w:rPr>
        <w:t>. 2009;19:1206-1213. doi:10.1007/s00330-008-1258-5</w:t>
      </w:r>
    </w:p>
    <w:p w14:paraId="30E4FB13"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11. </w:t>
      </w:r>
      <w:r w:rsidRPr="004A2EAB">
        <w:rPr>
          <w:rFonts w:ascii="Times New Roman" w:hAnsi="Times New Roman" w:cs="Times New Roman"/>
          <w:noProof/>
          <w:sz w:val="24"/>
          <w:szCs w:val="24"/>
        </w:rPr>
        <w:tab/>
        <w:t xml:space="preserve">Kim KH, Yoon YS, Yu CS, et al. Comparative analysis of radiofrequency ablation and surgical resection for colorectal liver metastases. </w:t>
      </w:r>
      <w:r w:rsidRPr="004A2EAB">
        <w:rPr>
          <w:rFonts w:ascii="Times New Roman" w:hAnsi="Times New Roman" w:cs="Times New Roman"/>
          <w:i/>
          <w:iCs/>
          <w:noProof/>
          <w:sz w:val="24"/>
          <w:szCs w:val="24"/>
        </w:rPr>
        <w:t>J Korean Surg Soc</w:t>
      </w:r>
      <w:r w:rsidRPr="004A2EAB">
        <w:rPr>
          <w:rFonts w:ascii="Times New Roman" w:hAnsi="Times New Roman" w:cs="Times New Roman"/>
          <w:noProof/>
          <w:sz w:val="24"/>
          <w:szCs w:val="24"/>
        </w:rPr>
        <w:t>. 2011;81(1):25. doi:10.4174/jkss.2011.81.1.25</w:t>
      </w:r>
    </w:p>
    <w:p w14:paraId="5B80D6CD"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12. </w:t>
      </w:r>
      <w:r w:rsidRPr="004A2EAB">
        <w:rPr>
          <w:rFonts w:ascii="Times New Roman" w:hAnsi="Times New Roman" w:cs="Times New Roman"/>
          <w:noProof/>
          <w:sz w:val="24"/>
          <w:szCs w:val="24"/>
        </w:rPr>
        <w:tab/>
        <w:t xml:space="preserve">Solbiati L, Ahmed M, Cova L, Ierace T, Brioschi M, Goldberg SN. small liver colorectal Metastases Treated with Percutaneous radiofrequency ablation: Local Response Rate and Long-term Survival with </w:t>
      </w:r>
      <w:r w:rsidRPr="004A2EAB">
        <w:rPr>
          <w:rFonts w:ascii="Times New Roman" w:hAnsi="Times New Roman" w:cs="Times New Roman"/>
          <w:noProof/>
          <w:sz w:val="24"/>
          <w:szCs w:val="24"/>
        </w:rPr>
        <w:lastRenderedPageBreak/>
        <w:t xml:space="preserve">Up to 10-year Follow-up 1. </w:t>
      </w:r>
      <w:r w:rsidRPr="004A2EAB">
        <w:rPr>
          <w:rFonts w:ascii="Times New Roman" w:hAnsi="Times New Roman" w:cs="Times New Roman"/>
          <w:i/>
          <w:iCs/>
          <w:noProof/>
          <w:sz w:val="24"/>
          <w:szCs w:val="24"/>
        </w:rPr>
        <w:t>Radiol n Radiol</w:t>
      </w:r>
      <w:r w:rsidRPr="004A2EAB">
        <w:rPr>
          <w:rFonts w:ascii="Times New Roman" w:hAnsi="Times New Roman" w:cs="Times New Roman"/>
          <w:noProof/>
          <w:sz w:val="24"/>
          <w:szCs w:val="24"/>
        </w:rPr>
        <w:t>. 2012;265. Accessed December 18, 2017. http://pubs.rsna.org/doi/pdf/10.1148/radiol.12111851</w:t>
      </w:r>
    </w:p>
    <w:p w14:paraId="78BD5A93"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13. </w:t>
      </w:r>
      <w:r w:rsidRPr="004A2EAB">
        <w:rPr>
          <w:rFonts w:ascii="Times New Roman" w:hAnsi="Times New Roman" w:cs="Times New Roman"/>
          <w:noProof/>
          <w:sz w:val="24"/>
          <w:szCs w:val="24"/>
        </w:rPr>
        <w:tab/>
        <w:t xml:space="preserve">Ruers T, Van Coevorden F, Punt CJA, et al. Local Treatment of Unresectable Colorectal Liver Metastases: Results of a Randomized Phase II Trial. </w:t>
      </w:r>
      <w:r w:rsidRPr="004A2EAB">
        <w:rPr>
          <w:rFonts w:ascii="Times New Roman" w:hAnsi="Times New Roman" w:cs="Times New Roman"/>
          <w:i/>
          <w:iCs/>
          <w:noProof/>
          <w:sz w:val="24"/>
          <w:szCs w:val="24"/>
        </w:rPr>
        <w:t>JNCI J Natl Cancer Inst</w:t>
      </w:r>
      <w:r w:rsidRPr="004A2EAB">
        <w:rPr>
          <w:rFonts w:ascii="Times New Roman" w:hAnsi="Times New Roman" w:cs="Times New Roman"/>
          <w:noProof/>
          <w:sz w:val="24"/>
          <w:szCs w:val="24"/>
        </w:rPr>
        <w:t>. 2017;109(9). doi:10.1093/jnci/djx015</w:t>
      </w:r>
    </w:p>
    <w:p w14:paraId="1348AD05"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14. </w:t>
      </w:r>
      <w:r w:rsidRPr="004A2EAB">
        <w:rPr>
          <w:rFonts w:ascii="Times New Roman" w:hAnsi="Times New Roman" w:cs="Times New Roman"/>
          <w:noProof/>
          <w:sz w:val="24"/>
          <w:szCs w:val="24"/>
        </w:rPr>
        <w:tab/>
        <w:t xml:space="preserve">Berber E, Pelley R, Siperstein AE. Predictors of Survival After Radiofrequency Thermal Ablation of Colorectal Cancer Metastases to the Liver: A Prospective Study. </w:t>
      </w:r>
      <w:r w:rsidRPr="004A2EAB">
        <w:rPr>
          <w:rFonts w:ascii="Times New Roman" w:hAnsi="Times New Roman" w:cs="Times New Roman"/>
          <w:i/>
          <w:iCs/>
          <w:noProof/>
          <w:sz w:val="24"/>
          <w:szCs w:val="24"/>
        </w:rPr>
        <w:t>J Clin Oncol</w:t>
      </w:r>
      <w:r w:rsidRPr="004A2EAB">
        <w:rPr>
          <w:rFonts w:ascii="Times New Roman" w:hAnsi="Times New Roman" w:cs="Times New Roman"/>
          <w:noProof/>
          <w:sz w:val="24"/>
          <w:szCs w:val="24"/>
        </w:rPr>
        <w:t>. 2005;23(7):1358-1364. doi:10.1200/JCO.2005.12.039</w:t>
      </w:r>
    </w:p>
    <w:p w14:paraId="662256C8"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15. </w:t>
      </w:r>
      <w:r w:rsidRPr="004A2EAB">
        <w:rPr>
          <w:rFonts w:ascii="Times New Roman" w:hAnsi="Times New Roman" w:cs="Times New Roman"/>
          <w:noProof/>
          <w:sz w:val="24"/>
          <w:szCs w:val="24"/>
        </w:rPr>
        <w:tab/>
        <w:t>Abitabile P, Hartl U, Lange J, Maurer CA. Radiofrequency ablation permits an effective treatment for colorectal liver metastasis. Published online 2006. doi:10.1016/j.ejso.2006.10.040</w:t>
      </w:r>
    </w:p>
    <w:p w14:paraId="4E6818D0"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16. </w:t>
      </w:r>
      <w:r w:rsidRPr="004A2EAB">
        <w:rPr>
          <w:rFonts w:ascii="Times New Roman" w:hAnsi="Times New Roman" w:cs="Times New Roman"/>
          <w:noProof/>
          <w:sz w:val="24"/>
          <w:szCs w:val="24"/>
        </w:rPr>
        <w:tab/>
        <w:t xml:space="preserve">Hamada A, Yamakado K, Nakatsuka A, et al. Radiofrequency ablation for colorectal liver metastases: prognostic factors in non-surgical candidates. </w:t>
      </w:r>
      <w:r w:rsidRPr="004A2EAB">
        <w:rPr>
          <w:rFonts w:ascii="Times New Roman" w:hAnsi="Times New Roman" w:cs="Times New Roman"/>
          <w:i/>
          <w:iCs/>
          <w:noProof/>
          <w:sz w:val="24"/>
          <w:szCs w:val="24"/>
        </w:rPr>
        <w:t>Jpn J Radiol</w:t>
      </w:r>
      <w:r w:rsidRPr="004A2EAB">
        <w:rPr>
          <w:rFonts w:ascii="Times New Roman" w:hAnsi="Times New Roman" w:cs="Times New Roman"/>
          <w:noProof/>
          <w:sz w:val="24"/>
          <w:szCs w:val="24"/>
        </w:rPr>
        <w:t>. 2012;30(7):567-574. doi:10.1007/s11604-012-0089-0</w:t>
      </w:r>
    </w:p>
    <w:p w14:paraId="0A8CBB75"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17. </w:t>
      </w:r>
      <w:r w:rsidRPr="004A2EAB">
        <w:rPr>
          <w:rFonts w:ascii="Times New Roman" w:hAnsi="Times New Roman" w:cs="Times New Roman"/>
          <w:noProof/>
          <w:sz w:val="24"/>
          <w:szCs w:val="24"/>
        </w:rPr>
        <w:tab/>
        <w:t xml:space="preserve">Liang P, Dong B, Yu X, et al. Prognostic Factors for Percutaneous Microwave Coagulation Therapy of Hepatic Metastases. </w:t>
      </w:r>
      <w:r w:rsidRPr="004A2EAB">
        <w:rPr>
          <w:rFonts w:ascii="Times New Roman" w:hAnsi="Times New Roman" w:cs="Times New Roman"/>
          <w:i/>
          <w:iCs/>
          <w:noProof/>
          <w:sz w:val="24"/>
          <w:szCs w:val="24"/>
        </w:rPr>
        <w:t>Am J Roentgenol</w:t>
      </w:r>
      <w:r w:rsidRPr="004A2EAB">
        <w:rPr>
          <w:rFonts w:ascii="Times New Roman" w:hAnsi="Times New Roman" w:cs="Times New Roman"/>
          <w:noProof/>
          <w:sz w:val="24"/>
          <w:szCs w:val="24"/>
        </w:rPr>
        <w:t>. 2003;181(5):1319-1325. doi:10.2214/ajr.181.5.1811319</w:t>
      </w:r>
    </w:p>
    <w:p w14:paraId="54002D74"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18. </w:t>
      </w:r>
      <w:r w:rsidRPr="004A2EAB">
        <w:rPr>
          <w:rFonts w:ascii="Times New Roman" w:hAnsi="Times New Roman" w:cs="Times New Roman"/>
          <w:noProof/>
          <w:sz w:val="24"/>
          <w:szCs w:val="24"/>
        </w:rPr>
        <w:tab/>
        <w:t xml:space="preserve">Kim Y, Lee WJ, Rhim H, Lim HK, Choi D, Lee JY. The Minimal Ablative Margin of Radiofrequency Ablation of Hepatocellular Carcinoma (&amp;gt; 2 and &amp;lt; 5 cm) Needed to Prevent Local Tumor Progression: 3D Quantitative Assessment Using CT Image Fusion. </w:t>
      </w:r>
      <w:r w:rsidRPr="004A2EAB">
        <w:rPr>
          <w:rFonts w:ascii="Times New Roman" w:hAnsi="Times New Roman" w:cs="Times New Roman"/>
          <w:i/>
          <w:iCs/>
          <w:noProof/>
          <w:sz w:val="24"/>
          <w:szCs w:val="24"/>
        </w:rPr>
        <w:t>Am J Roentgenol</w:t>
      </w:r>
      <w:r w:rsidRPr="004A2EAB">
        <w:rPr>
          <w:rFonts w:ascii="Times New Roman" w:hAnsi="Times New Roman" w:cs="Times New Roman"/>
          <w:noProof/>
          <w:sz w:val="24"/>
          <w:szCs w:val="24"/>
        </w:rPr>
        <w:t>. 2010;195(3):758-765. doi:10.2214/AJR.09.2954</w:t>
      </w:r>
    </w:p>
    <w:p w14:paraId="25DC8C97"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19. </w:t>
      </w:r>
      <w:r w:rsidRPr="004A2EAB">
        <w:rPr>
          <w:rFonts w:ascii="Times New Roman" w:hAnsi="Times New Roman" w:cs="Times New Roman"/>
          <w:noProof/>
          <w:sz w:val="24"/>
          <w:szCs w:val="24"/>
        </w:rPr>
        <w:tab/>
        <w:t xml:space="preserve">Sotirchos VS, Petrovic LM, Gönen M, et al. Colorectal Cancer Liver Metastases: Biopsy of the Ablation Zone and Margins Can Be Used to Predict Oncologic Outcome. </w:t>
      </w:r>
      <w:r w:rsidRPr="004A2EAB">
        <w:rPr>
          <w:rFonts w:ascii="Times New Roman" w:hAnsi="Times New Roman" w:cs="Times New Roman"/>
          <w:i/>
          <w:iCs/>
          <w:noProof/>
          <w:sz w:val="24"/>
          <w:szCs w:val="24"/>
        </w:rPr>
        <w:t>Radiology</w:t>
      </w:r>
      <w:r w:rsidRPr="004A2EAB">
        <w:rPr>
          <w:rFonts w:ascii="Times New Roman" w:hAnsi="Times New Roman" w:cs="Times New Roman"/>
          <w:noProof/>
          <w:sz w:val="24"/>
          <w:szCs w:val="24"/>
        </w:rPr>
        <w:t>. 2016;280(3):949-959. doi:10.1148/radiol.2016151005</w:t>
      </w:r>
    </w:p>
    <w:p w14:paraId="190A4158"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20. </w:t>
      </w:r>
      <w:r w:rsidRPr="004A2EAB">
        <w:rPr>
          <w:rFonts w:ascii="Times New Roman" w:hAnsi="Times New Roman" w:cs="Times New Roman"/>
          <w:noProof/>
          <w:sz w:val="24"/>
          <w:szCs w:val="24"/>
        </w:rPr>
        <w:tab/>
        <w:t xml:space="preserve">Odisio BC, Yamashita S, Huang SY, et al. Local tumour progression after percutaneous ablation of colorectal liver metastases according to </w:t>
      </w:r>
      <w:r w:rsidRPr="004A2EAB">
        <w:rPr>
          <w:rFonts w:ascii="Times New Roman" w:hAnsi="Times New Roman" w:cs="Times New Roman"/>
          <w:i/>
          <w:iCs/>
          <w:noProof/>
          <w:sz w:val="24"/>
          <w:szCs w:val="24"/>
        </w:rPr>
        <w:t>RAS</w:t>
      </w:r>
      <w:r w:rsidRPr="004A2EAB">
        <w:rPr>
          <w:rFonts w:ascii="Times New Roman" w:hAnsi="Times New Roman" w:cs="Times New Roman"/>
          <w:noProof/>
          <w:sz w:val="24"/>
          <w:szCs w:val="24"/>
        </w:rPr>
        <w:t xml:space="preserve"> mutation status. </w:t>
      </w:r>
      <w:r w:rsidRPr="004A2EAB">
        <w:rPr>
          <w:rFonts w:ascii="Times New Roman" w:hAnsi="Times New Roman" w:cs="Times New Roman"/>
          <w:i/>
          <w:iCs/>
          <w:noProof/>
          <w:sz w:val="24"/>
          <w:szCs w:val="24"/>
        </w:rPr>
        <w:t>Br J Surg</w:t>
      </w:r>
      <w:r w:rsidRPr="004A2EAB">
        <w:rPr>
          <w:rFonts w:ascii="Times New Roman" w:hAnsi="Times New Roman" w:cs="Times New Roman"/>
          <w:noProof/>
          <w:sz w:val="24"/>
          <w:szCs w:val="24"/>
        </w:rPr>
        <w:t>. 2017;104(6):760-768. doi:10.1002/bjs.10490</w:t>
      </w:r>
    </w:p>
    <w:p w14:paraId="39798132"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21. </w:t>
      </w:r>
      <w:r w:rsidRPr="004A2EAB">
        <w:rPr>
          <w:rFonts w:ascii="Times New Roman" w:hAnsi="Times New Roman" w:cs="Times New Roman"/>
          <w:noProof/>
          <w:sz w:val="24"/>
          <w:szCs w:val="24"/>
        </w:rPr>
        <w:tab/>
        <w:t>Kaye EA, Cornelis FH, Petre EN, et al. Volumetric 3D assessment of ablation zones after thermal ablation of colorectal liver metastases to improve prediction of local tumor progression. doi:10.1007/s00330-018-5809-0</w:t>
      </w:r>
    </w:p>
    <w:p w14:paraId="055E25CC"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22. </w:t>
      </w:r>
      <w:r w:rsidRPr="004A2EAB">
        <w:rPr>
          <w:rFonts w:ascii="Times New Roman" w:hAnsi="Times New Roman" w:cs="Times New Roman"/>
          <w:noProof/>
          <w:sz w:val="24"/>
          <w:szCs w:val="24"/>
        </w:rPr>
        <w:tab/>
        <w:t xml:space="preserve">Heizmann O, Zidowitz S, Bourquain H, et al. Assessment of intraoperative liver deformation during hepatic resection: Prospective clinical study. </w:t>
      </w:r>
      <w:r w:rsidRPr="004A2EAB">
        <w:rPr>
          <w:rFonts w:ascii="Times New Roman" w:hAnsi="Times New Roman" w:cs="Times New Roman"/>
          <w:i/>
          <w:iCs/>
          <w:noProof/>
          <w:sz w:val="24"/>
          <w:szCs w:val="24"/>
        </w:rPr>
        <w:t>World J Surg</w:t>
      </w:r>
      <w:r w:rsidRPr="004A2EAB">
        <w:rPr>
          <w:rFonts w:ascii="Times New Roman" w:hAnsi="Times New Roman" w:cs="Times New Roman"/>
          <w:noProof/>
          <w:sz w:val="24"/>
          <w:szCs w:val="24"/>
        </w:rPr>
        <w:t>. 2010;34(8):1887-1893. doi:10.1007/s00268-010-0561-x</w:t>
      </w:r>
    </w:p>
    <w:p w14:paraId="07DCB34B"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lastRenderedPageBreak/>
        <w:t xml:space="preserve">23. </w:t>
      </w:r>
      <w:r w:rsidRPr="004A2EAB">
        <w:rPr>
          <w:rFonts w:ascii="Times New Roman" w:hAnsi="Times New Roman" w:cs="Times New Roman"/>
          <w:noProof/>
          <w:sz w:val="24"/>
          <w:szCs w:val="24"/>
        </w:rPr>
        <w:tab/>
        <w:t xml:space="preserve">Brock KK, Sharpe MB, Dawson LA, Kim SM, Jaffray DA. Accuracy of finite element model-based multi-organ deformable image registration. </w:t>
      </w:r>
      <w:r w:rsidRPr="004A2EAB">
        <w:rPr>
          <w:rFonts w:ascii="Times New Roman" w:hAnsi="Times New Roman" w:cs="Times New Roman"/>
          <w:i/>
          <w:iCs/>
          <w:noProof/>
          <w:sz w:val="24"/>
          <w:szCs w:val="24"/>
        </w:rPr>
        <w:t>Med Phys</w:t>
      </w:r>
      <w:r w:rsidRPr="004A2EAB">
        <w:rPr>
          <w:rFonts w:ascii="Times New Roman" w:hAnsi="Times New Roman" w:cs="Times New Roman"/>
          <w:noProof/>
          <w:sz w:val="24"/>
          <w:szCs w:val="24"/>
        </w:rPr>
        <w:t>. 2005;32(6Part1):1647-1659. doi:10.1118/1.1915012</w:t>
      </w:r>
    </w:p>
    <w:p w14:paraId="38D6EFDB"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24. </w:t>
      </w:r>
      <w:r w:rsidRPr="004A2EAB">
        <w:rPr>
          <w:rFonts w:ascii="Times New Roman" w:hAnsi="Times New Roman" w:cs="Times New Roman"/>
          <w:noProof/>
          <w:sz w:val="24"/>
          <w:szCs w:val="24"/>
        </w:rPr>
        <w:tab/>
        <w:t xml:space="preserve">Velec M, Moseley JL, Svensson S, Hårdemark B, Jaffray DA, Brock KK. Validation of biomechanical deformable image registration in the abdomen, thorax, and pelvis in a commercial radiotherapy treatment planning system. </w:t>
      </w:r>
      <w:r w:rsidRPr="004A2EAB">
        <w:rPr>
          <w:rFonts w:ascii="Times New Roman" w:hAnsi="Times New Roman" w:cs="Times New Roman"/>
          <w:i/>
          <w:iCs/>
          <w:noProof/>
          <w:sz w:val="24"/>
          <w:szCs w:val="24"/>
        </w:rPr>
        <w:t>Med Phys</w:t>
      </w:r>
      <w:r w:rsidRPr="004A2EAB">
        <w:rPr>
          <w:rFonts w:ascii="Times New Roman" w:hAnsi="Times New Roman" w:cs="Times New Roman"/>
          <w:noProof/>
          <w:sz w:val="24"/>
          <w:szCs w:val="24"/>
        </w:rPr>
        <w:t>. 2017;44(7):3407-3417. doi:10.1002/mp.12307</w:t>
      </w:r>
    </w:p>
    <w:p w14:paraId="28BC7376"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25. </w:t>
      </w:r>
      <w:r w:rsidRPr="004A2EAB">
        <w:rPr>
          <w:rFonts w:ascii="Times New Roman" w:hAnsi="Times New Roman" w:cs="Times New Roman"/>
          <w:noProof/>
          <w:sz w:val="24"/>
          <w:szCs w:val="24"/>
        </w:rPr>
        <w:tab/>
        <w:t xml:space="preserve">Brock KK, Dawson LA, Sharpe MB, Moseley DJ, Jaffray DA. Feasibility of a novel deformable image registration technique to facilitate classification, targeting, and monitoring of tumor and normal tissue. </w:t>
      </w:r>
      <w:r w:rsidRPr="004A2EAB">
        <w:rPr>
          <w:rFonts w:ascii="Times New Roman" w:hAnsi="Times New Roman" w:cs="Times New Roman"/>
          <w:i/>
          <w:iCs/>
          <w:noProof/>
          <w:sz w:val="24"/>
          <w:szCs w:val="24"/>
        </w:rPr>
        <w:t>Int J Radiat Oncol Biol Phys</w:t>
      </w:r>
      <w:r w:rsidRPr="004A2EAB">
        <w:rPr>
          <w:rFonts w:ascii="Times New Roman" w:hAnsi="Times New Roman" w:cs="Times New Roman"/>
          <w:noProof/>
          <w:sz w:val="24"/>
          <w:szCs w:val="24"/>
        </w:rPr>
        <w:t>. 2006;64(4):1245-1254. doi:10.1016/j.ijrobp.2005.10.027</w:t>
      </w:r>
    </w:p>
    <w:p w14:paraId="60A6339B"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26. </w:t>
      </w:r>
      <w:r w:rsidRPr="004A2EAB">
        <w:rPr>
          <w:rFonts w:ascii="Times New Roman" w:hAnsi="Times New Roman" w:cs="Times New Roman"/>
          <w:noProof/>
          <w:sz w:val="24"/>
          <w:szCs w:val="24"/>
        </w:rPr>
        <w:tab/>
        <w:t xml:space="preserve">Voroney J-P, Brock KK, Eccles C, Haider M, Dawson LA. Prospective comparison of computed tomography and magnetic resonance imaging for liver cancer delineation using deformable image registration. </w:t>
      </w:r>
      <w:r w:rsidRPr="004A2EAB">
        <w:rPr>
          <w:rFonts w:ascii="Times New Roman" w:hAnsi="Times New Roman" w:cs="Times New Roman"/>
          <w:i/>
          <w:iCs/>
          <w:noProof/>
          <w:sz w:val="24"/>
          <w:szCs w:val="24"/>
        </w:rPr>
        <w:t>Int J Radiat Oncol</w:t>
      </w:r>
      <w:r w:rsidRPr="004A2EAB">
        <w:rPr>
          <w:rFonts w:ascii="Times New Roman" w:hAnsi="Times New Roman" w:cs="Times New Roman"/>
          <w:noProof/>
          <w:sz w:val="24"/>
          <w:szCs w:val="24"/>
        </w:rPr>
        <w:t>. 2006;66(3):780-791. doi:10.1016/J.IJROBP.2006.05.035</w:t>
      </w:r>
    </w:p>
    <w:p w14:paraId="6316B4EC"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27. </w:t>
      </w:r>
      <w:r w:rsidRPr="004A2EAB">
        <w:rPr>
          <w:rFonts w:ascii="Times New Roman" w:hAnsi="Times New Roman" w:cs="Times New Roman"/>
          <w:noProof/>
          <w:sz w:val="24"/>
          <w:szCs w:val="24"/>
        </w:rPr>
        <w:tab/>
        <w:t xml:space="preserve">Dice LR. </w:t>
      </w:r>
      <w:r w:rsidRPr="004A2EAB">
        <w:rPr>
          <w:rFonts w:ascii="Times New Roman" w:hAnsi="Times New Roman" w:cs="Times New Roman"/>
          <w:i/>
          <w:iCs/>
          <w:noProof/>
          <w:sz w:val="24"/>
          <w:szCs w:val="24"/>
        </w:rPr>
        <w:t>MEASURES OF THE AMOUNT OF ECOLOGIC ASSOCIATION BETWEEN SPECIES</w:t>
      </w:r>
      <w:r w:rsidRPr="004A2EAB">
        <w:rPr>
          <w:rFonts w:ascii="Times New Roman" w:hAnsi="Times New Roman" w:cs="Times New Roman"/>
          <w:noProof/>
          <w:sz w:val="24"/>
          <w:szCs w:val="24"/>
        </w:rPr>
        <w:t>. Accessed November 6, 2019. https://about.jstor.org/terms</w:t>
      </w:r>
    </w:p>
    <w:p w14:paraId="7927A5FC"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28. </w:t>
      </w:r>
      <w:r w:rsidRPr="004A2EAB">
        <w:rPr>
          <w:rFonts w:ascii="Times New Roman" w:hAnsi="Times New Roman" w:cs="Times New Roman"/>
          <w:noProof/>
          <w:sz w:val="24"/>
          <w:szCs w:val="24"/>
        </w:rPr>
        <w:tab/>
        <w:t xml:space="preserve">McKnight PE, Najab J. Mann-Whitney U Test. In: </w:t>
      </w:r>
      <w:r w:rsidRPr="004A2EAB">
        <w:rPr>
          <w:rFonts w:ascii="Times New Roman" w:hAnsi="Times New Roman" w:cs="Times New Roman"/>
          <w:i/>
          <w:iCs/>
          <w:noProof/>
          <w:sz w:val="24"/>
          <w:szCs w:val="24"/>
        </w:rPr>
        <w:t>The Corsini Encyclopedia of Psychology</w:t>
      </w:r>
      <w:r w:rsidRPr="004A2EAB">
        <w:rPr>
          <w:rFonts w:ascii="Times New Roman" w:hAnsi="Times New Roman" w:cs="Times New Roman"/>
          <w:noProof/>
          <w:sz w:val="24"/>
          <w:szCs w:val="24"/>
        </w:rPr>
        <w:t>. John Wiley &amp; Sons, Inc.; 2010:1-1. doi:10.1002/9780470479216.corpsy0524</w:t>
      </w:r>
    </w:p>
    <w:p w14:paraId="0117B61A"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29. </w:t>
      </w:r>
      <w:r w:rsidRPr="004A2EAB">
        <w:rPr>
          <w:rFonts w:ascii="Times New Roman" w:hAnsi="Times New Roman" w:cs="Times New Roman"/>
          <w:noProof/>
          <w:sz w:val="24"/>
          <w:szCs w:val="24"/>
        </w:rPr>
        <w:tab/>
        <w:t xml:space="preserve">Cazoulat G, Elganainy D, Anderson BM, et al. Vasculature-Driven Biomechanical Deformable Image Registration of Longitudinal Liver Cholangiocarcinoma Computed Tomographic Scans. </w:t>
      </w:r>
      <w:r w:rsidRPr="004A2EAB">
        <w:rPr>
          <w:rFonts w:ascii="Times New Roman" w:hAnsi="Times New Roman" w:cs="Times New Roman"/>
          <w:i/>
          <w:iCs/>
          <w:noProof/>
          <w:sz w:val="24"/>
          <w:szCs w:val="24"/>
        </w:rPr>
        <w:t>Adv Radiat Oncol</w:t>
      </w:r>
      <w:r w:rsidRPr="004A2EAB">
        <w:rPr>
          <w:rFonts w:ascii="Times New Roman" w:hAnsi="Times New Roman" w:cs="Times New Roman"/>
          <w:noProof/>
          <w:sz w:val="24"/>
          <w:szCs w:val="24"/>
        </w:rPr>
        <w:t>. 2020;5(2):269-278. doi:10.1016/j.adro.2019.10.002</w:t>
      </w:r>
    </w:p>
    <w:p w14:paraId="05B1B92C"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30. </w:t>
      </w:r>
      <w:r w:rsidRPr="004A2EAB">
        <w:rPr>
          <w:rFonts w:ascii="Times New Roman" w:hAnsi="Times New Roman" w:cs="Times New Roman"/>
          <w:noProof/>
          <w:sz w:val="24"/>
          <w:szCs w:val="24"/>
        </w:rPr>
        <w:tab/>
        <w:t xml:space="preserve">Cazoulat G, Owen D, Matuszak MM, Balter JM, Brock KK. Biomechanical deformable image registration of longitudinal lung CT images using vessel information. </w:t>
      </w:r>
      <w:r w:rsidRPr="004A2EAB">
        <w:rPr>
          <w:rFonts w:ascii="Times New Roman" w:hAnsi="Times New Roman" w:cs="Times New Roman"/>
          <w:i/>
          <w:iCs/>
          <w:noProof/>
          <w:sz w:val="24"/>
          <w:szCs w:val="24"/>
        </w:rPr>
        <w:t>Phys Med Biol</w:t>
      </w:r>
      <w:r w:rsidRPr="004A2EAB">
        <w:rPr>
          <w:rFonts w:ascii="Times New Roman" w:hAnsi="Times New Roman" w:cs="Times New Roman"/>
          <w:noProof/>
          <w:sz w:val="24"/>
          <w:szCs w:val="24"/>
        </w:rPr>
        <w:t>. 2016;61(13):4826-4839. doi:10.1088/0031-9155/61/13/4826</w:t>
      </w:r>
    </w:p>
    <w:p w14:paraId="0E198988"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rPr>
      </w:pPr>
      <w:r w:rsidRPr="004A2EAB">
        <w:rPr>
          <w:rFonts w:ascii="Times New Roman" w:hAnsi="Times New Roman" w:cs="Times New Roman"/>
          <w:noProof/>
          <w:sz w:val="24"/>
          <w:szCs w:val="24"/>
        </w:rPr>
        <w:t xml:space="preserve">31. </w:t>
      </w:r>
      <w:r w:rsidRPr="004A2EAB">
        <w:rPr>
          <w:rFonts w:ascii="Times New Roman" w:hAnsi="Times New Roman" w:cs="Times New Roman"/>
          <w:noProof/>
          <w:sz w:val="24"/>
          <w:szCs w:val="24"/>
        </w:rPr>
        <w:tab/>
        <w:t xml:space="preserve">Anderson BM, Lin EY, Cardenas CE, et al. Automated Contouring of Contrast and Noncontrast Computed Tomography Liver Images With Fully Convolutional Networks. </w:t>
      </w:r>
      <w:r w:rsidRPr="004A2EAB">
        <w:rPr>
          <w:rFonts w:ascii="Times New Roman" w:hAnsi="Times New Roman" w:cs="Times New Roman"/>
          <w:i/>
          <w:iCs/>
          <w:noProof/>
          <w:sz w:val="24"/>
          <w:szCs w:val="24"/>
        </w:rPr>
        <w:t>Adv Radiat Oncol</w:t>
      </w:r>
      <w:r w:rsidRPr="004A2EAB">
        <w:rPr>
          <w:rFonts w:ascii="Times New Roman" w:hAnsi="Times New Roman" w:cs="Times New Roman"/>
          <w:noProof/>
          <w:sz w:val="24"/>
          <w:szCs w:val="24"/>
        </w:rPr>
        <w:t>. 2020;0(0). doi:10.1016/j.adro.2020.04.023</w:t>
      </w:r>
    </w:p>
    <w:p w14:paraId="75BE69A5" w14:textId="769902FF" w:rsidR="00FD0339" w:rsidRDefault="00AE5B68"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r w:rsidRPr="008E2BF8">
        <w:rPr>
          <w:rFonts w:ascii="Times New Roman" w:eastAsia="Times New Roman" w:hAnsi="Times New Roman" w:cs="Times New Roman"/>
          <w:sz w:val="24"/>
          <w:szCs w:val="24"/>
        </w:rPr>
        <w:fldChar w:fldCharType="end"/>
      </w:r>
    </w:p>
    <w:p w14:paraId="6714EFCA" w14:textId="293FFBAA"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16A67616" w14:textId="0B0CEEDB"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0A33F844" w14:textId="06C7FEBB"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4183FDFC" w14:textId="7FB39345"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2725BF65" w14:textId="6E2C4CF2"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3490D627" w14:textId="337461EC"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12DD66B7" w14:textId="52BA3500"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4C901585" w14:textId="4E9664F5"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7AABFC71" w14:textId="33007B67"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348AFE1A" w14:textId="5343038F"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4CEC762A" w14:textId="267E14B5"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3FD9E8F7" w14:textId="4719115B" w:rsidR="00AE5DC2" w:rsidRPr="0059555B" w:rsidRDefault="00AE5DC2" w:rsidP="00AE5DC2">
      <w:pPr>
        <w:spacing w:line="480" w:lineRule="auto"/>
        <w:rPr>
          <w:rFonts w:ascii="Times New Roman" w:hAnsi="Times New Roman" w:cs="Times New Roman"/>
          <w:sz w:val="24"/>
          <w:szCs w:val="24"/>
        </w:rPr>
      </w:pPr>
    </w:p>
    <w:p w14:paraId="49B772BD" w14:textId="631362F9" w:rsidR="00AE5DC2" w:rsidRPr="002C2614" w:rsidRDefault="00AE5DC2">
      <w:pPr>
        <w:widowControl w:val="0"/>
        <w:autoSpaceDE w:val="0"/>
        <w:autoSpaceDN w:val="0"/>
        <w:adjustRightInd w:val="0"/>
        <w:spacing w:line="360" w:lineRule="auto"/>
        <w:ind w:left="640" w:hanging="640"/>
        <w:rPr>
          <w:rFonts w:ascii="Times New Roman" w:eastAsia="Times New Roman" w:hAnsi="Times New Roman" w:cs="Times New Roman"/>
          <w:sz w:val="24"/>
          <w:szCs w:val="24"/>
          <w:rPrChange w:id="34" w:author="Odisio,Bruno Calazans" w:date="2020-12-02T14:42:00Z">
            <w:rPr>
              <w:rFonts w:eastAsia="Times New Roman" w:cstheme="minorHAnsi"/>
              <w:sz w:val="24"/>
              <w:szCs w:val="24"/>
            </w:rPr>
          </w:rPrChange>
        </w:rPr>
        <w:pPrChange w:id="35" w:author="Anderson,Brian M" w:date="2020-11-24T09:46:00Z">
          <w:pPr>
            <w:widowControl w:val="0"/>
            <w:autoSpaceDE w:val="0"/>
            <w:autoSpaceDN w:val="0"/>
            <w:adjustRightInd w:val="0"/>
            <w:spacing w:line="480" w:lineRule="auto"/>
            <w:ind w:left="640" w:hanging="640"/>
          </w:pPr>
        </w:pPrChange>
      </w:pPr>
    </w:p>
    <w:sectPr w:rsidR="00AE5DC2" w:rsidRPr="002C2614" w:rsidSect="003F77A8">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nderson,Brian M" w:date="2020-11-18T15:11:00Z" w:initials="AM">
    <w:p w14:paraId="76BB0D0C" w14:textId="07FDF970" w:rsidR="002C2614" w:rsidRDefault="002C2614">
      <w:pPr>
        <w:pStyle w:val="CommentText"/>
      </w:pPr>
      <w:r>
        <w:rPr>
          <w:rStyle w:val="CommentReference"/>
        </w:rPr>
        <w:annotationRef/>
      </w:r>
      <w:r>
        <w:t>This was author list for SPIE paper, we now need to add Gary</w:t>
      </w:r>
    </w:p>
  </w:comment>
  <w:comment w:id="1" w:author="Odisio,Bruno Calazans" w:date="2020-12-02T14:30:00Z" w:initials="OC">
    <w:p w14:paraId="3C14788A" w14:textId="5FF76648" w:rsidR="002C2614" w:rsidRDefault="002C2614">
      <w:pPr>
        <w:pStyle w:val="CommentText"/>
      </w:pPr>
      <w:r>
        <w:rPr>
          <w:rStyle w:val="CommentReference"/>
        </w:rPr>
        <w:annotationRef/>
      </w:r>
      <w:r w:rsidR="00813901">
        <w:t xml:space="preserve">Agree in adding Gary. </w:t>
      </w:r>
    </w:p>
    <w:p w14:paraId="311BC3AE" w14:textId="1FD6DC0F" w:rsidR="00813901" w:rsidRDefault="00813901">
      <w:pPr>
        <w:pStyle w:val="CommentText"/>
      </w:pPr>
      <w:r>
        <w:t>We might also need to add Christine and Evelyne Loyer if we are using her imaging assessment analysis.</w:t>
      </w:r>
    </w:p>
    <w:p w14:paraId="10C4FEEC" w14:textId="77777777" w:rsidR="00813901" w:rsidRDefault="00813901">
      <w:pPr>
        <w:pStyle w:val="CommentText"/>
      </w:pPr>
    </w:p>
  </w:comment>
  <w:comment w:id="2" w:author="Tutt,Bryan F" w:date="2020-10-26T13:47:00Z" w:initials="BT">
    <w:p w14:paraId="66C18F85" w14:textId="2748176A" w:rsidR="002C2614" w:rsidRDefault="002C2614">
      <w:pPr>
        <w:pStyle w:val="CommentText"/>
      </w:pPr>
      <w:r>
        <w:rPr>
          <w:rStyle w:val="CommentReference"/>
        </w:rPr>
        <w:annotationRef/>
      </w:r>
      <w:r>
        <w:t>If your findings or preliminary results were previously presented at a conference or symposium, please state so here. (It seems that some of the tables and figures were presented at a conference as well. I suggest you tell the editors this in your cover letter.)</w:t>
      </w:r>
    </w:p>
    <w:p w14:paraId="1E7342F1" w14:textId="77777777" w:rsidR="002C2614" w:rsidRDefault="002C2614">
      <w:pPr>
        <w:pStyle w:val="CommentText"/>
      </w:pPr>
    </w:p>
    <w:p w14:paraId="21438216" w14:textId="016E9042" w:rsidR="002C2614" w:rsidRDefault="002C2614">
      <w:pPr>
        <w:pStyle w:val="CommentText"/>
      </w:pPr>
      <w:r>
        <w:t xml:space="preserve">Also, please list any potential conflicts of interest and financial disclosures, followed by acknowledgements. </w:t>
      </w:r>
    </w:p>
  </w:comment>
  <w:comment w:id="3" w:author="Tutt,Bryan F" w:date="2020-10-28T16:47:00Z" w:initials="BT">
    <w:p w14:paraId="53033E87" w14:textId="5A430C08" w:rsidR="002C2614" w:rsidRDefault="002C2614">
      <w:pPr>
        <w:pStyle w:val="CommentText"/>
      </w:pPr>
      <w:r>
        <w:rPr>
          <w:rStyle w:val="CommentReference"/>
        </w:rPr>
        <w:annotationRef/>
      </w:r>
      <w:r>
        <w:t xml:space="preserve">Please add an Abstract of 250 words or fewer with the following subheadings: </w:t>
      </w:r>
      <w:r w:rsidRPr="00210E6E">
        <w:t>Purpose, Materials and Methods, Results, and Conclusion</w:t>
      </w:r>
      <w:r>
        <w:t>.</w:t>
      </w:r>
    </w:p>
  </w:comment>
  <w:comment w:id="4" w:author="Anderson,Brian M" w:date="2021-01-04T13:33:00Z" w:initials="AM">
    <w:p w14:paraId="0A81BD9F" w14:textId="0CA660E2" w:rsidR="00294F70" w:rsidRDefault="00294F70">
      <w:pPr>
        <w:pStyle w:val="CommentText"/>
      </w:pPr>
      <w:r>
        <w:rPr>
          <w:rStyle w:val="CommentReference"/>
        </w:rPr>
        <w:annotationRef/>
      </w:r>
      <w:r>
        <w:t>fill</w:t>
      </w:r>
    </w:p>
  </w:comment>
  <w:comment w:id="5" w:author="Anderson,Brian M" w:date="2021-01-04T14:01:00Z" w:initials="AM">
    <w:p w14:paraId="08ED8F42" w14:textId="4A8C3A7F" w:rsidR="009B0C19" w:rsidRDefault="009B0C19">
      <w:pPr>
        <w:pStyle w:val="CommentText"/>
      </w:pPr>
      <w:r>
        <w:rPr>
          <w:rStyle w:val="CommentReference"/>
        </w:rPr>
        <w:annotationRef/>
      </w:r>
      <w:r>
        <w:t>This is the included rigid registration</w:t>
      </w:r>
    </w:p>
  </w:comment>
  <w:comment w:id="13" w:author="Odisio,Bruno Calazans" w:date="2020-12-04T09:08:00Z" w:initials="OC">
    <w:p w14:paraId="25C8E46C" w14:textId="7BD688EC" w:rsidR="00790233" w:rsidRDefault="00790233">
      <w:pPr>
        <w:pStyle w:val="CommentText"/>
      </w:pPr>
      <w:r>
        <w:rPr>
          <w:rStyle w:val="CommentReference"/>
        </w:rPr>
        <w:annotationRef/>
      </w:r>
      <w:r>
        <w:t>It seems this is the first time where you mention this 5-mm expansion. If this is part of our methodology, we should disclose that on MM.</w:t>
      </w:r>
    </w:p>
  </w:comment>
  <w:comment w:id="14" w:author="Brock,Kristy K" w:date="2020-12-14T15:02:00Z" w:initials="BK">
    <w:p w14:paraId="3A3B0EA8" w14:textId="1BFE7789" w:rsidR="00F1599F" w:rsidRDefault="00F1599F">
      <w:pPr>
        <w:pStyle w:val="CommentText"/>
      </w:pPr>
      <w:r>
        <w:rPr>
          <w:rStyle w:val="CommentReference"/>
        </w:rPr>
        <w:annotationRef/>
      </w:r>
      <w:r>
        <w:t xml:space="preserve">I don’t see that you did this? </w:t>
      </w:r>
    </w:p>
  </w:comment>
  <w:comment w:id="15" w:author="Brock,Kristy K" w:date="2020-12-14T15:03:00Z" w:initials="BK">
    <w:p w14:paraId="5D33F5E9" w14:textId="5164CF20" w:rsidR="009B27A3" w:rsidRDefault="009B27A3">
      <w:pPr>
        <w:pStyle w:val="CommentText"/>
      </w:pPr>
      <w:r>
        <w:rPr>
          <w:rStyle w:val="CommentReference"/>
        </w:rPr>
        <w:annotationRef/>
      </w:r>
      <w:r w:rsidR="00D23AB6">
        <w:t>What happened with the other 2 patients?</w:t>
      </w:r>
    </w:p>
  </w:comment>
  <w:comment w:id="16" w:author="Anderson,Brian M" w:date="2020-12-15T15:50:00Z" w:initials="AM">
    <w:p w14:paraId="394BA2A3" w14:textId="368CB049" w:rsidR="005F3AF6" w:rsidRDefault="005F3AF6">
      <w:pPr>
        <w:pStyle w:val="CommentText"/>
      </w:pPr>
      <w:r>
        <w:rPr>
          <w:rStyle w:val="CommentReference"/>
        </w:rPr>
        <w:annotationRef/>
      </w:r>
      <w:r w:rsidR="00294F70">
        <w:t>I added in a statement for patient #7, but honestly I can’t even see where the recurrence is for patient #4.. I’ll meet w Odisio</w:t>
      </w:r>
    </w:p>
  </w:comment>
  <w:comment w:id="31" w:author="Brock,Kristy K" w:date="2020-12-14T15:47:00Z" w:initials="BK">
    <w:p w14:paraId="5215E2B9" w14:textId="2FD1B650" w:rsidR="008D408E" w:rsidRDefault="008D408E">
      <w:pPr>
        <w:pStyle w:val="CommentText"/>
      </w:pPr>
      <w:r>
        <w:rPr>
          <w:rStyle w:val="CommentReference"/>
        </w:rPr>
        <w:annotationRef/>
      </w:r>
      <w:r>
        <w:t>Why do you expect the volume of the 5 mm margin to be small?</w:t>
      </w:r>
    </w:p>
  </w:comment>
  <w:comment w:id="32" w:author="Anderson,Brian M" w:date="2020-12-15T15:50:00Z" w:initials="AM">
    <w:p w14:paraId="792462EF" w14:textId="042FBD08" w:rsidR="00522BC1" w:rsidRDefault="00522BC1">
      <w:pPr>
        <w:pStyle w:val="CommentText"/>
      </w:pPr>
      <w:r>
        <w:rPr>
          <w:rStyle w:val="CommentReference"/>
        </w:rPr>
        <w:annotationRef/>
      </w:r>
      <w:r>
        <w:t>Because they should be getting at Least 5 mm, so we’d expect that it should be small, right?</w:t>
      </w:r>
    </w:p>
  </w:comment>
  <w:comment w:id="33" w:author="Brock,Kristy K" w:date="2020-12-16T21:38:00Z" w:initials="BK">
    <w:p w14:paraId="5FAB1FBE" w14:textId="6C511BBF" w:rsidR="00E933A8" w:rsidRDefault="00E933A8">
      <w:pPr>
        <w:pStyle w:val="CommentText"/>
      </w:pPr>
      <w:r>
        <w:rPr>
          <w:rStyle w:val="CommentReference"/>
        </w:rPr>
        <w:annotationRef/>
      </w:r>
      <w:r w:rsidR="00235076">
        <w:t>Ah!  You are not referring to the 5 mm ablation margin, but the volume of tissue that was MISSED in what SHOULD have been the 5 mm ablation margin.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6BB0D0C" w15:done="0"/>
  <w15:commentEx w15:paraId="10C4FEEC" w15:paraIdParent="76BB0D0C" w15:done="0"/>
  <w15:commentEx w15:paraId="21438216" w15:done="1"/>
  <w15:commentEx w15:paraId="53033E87" w15:done="0"/>
  <w15:commentEx w15:paraId="0A81BD9F" w15:done="0"/>
  <w15:commentEx w15:paraId="08ED8F42" w15:done="0"/>
  <w15:commentEx w15:paraId="25C8E46C" w15:done="0"/>
  <w15:commentEx w15:paraId="3A3B0EA8" w15:done="1"/>
  <w15:commentEx w15:paraId="5D33F5E9" w15:done="0"/>
  <w15:commentEx w15:paraId="394BA2A3" w15:paraIdParent="5D33F5E9" w15:done="0"/>
  <w15:commentEx w15:paraId="5215E2B9" w15:done="1"/>
  <w15:commentEx w15:paraId="792462EF" w15:paraIdParent="5215E2B9" w15:done="1"/>
  <w15:commentEx w15:paraId="5FAB1FBE" w15:paraIdParent="5215E2B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7C7228" w16cex:dateUtc="2020-12-10T16:08:00Z"/>
  <w16cex:commentExtensible w16cex:durableId="2381F517" w16cex:dateUtc="2020-12-14T20:28:00Z"/>
  <w16cex:commentExtensible w16cex:durableId="2381B457" w16cex:dateUtc="2020-12-14T15:52:00Z"/>
  <w16cex:commentExtensible w16cex:durableId="2381F528" w16cex:dateUtc="2020-12-14T20:28:00Z"/>
  <w16cex:commentExtensible w16cex:durableId="2381F6AB" w16cex:dateUtc="2020-12-14T20:35:00Z"/>
  <w16cex:commentExtensible w16cex:durableId="2381FD06" w16cex:dateUtc="2020-12-14T21:02:00Z"/>
  <w16cex:commentExtensible w16cex:durableId="2381FD43" w16cex:dateUtc="2020-12-14T21:03:00Z"/>
  <w16cex:commentExtensible w16cex:durableId="2382040C" w16cex:dateUtc="2020-12-14T21:32:00Z"/>
  <w16cex:commentExtensible w16cex:durableId="23820775" w16cex:dateUtc="2020-12-14T21:47:00Z"/>
  <w16cex:commentExtensible w16cex:durableId="2384FCCD" w16cex:dateUtc="2020-12-17T0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6BB0D0C" w16cid:durableId="237C5DF6"/>
  <w16cid:commentId w16cid:paraId="10C4FEEC" w16cid:durableId="237C5DF7"/>
  <w16cid:commentId w16cid:paraId="21438216" w16cid:durableId="237C5DF8"/>
  <w16cid:commentId w16cid:paraId="53033E87" w16cid:durableId="237C5DF9"/>
  <w16cid:commentId w16cid:paraId="2F4F3C92" w16cid:durableId="237C5DFA"/>
  <w16cid:commentId w16cid:paraId="0133B3E8" w16cid:durableId="237C5DFB"/>
  <w16cid:commentId w16cid:paraId="130C488C" w16cid:durableId="237C7228"/>
  <w16cid:commentId w16cid:paraId="5A5BB5C6" w16cid:durableId="23837D3E"/>
  <w16cid:commentId w16cid:paraId="30ACBDF9" w16cid:durableId="237C5DFF"/>
  <w16cid:commentId w16cid:paraId="7865D612" w16cid:durableId="237C5E00"/>
  <w16cid:commentId w16cid:paraId="3D088AE0" w16cid:durableId="23837D41"/>
  <w16cid:commentId w16cid:paraId="71ADC683" w16cid:durableId="2381F517"/>
  <w16cid:commentId w16cid:paraId="2423F96B" w16cid:durableId="23837D43"/>
  <w16cid:commentId w16cid:paraId="232E250F" w16cid:durableId="2381B457"/>
  <w16cid:commentId w16cid:paraId="6C680081" w16cid:durableId="2381F528"/>
  <w16cid:commentId w16cid:paraId="074A4236" w16cid:durableId="2381F6AB"/>
  <w16cid:commentId w16cid:paraId="25C8E46C" w16cid:durableId="237C5E08"/>
  <w16cid:commentId w16cid:paraId="3A3B0EA8" w16cid:durableId="2381FD06"/>
  <w16cid:commentId w16cid:paraId="5D33F5E9" w16cid:durableId="2381FD43"/>
  <w16cid:commentId w16cid:paraId="394BA2A3" w16cid:durableId="23837D4A"/>
  <w16cid:commentId w16cid:paraId="10754696" w16cid:durableId="237C5E0B"/>
  <w16cid:commentId w16cid:paraId="74C221AD" w16cid:durableId="2382040C"/>
  <w16cid:commentId w16cid:paraId="5215E2B9" w16cid:durableId="23820775"/>
  <w16cid:commentId w16cid:paraId="792462EF" w16cid:durableId="23837D4E"/>
  <w16cid:commentId w16cid:paraId="5FAB1FBE" w16cid:durableId="2384FCC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A73026" w14:textId="77777777" w:rsidR="00AB7766" w:rsidRDefault="00AB7766" w:rsidP="002F10AE">
      <w:pPr>
        <w:spacing w:after="0" w:line="240" w:lineRule="auto"/>
      </w:pPr>
      <w:r>
        <w:separator/>
      </w:r>
    </w:p>
  </w:endnote>
  <w:endnote w:type="continuationSeparator" w:id="0">
    <w:p w14:paraId="320F206B" w14:textId="77777777" w:rsidR="00AB7766" w:rsidRDefault="00AB7766" w:rsidP="002F1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CAC289" w14:textId="77777777" w:rsidR="00AB7766" w:rsidRDefault="00AB7766" w:rsidP="002F10AE">
      <w:pPr>
        <w:spacing w:after="0" w:line="240" w:lineRule="auto"/>
      </w:pPr>
      <w:r>
        <w:separator/>
      </w:r>
    </w:p>
  </w:footnote>
  <w:footnote w:type="continuationSeparator" w:id="0">
    <w:p w14:paraId="35E60F0E" w14:textId="77777777" w:rsidR="00AB7766" w:rsidRDefault="00AB7766" w:rsidP="002F10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001AD"/>
    <w:multiLevelType w:val="hybridMultilevel"/>
    <w:tmpl w:val="DB2E1DDC"/>
    <w:lvl w:ilvl="0" w:tplc="86ECAE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950E6"/>
    <w:multiLevelType w:val="hybridMultilevel"/>
    <w:tmpl w:val="9BD4A0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436E7"/>
    <w:multiLevelType w:val="multilevel"/>
    <w:tmpl w:val="3E0A60F6"/>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251B30B8"/>
    <w:multiLevelType w:val="hybridMultilevel"/>
    <w:tmpl w:val="2D0EF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890A6D"/>
    <w:multiLevelType w:val="hybridMultilevel"/>
    <w:tmpl w:val="A4C240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501C52"/>
    <w:multiLevelType w:val="hybridMultilevel"/>
    <w:tmpl w:val="B086AD8C"/>
    <w:lvl w:ilvl="0" w:tplc="725239B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D87324"/>
    <w:multiLevelType w:val="hybridMultilevel"/>
    <w:tmpl w:val="C8CCB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04115D"/>
    <w:multiLevelType w:val="hybridMultilevel"/>
    <w:tmpl w:val="5C2A2BC8"/>
    <w:lvl w:ilvl="0" w:tplc="F244CA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4523E6"/>
    <w:multiLevelType w:val="hybridMultilevel"/>
    <w:tmpl w:val="3288FE52"/>
    <w:lvl w:ilvl="0" w:tplc="2674A2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284F9F"/>
    <w:multiLevelType w:val="hybridMultilevel"/>
    <w:tmpl w:val="BBA68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9"/>
  </w:num>
  <w:num w:numId="3">
    <w:abstractNumId w:val="3"/>
  </w:num>
  <w:num w:numId="4">
    <w:abstractNumId w:val="6"/>
  </w:num>
  <w:num w:numId="5">
    <w:abstractNumId w:val="2"/>
  </w:num>
  <w:num w:numId="6">
    <w:abstractNumId w:val="4"/>
  </w:num>
  <w:num w:numId="7">
    <w:abstractNumId w:val="1"/>
  </w:num>
  <w:num w:numId="8">
    <w:abstractNumId w:val="0"/>
  </w:num>
  <w:num w:numId="9">
    <w:abstractNumId w:val="8"/>
  </w:num>
  <w:num w:numId="1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erson,Brian M">
    <w15:presenceInfo w15:providerId="AD" w15:userId="S-1-5-21-1567877469-3263605706-1227183214-385555"/>
  </w15:person>
  <w15:person w15:author="Odisio,Bruno Calazans">
    <w15:presenceInfo w15:providerId="AD" w15:userId="S-1-5-21-1567877469-3263605706-1227183214-139051"/>
  </w15:person>
  <w15:person w15:author="Tutt,Bryan F">
    <w15:presenceInfo w15:providerId="None" w15:userId="Tutt,Bryan F"/>
  </w15:person>
  <w15:person w15:author="Brock,Kristy K">
    <w15:presenceInfo w15:providerId="AD" w15:userId="S::kkbrock@mdanderson.org::64b5c4b9-37b6-43c6-b9b6-eb38753db2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en-US" w:vendorID="64" w:dllVersion="131078" w:nlCheck="1" w:checkStyle="1"/>
  <w:activeWritingStyle w:appName="MSWord" w:lang="fr-FR" w:vendorID="64" w:dllVersion="131078" w:nlCheck="1" w:checkStyle="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3E3"/>
    <w:rsid w:val="000059B6"/>
    <w:rsid w:val="0000717F"/>
    <w:rsid w:val="00007CCF"/>
    <w:rsid w:val="00010639"/>
    <w:rsid w:val="00012298"/>
    <w:rsid w:val="00012BBB"/>
    <w:rsid w:val="00012CE7"/>
    <w:rsid w:val="000147EF"/>
    <w:rsid w:val="00015D17"/>
    <w:rsid w:val="00017D65"/>
    <w:rsid w:val="0002036B"/>
    <w:rsid w:val="0002628D"/>
    <w:rsid w:val="00032B53"/>
    <w:rsid w:val="00033103"/>
    <w:rsid w:val="00034D0C"/>
    <w:rsid w:val="00041302"/>
    <w:rsid w:val="00041DEA"/>
    <w:rsid w:val="000436F5"/>
    <w:rsid w:val="00043C93"/>
    <w:rsid w:val="00047EA3"/>
    <w:rsid w:val="000537C2"/>
    <w:rsid w:val="00060569"/>
    <w:rsid w:val="00065310"/>
    <w:rsid w:val="000661DA"/>
    <w:rsid w:val="0006685C"/>
    <w:rsid w:val="00070598"/>
    <w:rsid w:val="00072944"/>
    <w:rsid w:val="00072C2E"/>
    <w:rsid w:val="00072DD1"/>
    <w:rsid w:val="00075356"/>
    <w:rsid w:val="000774E2"/>
    <w:rsid w:val="000811AF"/>
    <w:rsid w:val="00090145"/>
    <w:rsid w:val="000A1A3B"/>
    <w:rsid w:val="000A5634"/>
    <w:rsid w:val="000A6B11"/>
    <w:rsid w:val="000B1BCC"/>
    <w:rsid w:val="000B4260"/>
    <w:rsid w:val="000B4B81"/>
    <w:rsid w:val="000B6BEB"/>
    <w:rsid w:val="000D0DDC"/>
    <w:rsid w:val="000D0E62"/>
    <w:rsid w:val="000D2BBD"/>
    <w:rsid w:val="000D7CA3"/>
    <w:rsid w:val="000E573A"/>
    <w:rsid w:val="000F0415"/>
    <w:rsid w:val="000F43AB"/>
    <w:rsid w:val="000F4A6D"/>
    <w:rsid w:val="000F4E1A"/>
    <w:rsid w:val="00102167"/>
    <w:rsid w:val="00102AEC"/>
    <w:rsid w:val="001034E9"/>
    <w:rsid w:val="00107CC9"/>
    <w:rsid w:val="00112BB0"/>
    <w:rsid w:val="001203A5"/>
    <w:rsid w:val="00126606"/>
    <w:rsid w:val="001279BF"/>
    <w:rsid w:val="00127ACA"/>
    <w:rsid w:val="00132467"/>
    <w:rsid w:val="00136522"/>
    <w:rsid w:val="00137E3F"/>
    <w:rsid w:val="00147866"/>
    <w:rsid w:val="00150A80"/>
    <w:rsid w:val="001571E4"/>
    <w:rsid w:val="00162FD1"/>
    <w:rsid w:val="001645F5"/>
    <w:rsid w:val="001735FD"/>
    <w:rsid w:val="0017468E"/>
    <w:rsid w:val="00180613"/>
    <w:rsid w:val="00186AA7"/>
    <w:rsid w:val="0019098C"/>
    <w:rsid w:val="00190DC2"/>
    <w:rsid w:val="00190F2E"/>
    <w:rsid w:val="00191926"/>
    <w:rsid w:val="00193447"/>
    <w:rsid w:val="00194A61"/>
    <w:rsid w:val="001969FB"/>
    <w:rsid w:val="001A0D5C"/>
    <w:rsid w:val="001A2C49"/>
    <w:rsid w:val="001A3098"/>
    <w:rsid w:val="001A6541"/>
    <w:rsid w:val="001A6855"/>
    <w:rsid w:val="001B26C7"/>
    <w:rsid w:val="001B6D2F"/>
    <w:rsid w:val="001C082F"/>
    <w:rsid w:val="001C0E80"/>
    <w:rsid w:val="001C4F7E"/>
    <w:rsid w:val="001D1BF4"/>
    <w:rsid w:val="001D6279"/>
    <w:rsid w:val="001D6442"/>
    <w:rsid w:val="001D6BD8"/>
    <w:rsid w:val="001E6069"/>
    <w:rsid w:val="001F13B8"/>
    <w:rsid w:val="001F6646"/>
    <w:rsid w:val="001F6F38"/>
    <w:rsid w:val="00210E6E"/>
    <w:rsid w:val="002121D6"/>
    <w:rsid w:val="00212747"/>
    <w:rsid w:val="002127E4"/>
    <w:rsid w:val="00212AAA"/>
    <w:rsid w:val="002167F9"/>
    <w:rsid w:val="00220CB0"/>
    <w:rsid w:val="00222AE8"/>
    <w:rsid w:val="00222F09"/>
    <w:rsid w:val="00225935"/>
    <w:rsid w:val="00235076"/>
    <w:rsid w:val="002408B8"/>
    <w:rsid w:val="00244860"/>
    <w:rsid w:val="002511BA"/>
    <w:rsid w:val="002558AB"/>
    <w:rsid w:val="00256290"/>
    <w:rsid w:val="00257503"/>
    <w:rsid w:val="00261D63"/>
    <w:rsid w:val="00280CFD"/>
    <w:rsid w:val="00282413"/>
    <w:rsid w:val="00283F20"/>
    <w:rsid w:val="0028552E"/>
    <w:rsid w:val="00286B4E"/>
    <w:rsid w:val="00286DB2"/>
    <w:rsid w:val="00294F70"/>
    <w:rsid w:val="002B0678"/>
    <w:rsid w:val="002B3042"/>
    <w:rsid w:val="002C2614"/>
    <w:rsid w:val="002C5C37"/>
    <w:rsid w:val="002D25B5"/>
    <w:rsid w:val="002D5785"/>
    <w:rsid w:val="002E14D3"/>
    <w:rsid w:val="002E7EAC"/>
    <w:rsid w:val="002F0102"/>
    <w:rsid w:val="002F10AE"/>
    <w:rsid w:val="002F1E22"/>
    <w:rsid w:val="002F59CC"/>
    <w:rsid w:val="002F6476"/>
    <w:rsid w:val="00302177"/>
    <w:rsid w:val="00304BA0"/>
    <w:rsid w:val="00306BCF"/>
    <w:rsid w:val="00316E8F"/>
    <w:rsid w:val="003263C6"/>
    <w:rsid w:val="0033167E"/>
    <w:rsid w:val="00334BEC"/>
    <w:rsid w:val="003368C6"/>
    <w:rsid w:val="00337EA0"/>
    <w:rsid w:val="00340C71"/>
    <w:rsid w:val="003417C2"/>
    <w:rsid w:val="00343BFC"/>
    <w:rsid w:val="00346B6E"/>
    <w:rsid w:val="00350E9B"/>
    <w:rsid w:val="003547C4"/>
    <w:rsid w:val="00355CF8"/>
    <w:rsid w:val="00360B12"/>
    <w:rsid w:val="00360EC0"/>
    <w:rsid w:val="0036132E"/>
    <w:rsid w:val="0036257D"/>
    <w:rsid w:val="0036370D"/>
    <w:rsid w:val="0037330C"/>
    <w:rsid w:val="00377AD3"/>
    <w:rsid w:val="0038095E"/>
    <w:rsid w:val="003863CC"/>
    <w:rsid w:val="00397605"/>
    <w:rsid w:val="003A2830"/>
    <w:rsid w:val="003A6BCA"/>
    <w:rsid w:val="003A7C57"/>
    <w:rsid w:val="003B6E23"/>
    <w:rsid w:val="003C05DF"/>
    <w:rsid w:val="003C2AF0"/>
    <w:rsid w:val="003C2DFC"/>
    <w:rsid w:val="003C3AA6"/>
    <w:rsid w:val="003C69A5"/>
    <w:rsid w:val="003C7360"/>
    <w:rsid w:val="003D0874"/>
    <w:rsid w:val="003D27D4"/>
    <w:rsid w:val="003D42FF"/>
    <w:rsid w:val="003D52EB"/>
    <w:rsid w:val="003D5A7D"/>
    <w:rsid w:val="003E06D3"/>
    <w:rsid w:val="003E55E3"/>
    <w:rsid w:val="003E708C"/>
    <w:rsid w:val="003E7534"/>
    <w:rsid w:val="003E78F0"/>
    <w:rsid w:val="003F287A"/>
    <w:rsid w:val="003F5DB8"/>
    <w:rsid w:val="003F6F25"/>
    <w:rsid w:val="003F77A8"/>
    <w:rsid w:val="003F7BDC"/>
    <w:rsid w:val="003F7F9F"/>
    <w:rsid w:val="00403323"/>
    <w:rsid w:val="00404DB5"/>
    <w:rsid w:val="00406439"/>
    <w:rsid w:val="00406BCB"/>
    <w:rsid w:val="004122B7"/>
    <w:rsid w:val="00413A39"/>
    <w:rsid w:val="0042010A"/>
    <w:rsid w:val="004204E1"/>
    <w:rsid w:val="00423362"/>
    <w:rsid w:val="00423F73"/>
    <w:rsid w:val="004274C9"/>
    <w:rsid w:val="004309FC"/>
    <w:rsid w:val="00430E0F"/>
    <w:rsid w:val="00433566"/>
    <w:rsid w:val="004336EA"/>
    <w:rsid w:val="00436E4C"/>
    <w:rsid w:val="004376D7"/>
    <w:rsid w:val="00453295"/>
    <w:rsid w:val="004563BF"/>
    <w:rsid w:val="004615BB"/>
    <w:rsid w:val="00462096"/>
    <w:rsid w:val="00465622"/>
    <w:rsid w:val="00467D31"/>
    <w:rsid w:val="00472018"/>
    <w:rsid w:val="00472206"/>
    <w:rsid w:val="00475778"/>
    <w:rsid w:val="00476168"/>
    <w:rsid w:val="00476DA4"/>
    <w:rsid w:val="004820DE"/>
    <w:rsid w:val="00482549"/>
    <w:rsid w:val="00482A1E"/>
    <w:rsid w:val="004830E5"/>
    <w:rsid w:val="00487F60"/>
    <w:rsid w:val="00493952"/>
    <w:rsid w:val="004A0A53"/>
    <w:rsid w:val="004A1A92"/>
    <w:rsid w:val="004A2EAB"/>
    <w:rsid w:val="004A5241"/>
    <w:rsid w:val="004A575A"/>
    <w:rsid w:val="004A5C00"/>
    <w:rsid w:val="004B7E32"/>
    <w:rsid w:val="004C0462"/>
    <w:rsid w:val="004C2004"/>
    <w:rsid w:val="004C7ADB"/>
    <w:rsid w:val="004D1DA2"/>
    <w:rsid w:val="004D585D"/>
    <w:rsid w:val="004E0529"/>
    <w:rsid w:val="004E3A00"/>
    <w:rsid w:val="004E71CE"/>
    <w:rsid w:val="004F3B3C"/>
    <w:rsid w:val="004F5215"/>
    <w:rsid w:val="00500869"/>
    <w:rsid w:val="00502A10"/>
    <w:rsid w:val="005038B8"/>
    <w:rsid w:val="00503B22"/>
    <w:rsid w:val="00503B30"/>
    <w:rsid w:val="00503C20"/>
    <w:rsid w:val="00503F0A"/>
    <w:rsid w:val="005062E9"/>
    <w:rsid w:val="00510A9E"/>
    <w:rsid w:val="00511CF2"/>
    <w:rsid w:val="00512B8C"/>
    <w:rsid w:val="00513D04"/>
    <w:rsid w:val="005170CC"/>
    <w:rsid w:val="00522BC1"/>
    <w:rsid w:val="00527415"/>
    <w:rsid w:val="00527A33"/>
    <w:rsid w:val="00530CA8"/>
    <w:rsid w:val="00534A20"/>
    <w:rsid w:val="00555DF5"/>
    <w:rsid w:val="00556E08"/>
    <w:rsid w:val="0055787A"/>
    <w:rsid w:val="005649D7"/>
    <w:rsid w:val="00567876"/>
    <w:rsid w:val="00572FC9"/>
    <w:rsid w:val="005744F8"/>
    <w:rsid w:val="00575E2E"/>
    <w:rsid w:val="00577079"/>
    <w:rsid w:val="00577A38"/>
    <w:rsid w:val="0058194D"/>
    <w:rsid w:val="0058349D"/>
    <w:rsid w:val="00591A69"/>
    <w:rsid w:val="005975C2"/>
    <w:rsid w:val="005A0E7D"/>
    <w:rsid w:val="005A664E"/>
    <w:rsid w:val="005B070C"/>
    <w:rsid w:val="005B108B"/>
    <w:rsid w:val="005B1E3E"/>
    <w:rsid w:val="005B3088"/>
    <w:rsid w:val="005B50DB"/>
    <w:rsid w:val="005C4676"/>
    <w:rsid w:val="005D47F0"/>
    <w:rsid w:val="005E03B1"/>
    <w:rsid w:val="005E1A8D"/>
    <w:rsid w:val="005F03EB"/>
    <w:rsid w:val="005F272D"/>
    <w:rsid w:val="005F3AF6"/>
    <w:rsid w:val="005F6DFA"/>
    <w:rsid w:val="00600D73"/>
    <w:rsid w:val="0060597B"/>
    <w:rsid w:val="0060660E"/>
    <w:rsid w:val="00607B5E"/>
    <w:rsid w:val="006106CD"/>
    <w:rsid w:val="006112B9"/>
    <w:rsid w:val="00615DF1"/>
    <w:rsid w:val="0061730E"/>
    <w:rsid w:val="00621391"/>
    <w:rsid w:val="0062247F"/>
    <w:rsid w:val="006225C6"/>
    <w:rsid w:val="00622ABC"/>
    <w:rsid w:val="00632554"/>
    <w:rsid w:val="006329AB"/>
    <w:rsid w:val="00637274"/>
    <w:rsid w:val="00642E85"/>
    <w:rsid w:val="0064692E"/>
    <w:rsid w:val="00650747"/>
    <w:rsid w:val="006522D3"/>
    <w:rsid w:val="00654EEC"/>
    <w:rsid w:val="00656121"/>
    <w:rsid w:val="00660D4B"/>
    <w:rsid w:val="00665844"/>
    <w:rsid w:val="00666C64"/>
    <w:rsid w:val="00666F4C"/>
    <w:rsid w:val="00671CD3"/>
    <w:rsid w:val="006770A7"/>
    <w:rsid w:val="006775BD"/>
    <w:rsid w:val="0068081C"/>
    <w:rsid w:val="00684D5B"/>
    <w:rsid w:val="0068631B"/>
    <w:rsid w:val="00687A31"/>
    <w:rsid w:val="006905DE"/>
    <w:rsid w:val="00693B86"/>
    <w:rsid w:val="0069553E"/>
    <w:rsid w:val="006A318D"/>
    <w:rsid w:val="006A5C05"/>
    <w:rsid w:val="006C10AE"/>
    <w:rsid w:val="006C1BEC"/>
    <w:rsid w:val="006C4508"/>
    <w:rsid w:val="006D0375"/>
    <w:rsid w:val="006D0BD0"/>
    <w:rsid w:val="006D3F8C"/>
    <w:rsid w:val="006E4908"/>
    <w:rsid w:val="006E5E71"/>
    <w:rsid w:val="006F039A"/>
    <w:rsid w:val="006F5ED2"/>
    <w:rsid w:val="007007B6"/>
    <w:rsid w:val="00703C88"/>
    <w:rsid w:val="0070439A"/>
    <w:rsid w:val="00707902"/>
    <w:rsid w:val="00716578"/>
    <w:rsid w:val="0072283A"/>
    <w:rsid w:val="00723D9E"/>
    <w:rsid w:val="007375BB"/>
    <w:rsid w:val="00742EA1"/>
    <w:rsid w:val="00744928"/>
    <w:rsid w:val="0075012D"/>
    <w:rsid w:val="007561A5"/>
    <w:rsid w:val="00756B97"/>
    <w:rsid w:val="007576C9"/>
    <w:rsid w:val="007611CC"/>
    <w:rsid w:val="0076136C"/>
    <w:rsid w:val="007622BD"/>
    <w:rsid w:val="00764E2C"/>
    <w:rsid w:val="00764EA2"/>
    <w:rsid w:val="007700A3"/>
    <w:rsid w:val="0077373B"/>
    <w:rsid w:val="007767E7"/>
    <w:rsid w:val="00777D87"/>
    <w:rsid w:val="00790233"/>
    <w:rsid w:val="00790D9A"/>
    <w:rsid w:val="00791777"/>
    <w:rsid w:val="00794F6C"/>
    <w:rsid w:val="007977E2"/>
    <w:rsid w:val="007A2B64"/>
    <w:rsid w:val="007B533C"/>
    <w:rsid w:val="007B6C05"/>
    <w:rsid w:val="007C0E9B"/>
    <w:rsid w:val="007C1254"/>
    <w:rsid w:val="007C21C3"/>
    <w:rsid w:val="007D4467"/>
    <w:rsid w:val="007D7292"/>
    <w:rsid w:val="007D7B28"/>
    <w:rsid w:val="007D7D5B"/>
    <w:rsid w:val="007E0D89"/>
    <w:rsid w:val="007E6C77"/>
    <w:rsid w:val="007E7547"/>
    <w:rsid w:val="007F3BDB"/>
    <w:rsid w:val="007F460D"/>
    <w:rsid w:val="007F6710"/>
    <w:rsid w:val="0080410F"/>
    <w:rsid w:val="00807C4E"/>
    <w:rsid w:val="00810A33"/>
    <w:rsid w:val="00813901"/>
    <w:rsid w:val="00822E68"/>
    <w:rsid w:val="008232D3"/>
    <w:rsid w:val="00824312"/>
    <w:rsid w:val="00831890"/>
    <w:rsid w:val="008368EF"/>
    <w:rsid w:val="00840437"/>
    <w:rsid w:val="00841F8B"/>
    <w:rsid w:val="0084261D"/>
    <w:rsid w:val="00845B72"/>
    <w:rsid w:val="00853194"/>
    <w:rsid w:val="008545AC"/>
    <w:rsid w:val="00857382"/>
    <w:rsid w:val="00860D64"/>
    <w:rsid w:val="0086312B"/>
    <w:rsid w:val="00863802"/>
    <w:rsid w:val="0086440D"/>
    <w:rsid w:val="008707E3"/>
    <w:rsid w:val="00883D02"/>
    <w:rsid w:val="0088646A"/>
    <w:rsid w:val="00887140"/>
    <w:rsid w:val="00892576"/>
    <w:rsid w:val="00893DB4"/>
    <w:rsid w:val="0089598E"/>
    <w:rsid w:val="00896AE7"/>
    <w:rsid w:val="008A5BE0"/>
    <w:rsid w:val="008B15F9"/>
    <w:rsid w:val="008B31F7"/>
    <w:rsid w:val="008B45D5"/>
    <w:rsid w:val="008B7334"/>
    <w:rsid w:val="008C05FA"/>
    <w:rsid w:val="008C15F3"/>
    <w:rsid w:val="008C17BA"/>
    <w:rsid w:val="008C3ED6"/>
    <w:rsid w:val="008C46BE"/>
    <w:rsid w:val="008C79D2"/>
    <w:rsid w:val="008D1F1C"/>
    <w:rsid w:val="008D408E"/>
    <w:rsid w:val="008D4523"/>
    <w:rsid w:val="008D4A9E"/>
    <w:rsid w:val="008D72F9"/>
    <w:rsid w:val="008E15C3"/>
    <w:rsid w:val="008E2BF8"/>
    <w:rsid w:val="008E6632"/>
    <w:rsid w:val="008E69C4"/>
    <w:rsid w:val="008F2642"/>
    <w:rsid w:val="008F638D"/>
    <w:rsid w:val="009043B1"/>
    <w:rsid w:val="00907A3B"/>
    <w:rsid w:val="00911A1E"/>
    <w:rsid w:val="00911A48"/>
    <w:rsid w:val="00915376"/>
    <w:rsid w:val="00917702"/>
    <w:rsid w:val="0092076F"/>
    <w:rsid w:val="00923506"/>
    <w:rsid w:val="0092386E"/>
    <w:rsid w:val="00924B9A"/>
    <w:rsid w:val="00930CC0"/>
    <w:rsid w:val="00934093"/>
    <w:rsid w:val="00935455"/>
    <w:rsid w:val="00945D89"/>
    <w:rsid w:val="009460A3"/>
    <w:rsid w:val="00950BAE"/>
    <w:rsid w:val="00954EB8"/>
    <w:rsid w:val="00964F0F"/>
    <w:rsid w:val="0096522A"/>
    <w:rsid w:val="009813BC"/>
    <w:rsid w:val="009833B6"/>
    <w:rsid w:val="00983D78"/>
    <w:rsid w:val="00983EBC"/>
    <w:rsid w:val="009852AB"/>
    <w:rsid w:val="00985857"/>
    <w:rsid w:val="009967FB"/>
    <w:rsid w:val="009A3541"/>
    <w:rsid w:val="009A5132"/>
    <w:rsid w:val="009B0651"/>
    <w:rsid w:val="009B0C19"/>
    <w:rsid w:val="009B27A3"/>
    <w:rsid w:val="009B6FD9"/>
    <w:rsid w:val="009B79D8"/>
    <w:rsid w:val="009C2BEC"/>
    <w:rsid w:val="009C75B9"/>
    <w:rsid w:val="009D4C1D"/>
    <w:rsid w:val="009D67E0"/>
    <w:rsid w:val="009E16F8"/>
    <w:rsid w:val="009E4083"/>
    <w:rsid w:val="009E7770"/>
    <w:rsid w:val="009F18BE"/>
    <w:rsid w:val="009F2DF4"/>
    <w:rsid w:val="009F467F"/>
    <w:rsid w:val="009F5D02"/>
    <w:rsid w:val="00A0412A"/>
    <w:rsid w:val="00A10E9D"/>
    <w:rsid w:val="00A20972"/>
    <w:rsid w:val="00A24C88"/>
    <w:rsid w:val="00A24EBC"/>
    <w:rsid w:val="00A27179"/>
    <w:rsid w:val="00A27942"/>
    <w:rsid w:val="00A31C22"/>
    <w:rsid w:val="00A36675"/>
    <w:rsid w:val="00A404C1"/>
    <w:rsid w:val="00A42331"/>
    <w:rsid w:val="00A42B7A"/>
    <w:rsid w:val="00A47B35"/>
    <w:rsid w:val="00A5471B"/>
    <w:rsid w:val="00A56E1B"/>
    <w:rsid w:val="00A671ED"/>
    <w:rsid w:val="00A70FC4"/>
    <w:rsid w:val="00A71008"/>
    <w:rsid w:val="00A75743"/>
    <w:rsid w:val="00A773E3"/>
    <w:rsid w:val="00A85535"/>
    <w:rsid w:val="00A864D9"/>
    <w:rsid w:val="00A8745B"/>
    <w:rsid w:val="00A91F40"/>
    <w:rsid w:val="00A932AE"/>
    <w:rsid w:val="00A93896"/>
    <w:rsid w:val="00A93A2A"/>
    <w:rsid w:val="00A94133"/>
    <w:rsid w:val="00A94D82"/>
    <w:rsid w:val="00A95872"/>
    <w:rsid w:val="00A95F31"/>
    <w:rsid w:val="00A96CFB"/>
    <w:rsid w:val="00A96F12"/>
    <w:rsid w:val="00A971C3"/>
    <w:rsid w:val="00A9789F"/>
    <w:rsid w:val="00AA4F24"/>
    <w:rsid w:val="00AB4029"/>
    <w:rsid w:val="00AB6AC9"/>
    <w:rsid w:val="00AB7766"/>
    <w:rsid w:val="00AD6EF6"/>
    <w:rsid w:val="00AD79D8"/>
    <w:rsid w:val="00AE0BC2"/>
    <w:rsid w:val="00AE536E"/>
    <w:rsid w:val="00AE5B68"/>
    <w:rsid w:val="00AE5DC2"/>
    <w:rsid w:val="00AE642C"/>
    <w:rsid w:val="00AE6AC6"/>
    <w:rsid w:val="00AE6DBB"/>
    <w:rsid w:val="00AE7CB0"/>
    <w:rsid w:val="00AF3B52"/>
    <w:rsid w:val="00AF5B6A"/>
    <w:rsid w:val="00AF7ACA"/>
    <w:rsid w:val="00B008EE"/>
    <w:rsid w:val="00B02C5D"/>
    <w:rsid w:val="00B030B7"/>
    <w:rsid w:val="00B05A13"/>
    <w:rsid w:val="00B06615"/>
    <w:rsid w:val="00B06E72"/>
    <w:rsid w:val="00B073F0"/>
    <w:rsid w:val="00B12160"/>
    <w:rsid w:val="00B13E46"/>
    <w:rsid w:val="00B163D9"/>
    <w:rsid w:val="00B1757B"/>
    <w:rsid w:val="00B1757C"/>
    <w:rsid w:val="00B32687"/>
    <w:rsid w:val="00B32AE8"/>
    <w:rsid w:val="00B40FB0"/>
    <w:rsid w:val="00B462C4"/>
    <w:rsid w:val="00B5316A"/>
    <w:rsid w:val="00B60662"/>
    <w:rsid w:val="00B60C87"/>
    <w:rsid w:val="00B64C9E"/>
    <w:rsid w:val="00B72328"/>
    <w:rsid w:val="00B731FB"/>
    <w:rsid w:val="00B73F4A"/>
    <w:rsid w:val="00B81453"/>
    <w:rsid w:val="00B9317E"/>
    <w:rsid w:val="00B936FA"/>
    <w:rsid w:val="00B96233"/>
    <w:rsid w:val="00B96714"/>
    <w:rsid w:val="00B97156"/>
    <w:rsid w:val="00B97CCE"/>
    <w:rsid w:val="00BA1F2A"/>
    <w:rsid w:val="00BA7191"/>
    <w:rsid w:val="00BA7D46"/>
    <w:rsid w:val="00BB20EB"/>
    <w:rsid w:val="00BB3DBD"/>
    <w:rsid w:val="00BB58C6"/>
    <w:rsid w:val="00BC0AA9"/>
    <w:rsid w:val="00BC37EB"/>
    <w:rsid w:val="00BD65B8"/>
    <w:rsid w:val="00BD760E"/>
    <w:rsid w:val="00BD7EBB"/>
    <w:rsid w:val="00BE15FC"/>
    <w:rsid w:val="00BE4652"/>
    <w:rsid w:val="00BE50A0"/>
    <w:rsid w:val="00BF0456"/>
    <w:rsid w:val="00BF62DE"/>
    <w:rsid w:val="00BF6B2D"/>
    <w:rsid w:val="00C00438"/>
    <w:rsid w:val="00C05515"/>
    <w:rsid w:val="00C05BE4"/>
    <w:rsid w:val="00C06C05"/>
    <w:rsid w:val="00C07C49"/>
    <w:rsid w:val="00C12AE4"/>
    <w:rsid w:val="00C1532F"/>
    <w:rsid w:val="00C16D9C"/>
    <w:rsid w:val="00C3127B"/>
    <w:rsid w:val="00C35F8A"/>
    <w:rsid w:val="00C51385"/>
    <w:rsid w:val="00C53FDB"/>
    <w:rsid w:val="00C54C8B"/>
    <w:rsid w:val="00C557BE"/>
    <w:rsid w:val="00C60E70"/>
    <w:rsid w:val="00C637EA"/>
    <w:rsid w:val="00C71232"/>
    <w:rsid w:val="00C7644D"/>
    <w:rsid w:val="00C831D3"/>
    <w:rsid w:val="00C83B1C"/>
    <w:rsid w:val="00C85EBF"/>
    <w:rsid w:val="00C96339"/>
    <w:rsid w:val="00CA077D"/>
    <w:rsid w:val="00CA4582"/>
    <w:rsid w:val="00CA4DB8"/>
    <w:rsid w:val="00CB0715"/>
    <w:rsid w:val="00CB49C9"/>
    <w:rsid w:val="00CC03E9"/>
    <w:rsid w:val="00CC078F"/>
    <w:rsid w:val="00CC2483"/>
    <w:rsid w:val="00CC3F92"/>
    <w:rsid w:val="00CC53AA"/>
    <w:rsid w:val="00CC68B3"/>
    <w:rsid w:val="00CD5554"/>
    <w:rsid w:val="00CD56D1"/>
    <w:rsid w:val="00CE03A1"/>
    <w:rsid w:val="00CE1AFA"/>
    <w:rsid w:val="00CE2147"/>
    <w:rsid w:val="00CE2169"/>
    <w:rsid w:val="00CE442F"/>
    <w:rsid w:val="00CE67B7"/>
    <w:rsid w:val="00CF5767"/>
    <w:rsid w:val="00CF7281"/>
    <w:rsid w:val="00CF79C6"/>
    <w:rsid w:val="00D0372E"/>
    <w:rsid w:val="00D06145"/>
    <w:rsid w:val="00D11FAB"/>
    <w:rsid w:val="00D2385B"/>
    <w:rsid w:val="00D23AB6"/>
    <w:rsid w:val="00D24FE3"/>
    <w:rsid w:val="00D31027"/>
    <w:rsid w:val="00D31B32"/>
    <w:rsid w:val="00D329FF"/>
    <w:rsid w:val="00D33782"/>
    <w:rsid w:val="00D42AFC"/>
    <w:rsid w:val="00D4581F"/>
    <w:rsid w:val="00D46AD3"/>
    <w:rsid w:val="00D50DCA"/>
    <w:rsid w:val="00D5327F"/>
    <w:rsid w:val="00D60881"/>
    <w:rsid w:val="00D61999"/>
    <w:rsid w:val="00D62313"/>
    <w:rsid w:val="00D6261D"/>
    <w:rsid w:val="00D63FF2"/>
    <w:rsid w:val="00D64628"/>
    <w:rsid w:val="00D64D57"/>
    <w:rsid w:val="00D67BEE"/>
    <w:rsid w:val="00D71C63"/>
    <w:rsid w:val="00D74F33"/>
    <w:rsid w:val="00D83272"/>
    <w:rsid w:val="00D8457A"/>
    <w:rsid w:val="00D85486"/>
    <w:rsid w:val="00D85AD6"/>
    <w:rsid w:val="00D9083B"/>
    <w:rsid w:val="00D952B1"/>
    <w:rsid w:val="00DA0FD6"/>
    <w:rsid w:val="00DA1392"/>
    <w:rsid w:val="00DA1B43"/>
    <w:rsid w:val="00DA461B"/>
    <w:rsid w:val="00DA72F7"/>
    <w:rsid w:val="00DB1524"/>
    <w:rsid w:val="00DB1C37"/>
    <w:rsid w:val="00DB6460"/>
    <w:rsid w:val="00DB6EDD"/>
    <w:rsid w:val="00DB7146"/>
    <w:rsid w:val="00DC00FB"/>
    <w:rsid w:val="00DD61E5"/>
    <w:rsid w:val="00DE3440"/>
    <w:rsid w:val="00DE4D42"/>
    <w:rsid w:val="00DE7B1C"/>
    <w:rsid w:val="00DF06D4"/>
    <w:rsid w:val="00DF6721"/>
    <w:rsid w:val="00E10FFD"/>
    <w:rsid w:val="00E14DA8"/>
    <w:rsid w:val="00E257B8"/>
    <w:rsid w:val="00E259EF"/>
    <w:rsid w:val="00E34C7B"/>
    <w:rsid w:val="00E403EE"/>
    <w:rsid w:val="00E415E1"/>
    <w:rsid w:val="00E4254B"/>
    <w:rsid w:val="00E43203"/>
    <w:rsid w:val="00E4576D"/>
    <w:rsid w:val="00E5026B"/>
    <w:rsid w:val="00E51FB2"/>
    <w:rsid w:val="00E55BD0"/>
    <w:rsid w:val="00E67238"/>
    <w:rsid w:val="00E713D2"/>
    <w:rsid w:val="00E7404E"/>
    <w:rsid w:val="00E81DEC"/>
    <w:rsid w:val="00E82F90"/>
    <w:rsid w:val="00E875FA"/>
    <w:rsid w:val="00E87E8D"/>
    <w:rsid w:val="00E917B6"/>
    <w:rsid w:val="00E933A8"/>
    <w:rsid w:val="00E94640"/>
    <w:rsid w:val="00E94D31"/>
    <w:rsid w:val="00E972BD"/>
    <w:rsid w:val="00EA4FD3"/>
    <w:rsid w:val="00EA6404"/>
    <w:rsid w:val="00EA7FAC"/>
    <w:rsid w:val="00EB198F"/>
    <w:rsid w:val="00EB2528"/>
    <w:rsid w:val="00EB3077"/>
    <w:rsid w:val="00EB6673"/>
    <w:rsid w:val="00EC2E7C"/>
    <w:rsid w:val="00EC3884"/>
    <w:rsid w:val="00EC5D45"/>
    <w:rsid w:val="00EC5E63"/>
    <w:rsid w:val="00EC689F"/>
    <w:rsid w:val="00ED1CB3"/>
    <w:rsid w:val="00ED58E4"/>
    <w:rsid w:val="00EE1360"/>
    <w:rsid w:val="00EE2508"/>
    <w:rsid w:val="00EE2853"/>
    <w:rsid w:val="00F004DF"/>
    <w:rsid w:val="00F05CB9"/>
    <w:rsid w:val="00F10024"/>
    <w:rsid w:val="00F117DB"/>
    <w:rsid w:val="00F1599F"/>
    <w:rsid w:val="00F15A93"/>
    <w:rsid w:val="00F20C9C"/>
    <w:rsid w:val="00F211C2"/>
    <w:rsid w:val="00F322EC"/>
    <w:rsid w:val="00F37D0E"/>
    <w:rsid w:val="00F46B7E"/>
    <w:rsid w:val="00F56257"/>
    <w:rsid w:val="00F608A1"/>
    <w:rsid w:val="00F6100E"/>
    <w:rsid w:val="00F73BC1"/>
    <w:rsid w:val="00F8026D"/>
    <w:rsid w:val="00F878D9"/>
    <w:rsid w:val="00F915D2"/>
    <w:rsid w:val="00FA3CF7"/>
    <w:rsid w:val="00FB1239"/>
    <w:rsid w:val="00FB318B"/>
    <w:rsid w:val="00FB3700"/>
    <w:rsid w:val="00FB4925"/>
    <w:rsid w:val="00FC1121"/>
    <w:rsid w:val="00FC26D3"/>
    <w:rsid w:val="00FC398C"/>
    <w:rsid w:val="00FD0339"/>
    <w:rsid w:val="00FD2B6F"/>
    <w:rsid w:val="00FD3591"/>
    <w:rsid w:val="00FD40FE"/>
    <w:rsid w:val="00FD4B5A"/>
    <w:rsid w:val="00FE12F6"/>
    <w:rsid w:val="00FE1F07"/>
    <w:rsid w:val="0A74DC9F"/>
    <w:rsid w:val="0DED318F"/>
    <w:rsid w:val="1458DFC6"/>
    <w:rsid w:val="17F4BEE0"/>
    <w:rsid w:val="19F06A9F"/>
    <w:rsid w:val="1B568B37"/>
    <w:rsid w:val="23318BC9"/>
    <w:rsid w:val="274938D2"/>
    <w:rsid w:val="28FBD3B0"/>
    <w:rsid w:val="2AE35A89"/>
    <w:rsid w:val="3D046037"/>
    <w:rsid w:val="46FA0BD3"/>
    <w:rsid w:val="496A4FAC"/>
    <w:rsid w:val="508F1BCA"/>
    <w:rsid w:val="54DF8F7B"/>
    <w:rsid w:val="5C444753"/>
    <w:rsid w:val="63045BF3"/>
    <w:rsid w:val="65094148"/>
    <w:rsid w:val="66F00799"/>
    <w:rsid w:val="685EA312"/>
    <w:rsid w:val="68BFF8B9"/>
    <w:rsid w:val="7129CAFF"/>
    <w:rsid w:val="718FF3D2"/>
    <w:rsid w:val="76F7A08D"/>
    <w:rsid w:val="77B1F80B"/>
    <w:rsid w:val="781B3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BF7CDD"/>
  <w15:chartTrackingRefBased/>
  <w15:docId w15:val="{102C33F0-DE99-46A3-B8FD-49A98512E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A524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2741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274C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B6D2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41302"/>
    <w:pPr>
      <w:autoSpaceDE w:val="0"/>
      <w:autoSpaceDN w:val="0"/>
      <w:adjustRightInd w:val="0"/>
      <w:spacing w:after="0" w:line="240" w:lineRule="auto"/>
    </w:pPr>
    <w:rPr>
      <w:rFonts w:ascii="Calibri" w:hAnsi="Calibri" w:cs="Calibri"/>
      <w:color w:val="000000"/>
      <w:sz w:val="24"/>
      <w:szCs w:val="24"/>
    </w:rPr>
  </w:style>
  <w:style w:type="paragraph" w:styleId="Caption">
    <w:name w:val="caption"/>
    <w:basedOn w:val="Normal"/>
    <w:next w:val="Normal"/>
    <w:uiPriority w:val="35"/>
    <w:unhideWhenUsed/>
    <w:qFormat/>
    <w:rsid w:val="008232D3"/>
    <w:pPr>
      <w:spacing w:after="200" w:line="240" w:lineRule="auto"/>
    </w:pPr>
    <w:rPr>
      <w:rFonts w:eastAsia="Times New Roman" w:cs="Times New Roman"/>
      <w:i/>
      <w:iCs/>
      <w:color w:val="44546A" w:themeColor="text2"/>
      <w:sz w:val="18"/>
      <w:szCs w:val="18"/>
    </w:rPr>
  </w:style>
  <w:style w:type="character" w:customStyle="1" w:styleId="Heading1Char">
    <w:name w:val="Heading 1 Char"/>
    <w:basedOn w:val="DefaultParagraphFont"/>
    <w:link w:val="Heading1"/>
    <w:uiPriority w:val="9"/>
    <w:rsid w:val="004A5241"/>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D646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4628"/>
    <w:rPr>
      <w:rFonts w:ascii="Segoe UI" w:hAnsi="Segoe UI" w:cs="Segoe UI"/>
      <w:sz w:val="18"/>
      <w:szCs w:val="18"/>
    </w:rPr>
  </w:style>
  <w:style w:type="character" w:styleId="CommentReference">
    <w:name w:val="annotation reference"/>
    <w:basedOn w:val="DefaultParagraphFont"/>
    <w:uiPriority w:val="99"/>
    <w:semiHidden/>
    <w:unhideWhenUsed/>
    <w:rsid w:val="00D24FE3"/>
    <w:rPr>
      <w:sz w:val="16"/>
      <w:szCs w:val="16"/>
    </w:rPr>
  </w:style>
  <w:style w:type="paragraph" w:styleId="CommentText">
    <w:name w:val="annotation text"/>
    <w:basedOn w:val="Normal"/>
    <w:link w:val="CommentTextChar"/>
    <w:uiPriority w:val="99"/>
    <w:semiHidden/>
    <w:unhideWhenUsed/>
    <w:rsid w:val="00D24FE3"/>
    <w:pPr>
      <w:spacing w:line="240" w:lineRule="auto"/>
    </w:pPr>
    <w:rPr>
      <w:sz w:val="20"/>
      <w:szCs w:val="20"/>
    </w:rPr>
  </w:style>
  <w:style w:type="character" w:customStyle="1" w:styleId="CommentTextChar">
    <w:name w:val="Comment Text Char"/>
    <w:basedOn w:val="DefaultParagraphFont"/>
    <w:link w:val="CommentText"/>
    <w:uiPriority w:val="99"/>
    <w:semiHidden/>
    <w:rsid w:val="00D24FE3"/>
    <w:rPr>
      <w:sz w:val="20"/>
      <w:szCs w:val="20"/>
    </w:rPr>
  </w:style>
  <w:style w:type="paragraph" w:styleId="CommentSubject">
    <w:name w:val="annotation subject"/>
    <w:basedOn w:val="CommentText"/>
    <w:next w:val="CommentText"/>
    <w:link w:val="CommentSubjectChar"/>
    <w:uiPriority w:val="99"/>
    <w:semiHidden/>
    <w:unhideWhenUsed/>
    <w:rsid w:val="00D24FE3"/>
    <w:rPr>
      <w:b/>
      <w:bCs/>
    </w:rPr>
  </w:style>
  <w:style w:type="character" w:customStyle="1" w:styleId="CommentSubjectChar">
    <w:name w:val="Comment Subject Char"/>
    <w:basedOn w:val="CommentTextChar"/>
    <w:link w:val="CommentSubject"/>
    <w:uiPriority w:val="99"/>
    <w:semiHidden/>
    <w:rsid w:val="00D24FE3"/>
    <w:rPr>
      <w:b/>
      <w:bCs/>
      <w:sz w:val="20"/>
      <w:szCs w:val="20"/>
    </w:rPr>
  </w:style>
  <w:style w:type="table" w:styleId="TableGrid">
    <w:name w:val="Table Grid"/>
    <w:basedOn w:val="TableNormal"/>
    <w:uiPriority w:val="39"/>
    <w:rsid w:val="00D64D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7415"/>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AE5B68"/>
    <w:pPr>
      <w:ind w:left="720"/>
      <w:contextualSpacing/>
    </w:pPr>
  </w:style>
  <w:style w:type="paragraph" w:customStyle="1" w:styleId="title1">
    <w:name w:val="title1"/>
    <w:basedOn w:val="Normal"/>
    <w:rsid w:val="004615BB"/>
    <w:pPr>
      <w:spacing w:after="0" w:line="240" w:lineRule="auto"/>
    </w:pPr>
    <w:rPr>
      <w:rFonts w:ascii="Times New Roman" w:eastAsia="Times New Roman" w:hAnsi="Times New Roman" w:cs="Times New Roman"/>
      <w:sz w:val="27"/>
      <w:szCs w:val="27"/>
    </w:rPr>
  </w:style>
  <w:style w:type="paragraph" w:customStyle="1" w:styleId="desc2">
    <w:name w:val="desc2"/>
    <w:basedOn w:val="Normal"/>
    <w:rsid w:val="004615BB"/>
    <w:pPr>
      <w:spacing w:after="0" w:line="240" w:lineRule="auto"/>
    </w:pPr>
    <w:rPr>
      <w:rFonts w:ascii="Times New Roman" w:eastAsia="Times New Roman" w:hAnsi="Times New Roman" w:cs="Times New Roman"/>
      <w:sz w:val="26"/>
      <w:szCs w:val="26"/>
    </w:rPr>
  </w:style>
  <w:style w:type="paragraph" w:customStyle="1" w:styleId="details1">
    <w:name w:val="details1"/>
    <w:basedOn w:val="Normal"/>
    <w:rsid w:val="004615BB"/>
    <w:pPr>
      <w:spacing w:after="0" w:line="240" w:lineRule="auto"/>
    </w:pPr>
    <w:rPr>
      <w:rFonts w:ascii="Times New Roman" w:eastAsia="Times New Roman" w:hAnsi="Times New Roman" w:cs="Times New Roman"/>
    </w:rPr>
  </w:style>
  <w:style w:type="character" w:customStyle="1" w:styleId="jrnl">
    <w:name w:val="jrnl"/>
    <w:basedOn w:val="DefaultParagraphFont"/>
    <w:rsid w:val="004615BB"/>
  </w:style>
  <w:style w:type="paragraph" w:styleId="Revision">
    <w:name w:val="Revision"/>
    <w:hidden/>
    <w:uiPriority w:val="99"/>
    <w:semiHidden/>
    <w:rsid w:val="00191926"/>
    <w:pPr>
      <w:spacing w:after="0" w:line="240" w:lineRule="auto"/>
    </w:pPr>
  </w:style>
  <w:style w:type="paragraph" w:styleId="NoSpacing">
    <w:name w:val="No Spacing"/>
    <w:uiPriority w:val="1"/>
    <w:qFormat/>
    <w:rsid w:val="00EC5D45"/>
    <w:pPr>
      <w:spacing w:after="0" w:line="240" w:lineRule="auto"/>
    </w:pPr>
  </w:style>
  <w:style w:type="paragraph" w:styleId="NormalWeb">
    <w:name w:val="Normal (Web)"/>
    <w:basedOn w:val="Normal"/>
    <w:uiPriority w:val="99"/>
    <w:unhideWhenUsed/>
    <w:rsid w:val="00583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274C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B6D2F"/>
    <w:rPr>
      <w:rFonts w:asciiTheme="majorHAnsi" w:eastAsiaTheme="majorEastAsia" w:hAnsiTheme="majorHAnsi" w:cstheme="majorBidi"/>
      <w:i/>
      <w:iCs/>
      <w:color w:val="2E74B5" w:themeColor="accent1" w:themeShade="BF"/>
    </w:rPr>
  </w:style>
  <w:style w:type="paragraph" w:styleId="FootnoteText">
    <w:name w:val="footnote text"/>
    <w:basedOn w:val="Normal"/>
    <w:link w:val="FootnoteTextChar"/>
    <w:uiPriority w:val="99"/>
    <w:semiHidden/>
    <w:unhideWhenUsed/>
    <w:rsid w:val="002F10A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10AE"/>
    <w:rPr>
      <w:sz w:val="20"/>
      <w:szCs w:val="20"/>
    </w:rPr>
  </w:style>
  <w:style w:type="character" w:styleId="FootnoteReference">
    <w:name w:val="footnote reference"/>
    <w:basedOn w:val="DefaultParagraphFont"/>
    <w:uiPriority w:val="99"/>
    <w:semiHidden/>
    <w:unhideWhenUsed/>
    <w:rsid w:val="002F10A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497048">
      <w:bodyDiv w:val="1"/>
      <w:marLeft w:val="0"/>
      <w:marRight w:val="0"/>
      <w:marTop w:val="0"/>
      <w:marBottom w:val="0"/>
      <w:divBdr>
        <w:top w:val="none" w:sz="0" w:space="0" w:color="auto"/>
        <w:left w:val="none" w:sz="0" w:space="0" w:color="auto"/>
        <w:bottom w:val="none" w:sz="0" w:space="0" w:color="auto"/>
        <w:right w:val="none" w:sz="0" w:space="0" w:color="auto"/>
      </w:divBdr>
    </w:div>
    <w:div w:id="222063804">
      <w:bodyDiv w:val="1"/>
      <w:marLeft w:val="0"/>
      <w:marRight w:val="0"/>
      <w:marTop w:val="0"/>
      <w:marBottom w:val="0"/>
      <w:divBdr>
        <w:top w:val="none" w:sz="0" w:space="0" w:color="auto"/>
        <w:left w:val="none" w:sz="0" w:space="0" w:color="auto"/>
        <w:bottom w:val="none" w:sz="0" w:space="0" w:color="auto"/>
        <w:right w:val="none" w:sz="0" w:space="0" w:color="auto"/>
      </w:divBdr>
    </w:div>
    <w:div w:id="308486065">
      <w:bodyDiv w:val="1"/>
      <w:marLeft w:val="0"/>
      <w:marRight w:val="0"/>
      <w:marTop w:val="0"/>
      <w:marBottom w:val="0"/>
      <w:divBdr>
        <w:top w:val="none" w:sz="0" w:space="0" w:color="auto"/>
        <w:left w:val="none" w:sz="0" w:space="0" w:color="auto"/>
        <w:bottom w:val="none" w:sz="0" w:space="0" w:color="auto"/>
        <w:right w:val="none" w:sz="0" w:space="0" w:color="auto"/>
      </w:divBdr>
    </w:div>
    <w:div w:id="430705659">
      <w:bodyDiv w:val="1"/>
      <w:marLeft w:val="0"/>
      <w:marRight w:val="0"/>
      <w:marTop w:val="0"/>
      <w:marBottom w:val="0"/>
      <w:divBdr>
        <w:top w:val="none" w:sz="0" w:space="0" w:color="auto"/>
        <w:left w:val="none" w:sz="0" w:space="0" w:color="auto"/>
        <w:bottom w:val="none" w:sz="0" w:space="0" w:color="auto"/>
        <w:right w:val="none" w:sz="0" w:space="0" w:color="auto"/>
      </w:divBdr>
      <w:divsChild>
        <w:div w:id="373652783">
          <w:marLeft w:val="0"/>
          <w:marRight w:val="0"/>
          <w:marTop w:val="0"/>
          <w:marBottom w:val="0"/>
          <w:divBdr>
            <w:top w:val="none" w:sz="0" w:space="0" w:color="auto"/>
            <w:left w:val="none" w:sz="0" w:space="0" w:color="auto"/>
            <w:bottom w:val="none" w:sz="0" w:space="0" w:color="auto"/>
            <w:right w:val="none" w:sz="0" w:space="0" w:color="auto"/>
          </w:divBdr>
          <w:divsChild>
            <w:div w:id="121583991">
              <w:marLeft w:val="0"/>
              <w:marRight w:val="0"/>
              <w:marTop w:val="0"/>
              <w:marBottom w:val="0"/>
              <w:divBdr>
                <w:top w:val="none" w:sz="0" w:space="0" w:color="auto"/>
                <w:left w:val="none" w:sz="0" w:space="0" w:color="auto"/>
                <w:bottom w:val="none" w:sz="0" w:space="0" w:color="auto"/>
                <w:right w:val="none" w:sz="0" w:space="0" w:color="auto"/>
              </w:divBdr>
              <w:divsChild>
                <w:div w:id="31676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77240">
      <w:bodyDiv w:val="1"/>
      <w:marLeft w:val="0"/>
      <w:marRight w:val="0"/>
      <w:marTop w:val="0"/>
      <w:marBottom w:val="0"/>
      <w:divBdr>
        <w:top w:val="none" w:sz="0" w:space="0" w:color="auto"/>
        <w:left w:val="none" w:sz="0" w:space="0" w:color="auto"/>
        <w:bottom w:val="none" w:sz="0" w:space="0" w:color="auto"/>
        <w:right w:val="none" w:sz="0" w:space="0" w:color="auto"/>
      </w:divBdr>
    </w:div>
    <w:div w:id="462162863">
      <w:bodyDiv w:val="1"/>
      <w:marLeft w:val="0"/>
      <w:marRight w:val="0"/>
      <w:marTop w:val="0"/>
      <w:marBottom w:val="0"/>
      <w:divBdr>
        <w:top w:val="none" w:sz="0" w:space="0" w:color="auto"/>
        <w:left w:val="none" w:sz="0" w:space="0" w:color="auto"/>
        <w:bottom w:val="none" w:sz="0" w:space="0" w:color="auto"/>
        <w:right w:val="none" w:sz="0" w:space="0" w:color="auto"/>
      </w:divBdr>
    </w:div>
    <w:div w:id="483158553">
      <w:bodyDiv w:val="1"/>
      <w:marLeft w:val="0"/>
      <w:marRight w:val="0"/>
      <w:marTop w:val="0"/>
      <w:marBottom w:val="0"/>
      <w:divBdr>
        <w:top w:val="none" w:sz="0" w:space="0" w:color="auto"/>
        <w:left w:val="none" w:sz="0" w:space="0" w:color="auto"/>
        <w:bottom w:val="none" w:sz="0" w:space="0" w:color="auto"/>
        <w:right w:val="none" w:sz="0" w:space="0" w:color="auto"/>
      </w:divBdr>
    </w:div>
    <w:div w:id="506216248">
      <w:bodyDiv w:val="1"/>
      <w:marLeft w:val="0"/>
      <w:marRight w:val="0"/>
      <w:marTop w:val="0"/>
      <w:marBottom w:val="0"/>
      <w:divBdr>
        <w:top w:val="none" w:sz="0" w:space="0" w:color="auto"/>
        <w:left w:val="none" w:sz="0" w:space="0" w:color="auto"/>
        <w:bottom w:val="none" w:sz="0" w:space="0" w:color="auto"/>
        <w:right w:val="none" w:sz="0" w:space="0" w:color="auto"/>
      </w:divBdr>
    </w:div>
    <w:div w:id="544097188">
      <w:bodyDiv w:val="1"/>
      <w:marLeft w:val="0"/>
      <w:marRight w:val="0"/>
      <w:marTop w:val="0"/>
      <w:marBottom w:val="0"/>
      <w:divBdr>
        <w:top w:val="none" w:sz="0" w:space="0" w:color="auto"/>
        <w:left w:val="none" w:sz="0" w:space="0" w:color="auto"/>
        <w:bottom w:val="none" w:sz="0" w:space="0" w:color="auto"/>
        <w:right w:val="none" w:sz="0" w:space="0" w:color="auto"/>
      </w:divBdr>
      <w:divsChild>
        <w:div w:id="2141920149">
          <w:marLeft w:val="0"/>
          <w:marRight w:val="1"/>
          <w:marTop w:val="0"/>
          <w:marBottom w:val="0"/>
          <w:divBdr>
            <w:top w:val="none" w:sz="0" w:space="0" w:color="auto"/>
            <w:left w:val="none" w:sz="0" w:space="0" w:color="auto"/>
            <w:bottom w:val="none" w:sz="0" w:space="0" w:color="auto"/>
            <w:right w:val="none" w:sz="0" w:space="0" w:color="auto"/>
          </w:divBdr>
          <w:divsChild>
            <w:div w:id="1611935147">
              <w:marLeft w:val="0"/>
              <w:marRight w:val="0"/>
              <w:marTop w:val="0"/>
              <w:marBottom w:val="0"/>
              <w:divBdr>
                <w:top w:val="none" w:sz="0" w:space="0" w:color="auto"/>
                <w:left w:val="none" w:sz="0" w:space="0" w:color="auto"/>
                <w:bottom w:val="none" w:sz="0" w:space="0" w:color="auto"/>
                <w:right w:val="none" w:sz="0" w:space="0" w:color="auto"/>
              </w:divBdr>
              <w:divsChild>
                <w:div w:id="975798106">
                  <w:marLeft w:val="0"/>
                  <w:marRight w:val="1"/>
                  <w:marTop w:val="0"/>
                  <w:marBottom w:val="0"/>
                  <w:divBdr>
                    <w:top w:val="none" w:sz="0" w:space="0" w:color="auto"/>
                    <w:left w:val="none" w:sz="0" w:space="0" w:color="auto"/>
                    <w:bottom w:val="none" w:sz="0" w:space="0" w:color="auto"/>
                    <w:right w:val="none" w:sz="0" w:space="0" w:color="auto"/>
                  </w:divBdr>
                  <w:divsChild>
                    <w:div w:id="2128353323">
                      <w:marLeft w:val="0"/>
                      <w:marRight w:val="0"/>
                      <w:marTop w:val="0"/>
                      <w:marBottom w:val="0"/>
                      <w:divBdr>
                        <w:top w:val="none" w:sz="0" w:space="0" w:color="auto"/>
                        <w:left w:val="none" w:sz="0" w:space="0" w:color="auto"/>
                        <w:bottom w:val="none" w:sz="0" w:space="0" w:color="auto"/>
                        <w:right w:val="none" w:sz="0" w:space="0" w:color="auto"/>
                      </w:divBdr>
                      <w:divsChild>
                        <w:div w:id="535854115">
                          <w:marLeft w:val="0"/>
                          <w:marRight w:val="0"/>
                          <w:marTop w:val="0"/>
                          <w:marBottom w:val="0"/>
                          <w:divBdr>
                            <w:top w:val="none" w:sz="0" w:space="0" w:color="auto"/>
                            <w:left w:val="none" w:sz="0" w:space="0" w:color="auto"/>
                            <w:bottom w:val="none" w:sz="0" w:space="0" w:color="auto"/>
                            <w:right w:val="none" w:sz="0" w:space="0" w:color="auto"/>
                          </w:divBdr>
                          <w:divsChild>
                            <w:div w:id="1858079152">
                              <w:marLeft w:val="0"/>
                              <w:marRight w:val="0"/>
                              <w:marTop w:val="120"/>
                              <w:marBottom w:val="360"/>
                              <w:divBdr>
                                <w:top w:val="none" w:sz="0" w:space="0" w:color="auto"/>
                                <w:left w:val="none" w:sz="0" w:space="0" w:color="auto"/>
                                <w:bottom w:val="none" w:sz="0" w:space="0" w:color="auto"/>
                                <w:right w:val="none" w:sz="0" w:space="0" w:color="auto"/>
                              </w:divBdr>
                              <w:divsChild>
                                <w:div w:id="1172910670">
                                  <w:marLeft w:val="420"/>
                                  <w:marRight w:val="0"/>
                                  <w:marTop w:val="0"/>
                                  <w:marBottom w:val="0"/>
                                  <w:divBdr>
                                    <w:top w:val="none" w:sz="0" w:space="0" w:color="auto"/>
                                    <w:left w:val="none" w:sz="0" w:space="0" w:color="auto"/>
                                    <w:bottom w:val="none" w:sz="0" w:space="0" w:color="auto"/>
                                    <w:right w:val="none" w:sz="0" w:space="0" w:color="auto"/>
                                  </w:divBdr>
                                  <w:divsChild>
                                    <w:div w:id="420025591">
                                      <w:marLeft w:val="0"/>
                                      <w:marRight w:val="0"/>
                                      <w:marTop w:val="34"/>
                                      <w:marBottom w:val="3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051031">
      <w:bodyDiv w:val="1"/>
      <w:marLeft w:val="0"/>
      <w:marRight w:val="0"/>
      <w:marTop w:val="0"/>
      <w:marBottom w:val="0"/>
      <w:divBdr>
        <w:top w:val="none" w:sz="0" w:space="0" w:color="auto"/>
        <w:left w:val="none" w:sz="0" w:space="0" w:color="auto"/>
        <w:bottom w:val="none" w:sz="0" w:space="0" w:color="auto"/>
        <w:right w:val="none" w:sz="0" w:space="0" w:color="auto"/>
      </w:divBdr>
    </w:div>
    <w:div w:id="957759977">
      <w:bodyDiv w:val="1"/>
      <w:marLeft w:val="0"/>
      <w:marRight w:val="0"/>
      <w:marTop w:val="0"/>
      <w:marBottom w:val="0"/>
      <w:divBdr>
        <w:top w:val="none" w:sz="0" w:space="0" w:color="auto"/>
        <w:left w:val="none" w:sz="0" w:space="0" w:color="auto"/>
        <w:bottom w:val="none" w:sz="0" w:space="0" w:color="auto"/>
        <w:right w:val="none" w:sz="0" w:space="0" w:color="auto"/>
      </w:divBdr>
    </w:div>
    <w:div w:id="1192451787">
      <w:bodyDiv w:val="1"/>
      <w:marLeft w:val="0"/>
      <w:marRight w:val="0"/>
      <w:marTop w:val="0"/>
      <w:marBottom w:val="0"/>
      <w:divBdr>
        <w:top w:val="none" w:sz="0" w:space="0" w:color="auto"/>
        <w:left w:val="none" w:sz="0" w:space="0" w:color="auto"/>
        <w:bottom w:val="none" w:sz="0" w:space="0" w:color="auto"/>
        <w:right w:val="none" w:sz="0" w:space="0" w:color="auto"/>
      </w:divBdr>
      <w:divsChild>
        <w:div w:id="849947239">
          <w:marLeft w:val="0"/>
          <w:marRight w:val="0"/>
          <w:marTop w:val="0"/>
          <w:marBottom w:val="0"/>
          <w:divBdr>
            <w:top w:val="none" w:sz="0" w:space="0" w:color="auto"/>
            <w:left w:val="none" w:sz="0" w:space="0" w:color="auto"/>
            <w:bottom w:val="none" w:sz="0" w:space="0" w:color="auto"/>
            <w:right w:val="none" w:sz="0" w:space="0" w:color="auto"/>
          </w:divBdr>
          <w:divsChild>
            <w:div w:id="965813312">
              <w:marLeft w:val="0"/>
              <w:marRight w:val="0"/>
              <w:marTop w:val="0"/>
              <w:marBottom w:val="0"/>
              <w:divBdr>
                <w:top w:val="none" w:sz="0" w:space="0" w:color="auto"/>
                <w:left w:val="none" w:sz="0" w:space="0" w:color="auto"/>
                <w:bottom w:val="none" w:sz="0" w:space="0" w:color="auto"/>
                <w:right w:val="none" w:sz="0" w:space="0" w:color="auto"/>
              </w:divBdr>
              <w:divsChild>
                <w:div w:id="211039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706980">
      <w:bodyDiv w:val="1"/>
      <w:marLeft w:val="0"/>
      <w:marRight w:val="0"/>
      <w:marTop w:val="0"/>
      <w:marBottom w:val="0"/>
      <w:divBdr>
        <w:top w:val="none" w:sz="0" w:space="0" w:color="auto"/>
        <w:left w:val="none" w:sz="0" w:space="0" w:color="auto"/>
        <w:bottom w:val="none" w:sz="0" w:space="0" w:color="auto"/>
        <w:right w:val="none" w:sz="0" w:space="0" w:color="auto"/>
      </w:divBdr>
    </w:div>
    <w:div w:id="1210337877">
      <w:bodyDiv w:val="1"/>
      <w:marLeft w:val="0"/>
      <w:marRight w:val="0"/>
      <w:marTop w:val="0"/>
      <w:marBottom w:val="0"/>
      <w:divBdr>
        <w:top w:val="none" w:sz="0" w:space="0" w:color="auto"/>
        <w:left w:val="none" w:sz="0" w:space="0" w:color="auto"/>
        <w:bottom w:val="none" w:sz="0" w:space="0" w:color="auto"/>
        <w:right w:val="none" w:sz="0" w:space="0" w:color="auto"/>
      </w:divBdr>
    </w:div>
    <w:div w:id="1292632974">
      <w:bodyDiv w:val="1"/>
      <w:marLeft w:val="0"/>
      <w:marRight w:val="0"/>
      <w:marTop w:val="0"/>
      <w:marBottom w:val="0"/>
      <w:divBdr>
        <w:top w:val="none" w:sz="0" w:space="0" w:color="auto"/>
        <w:left w:val="none" w:sz="0" w:space="0" w:color="auto"/>
        <w:bottom w:val="none" w:sz="0" w:space="0" w:color="auto"/>
        <w:right w:val="none" w:sz="0" w:space="0" w:color="auto"/>
      </w:divBdr>
    </w:div>
    <w:div w:id="1302885238">
      <w:bodyDiv w:val="1"/>
      <w:marLeft w:val="0"/>
      <w:marRight w:val="0"/>
      <w:marTop w:val="0"/>
      <w:marBottom w:val="0"/>
      <w:divBdr>
        <w:top w:val="none" w:sz="0" w:space="0" w:color="auto"/>
        <w:left w:val="none" w:sz="0" w:space="0" w:color="auto"/>
        <w:bottom w:val="none" w:sz="0" w:space="0" w:color="auto"/>
        <w:right w:val="none" w:sz="0" w:space="0" w:color="auto"/>
      </w:divBdr>
    </w:div>
    <w:div w:id="1374428948">
      <w:bodyDiv w:val="1"/>
      <w:marLeft w:val="0"/>
      <w:marRight w:val="0"/>
      <w:marTop w:val="0"/>
      <w:marBottom w:val="0"/>
      <w:divBdr>
        <w:top w:val="none" w:sz="0" w:space="0" w:color="auto"/>
        <w:left w:val="none" w:sz="0" w:space="0" w:color="auto"/>
        <w:bottom w:val="none" w:sz="0" w:space="0" w:color="auto"/>
        <w:right w:val="none" w:sz="0" w:space="0" w:color="auto"/>
      </w:divBdr>
    </w:div>
    <w:div w:id="1403680288">
      <w:bodyDiv w:val="1"/>
      <w:marLeft w:val="0"/>
      <w:marRight w:val="0"/>
      <w:marTop w:val="0"/>
      <w:marBottom w:val="0"/>
      <w:divBdr>
        <w:top w:val="none" w:sz="0" w:space="0" w:color="auto"/>
        <w:left w:val="none" w:sz="0" w:space="0" w:color="auto"/>
        <w:bottom w:val="none" w:sz="0" w:space="0" w:color="auto"/>
        <w:right w:val="none" w:sz="0" w:space="0" w:color="auto"/>
      </w:divBdr>
    </w:div>
    <w:div w:id="1626160583">
      <w:bodyDiv w:val="1"/>
      <w:marLeft w:val="0"/>
      <w:marRight w:val="0"/>
      <w:marTop w:val="0"/>
      <w:marBottom w:val="0"/>
      <w:divBdr>
        <w:top w:val="none" w:sz="0" w:space="0" w:color="auto"/>
        <w:left w:val="none" w:sz="0" w:space="0" w:color="auto"/>
        <w:bottom w:val="none" w:sz="0" w:space="0" w:color="auto"/>
        <w:right w:val="none" w:sz="0" w:space="0" w:color="auto"/>
      </w:divBdr>
    </w:div>
    <w:div w:id="1721126146">
      <w:bodyDiv w:val="1"/>
      <w:marLeft w:val="0"/>
      <w:marRight w:val="0"/>
      <w:marTop w:val="0"/>
      <w:marBottom w:val="0"/>
      <w:divBdr>
        <w:top w:val="none" w:sz="0" w:space="0" w:color="auto"/>
        <w:left w:val="none" w:sz="0" w:space="0" w:color="auto"/>
        <w:bottom w:val="none" w:sz="0" w:space="0" w:color="auto"/>
        <w:right w:val="none" w:sz="0" w:space="0" w:color="auto"/>
      </w:divBdr>
    </w:div>
    <w:div w:id="1889218295">
      <w:bodyDiv w:val="1"/>
      <w:marLeft w:val="0"/>
      <w:marRight w:val="0"/>
      <w:marTop w:val="0"/>
      <w:marBottom w:val="0"/>
      <w:divBdr>
        <w:top w:val="none" w:sz="0" w:space="0" w:color="auto"/>
        <w:left w:val="none" w:sz="0" w:space="0" w:color="auto"/>
        <w:bottom w:val="none" w:sz="0" w:space="0" w:color="auto"/>
        <w:right w:val="none" w:sz="0" w:space="0" w:color="auto"/>
      </w:divBdr>
    </w:div>
    <w:div w:id="2106025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4C8D83004B1364AB68FE26C3F8E8DEB" ma:contentTypeVersion="8" ma:contentTypeDescription="Create a new document." ma:contentTypeScope="" ma:versionID="36b9d3ac328c56ac261ace5959352ed8">
  <xsd:schema xmlns:xsd="http://www.w3.org/2001/XMLSchema" xmlns:xs="http://www.w3.org/2001/XMLSchema" xmlns:p="http://schemas.microsoft.com/office/2006/metadata/properties" xmlns:ns2="ab50ff74-9fff-44b1-8052-5e222b249a73" targetNamespace="http://schemas.microsoft.com/office/2006/metadata/properties" ma:root="true" ma:fieldsID="5cf02f3f5c322c78906bdbfb1f5b3e91" ns2:_="">
    <xsd:import namespace="ab50ff74-9fff-44b1-8052-5e222b249a7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50ff74-9fff-44b1-8052-5e222b249a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630CB-07B4-4D81-81A1-31E7EDAF1F4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2D3FDED-9C65-4ED9-B216-93B3D65BEE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50ff74-9fff-44b1-8052-5e222b249a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15A851-1F73-436A-BD17-FB5F6A264AF1}">
  <ds:schemaRefs>
    <ds:schemaRef ds:uri="http://schemas.microsoft.com/sharepoint/v3/contenttype/forms"/>
  </ds:schemaRefs>
</ds:datastoreItem>
</file>

<file path=customXml/itemProps4.xml><?xml version="1.0" encoding="utf-8"?>
<ds:datastoreItem xmlns:ds="http://schemas.openxmlformats.org/officeDocument/2006/customXml" ds:itemID="{68F7C90A-FA11-4DD7-A3E3-0FF36FFFF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14</Pages>
  <Words>17320</Words>
  <Characters>98726</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115815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4</cp:revision>
  <dcterms:created xsi:type="dcterms:W3CDTF">2021-01-04T19:37:00Z</dcterms:created>
  <dcterms:modified xsi:type="dcterms:W3CDTF">2021-01-13T20:56:00Z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d823d058-0ff7-3683-b457-6721d1e2c2f7</vt:lpwstr>
  </property>
  <property fmtid="{D5CDD505-2E9C-101B-9397-08002B2CF9AE}" pid="4" name="Mendeley Citation Style_1">
    <vt:lpwstr>http://www.zotero.org/styles/american-medical-association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0x010100B4C8D83004B1364AB68FE26C3F8E8DEB</vt:lpwstr>
  </property>
</Properties>
</file>