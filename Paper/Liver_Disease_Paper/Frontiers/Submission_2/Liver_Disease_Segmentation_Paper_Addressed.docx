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8C882" w14:textId="5D57FEEC" w:rsidR="0095435B" w:rsidRDefault="0095435B" w:rsidP="0095435B">
      <w:pPr>
        <w:pStyle w:val="Heading1"/>
        <w:pageBreakBefore/>
      </w:pPr>
      <w:r>
        <w:t>Abstract</w:t>
      </w:r>
    </w:p>
    <w:p w14:paraId="21683677" w14:textId="067BFB4A" w:rsidR="009A1E23" w:rsidRDefault="00416A93" w:rsidP="009A1E23">
      <w:r>
        <w:t xml:space="preserve">Objectives: </w:t>
      </w:r>
      <w:r w:rsidR="009A1E23">
        <w:t xml:space="preserve">Colorectal cancer (CRC), the third most common cancer in the USA, is a leading cause of cancer-related death worldwide. Up to 60% of patients develop liver </w:t>
      </w:r>
      <w:proofErr w:type="gramStart"/>
      <w:r w:rsidR="009A1E23">
        <w:t>metastasis(</w:t>
      </w:r>
      <w:proofErr w:type="gramEnd"/>
      <w:r w:rsidR="009A1E23">
        <w:t xml:space="preserve">CRLM). Treatments like radiation and ablation therapies require disease segmentation for planning and therapy delivery. For ablation, ablation-zone segmentation is required to evaluate disease coverage. </w:t>
      </w:r>
    </w:p>
    <w:p w14:paraId="35FE4A5F" w14:textId="261CD7EE" w:rsidR="009A1E23" w:rsidRDefault="00A274A9" w:rsidP="009A1E23">
      <w:r>
        <w:t>We hypothesize fully convolutional (FC)</w:t>
      </w:r>
      <w:r w:rsidR="009A1E23">
        <w:t xml:space="preserve"> neural networks, trained using novel methods, will provide rapid and accurate identification and segmentation of CRLM and ablation-zones.</w:t>
      </w:r>
    </w:p>
    <w:p w14:paraId="777801DD" w14:textId="001A1170" w:rsidR="009A1E23" w:rsidRDefault="009A1E23" w:rsidP="009A1E23">
      <w:r>
        <w:t>Methods: Four FC model styles were investigated: Standard-, Residual-, Dense-3D-UNet, and Hybrid-</w:t>
      </w:r>
      <w:proofErr w:type="spellStart"/>
      <w:r>
        <w:t>WNet</w:t>
      </w:r>
      <w:proofErr w:type="spellEnd"/>
      <w:r>
        <w:t xml:space="preserve">. Models were trained on 92 patients from the Liver Tumor </w:t>
      </w:r>
      <w:proofErr w:type="gramStart"/>
      <w:r>
        <w:t>Segmentation(</w:t>
      </w:r>
      <w:proofErr w:type="spellStart"/>
      <w:proofErr w:type="gramEnd"/>
      <w:r>
        <w:t>LiTS</w:t>
      </w:r>
      <w:proofErr w:type="spellEnd"/>
      <w:r>
        <w:t xml:space="preserve">) challenge. For the evaluation, we acquired 15 patients from the 3D-IRCADb database, 18 patients from our </w:t>
      </w:r>
      <w:proofErr w:type="gramStart"/>
      <w:r>
        <w:t>institution(</w:t>
      </w:r>
      <w:proofErr w:type="gramEnd"/>
      <w:r>
        <w:t xml:space="preserve">CRLM=24, ablation-zone=19), and submitted to the </w:t>
      </w:r>
      <w:proofErr w:type="spellStart"/>
      <w:r>
        <w:t>LiTS</w:t>
      </w:r>
      <w:proofErr w:type="spellEnd"/>
      <w:r>
        <w:t xml:space="preserve"> challenge(n=70). Qualitative evaluations of our institutional data were performed by two board certified </w:t>
      </w:r>
      <w:proofErr w:type="gramStart"/>
      <w:r>
        <w:t>radiologists(</w:t>
      </w:r>
      <w:proofErr w:type="gramEnd"/>
      <w:r>
        <w:t xml:space="preserve">interventional, diagnostic), and a radiology-trained physician fellow, using a Likert scale 1-5. </w:t>
      </w:r>
    </w:p>
    <w:p w14:paraId="51EC75F1" w14:textId="77777777" w:rsidR="009A1E23" w:rsidRDefault="009A1E23" w:rsidP="009A1E23">
      <w:r>
        <w:t>Results: The most accurate model was the Hybrid-</w:t>
      </w:r>
      <w:proofErr w:type="spellStart"/>
      <w:r>
        <w:t>WNet</w:t>
      </w:r>
      <w:proofErr w:type="spellEnd"/>
      <w:r>
        <w:t xml:space="preserve">. On a patient-by-patient basis in the 3D-IRCADb dataset, the median(min-max) Dice similarity </w:t>
      </w:r>
      <w:proofErr w:type="gramStart"/>
      <w:r>
        <w:t>coefficient(</w:t>
      </w:r>
      <w:proofErr w:type="gramEnd"/>
      <w:r>
        <w:t xml:space="preserve">DSC) was 0.73(0.41-0.88), median surface distance was 1.75mm(0.57–7.63mm), and number of false-positives was 1(0-4). In the </w:t>
      </w:r>
      <w:proofErr w:type="spellStart"/>
      <w:r>
        <w:t>LiTS</w:t>
      </w:r>
      <w:proofErr w:type="spellEnd"/>
      <w:r>
        <w:t xml:space="preserve"> challenge(n=70), the global DSC was 0.810.  The model sensitivity was 98</w:t>
      </w:r>
      <w:proofErr w:type="gramStart"/>
      <w:r>
        <w:t>%(</w:t>
      </w:r>
      <w:proofErr w:type="gramEnd"/>
      <w:r>
        <w:t>47/48) for sites ≥15mm in diameter. Qualitatively, 100</w:t>
      </w:r>
      <w:proofErr w:type="gramStart"/>
      <w:r>
        <w:t>%(</w:t>
      </w:r>
      <w:proofErr w:type="gramEnd"/>
      <w:r>
        <w:t xml:space="preserve">24/24; minority vote) of the CRLM and 84%(16/19; majority vote) of the ablation-zones had Likert scores ≥4. </w:t>
      </w:r>
    </w:p>
    <w:p w14:paraId="3AB86D96" w14:textId="61A8FF30" w:rsidR="00DC7D15" w:rsidRDefault="009A1E23" w:rsidP="009A1E23">
      <w:r>
        <w:t>Conclusion: The Hybrid-</w:t>
      </w:r>
      <w:proofErr w:type="spellStart"/>
      <w:r>
        <w:t>WNet</w:t>
      </w:r>
      <w:proofErr w:type="spellEnd"/>
      <w:r>
        <w:t xml:space="preserve"> model provided </w:t>
      </w:r>
      <w:proofErr w:type="gramStart"/>
      <w:r>
        <w:t>fast(</w:t>
      </w:r>
      <w:proofErr w:type="gramEnd"/>
      <w:r>
        <w:t xml:space="preserve">&lt;30 seconds) and accurate segmentations of CRLM and ablation-zones on contrast-enhanced CT scans, </w:t>
      </w:r>
      <w:r w:rsidR="00C9105A">
        <w:t>with positive physician reviews.</w:t>
      </w:r>
    </w:p>
    <w:p w14:paraId="5C4F158F" w14:textId="55AA769C" w:rsidR="00201B5D" w:rsidRDefault="00201B5D" w:rsidP="00A46D05">
      <w:pPr>
        <w:pStyle w:val="Heading1"/>
        <w:pageBreakBefore/>
      </w:pPr>
      <w:r>
        <w:lastRenderedPageBreak/>
        <w:t>Introduction</w:t>
      </w:r>
    </w:p>
    <w:p w14:paraId="60FAFD51" w14:textId="77777777" w:rsidR="00201B5D" w:rsidRPr="00201B5D" w:rsidRDefault="00201B5D" w:rsidP="00201B5D">
      <w:pPr>
        <w:pStyle w:val="Heading2"/>
      </w:pPr>
      <w:r>
        <w:t>Colorectal Cancer in the United States</w:t>
      </w:r>
    </w:p>
    <w:p w14:paraId="17D4FB9F" w14:textId="2FF950FE" w:rsidR="00755C48" w:rsidRDefault="0015567A">
      <w:r>
        <w:t xml:space="preserve">Colorectal cancer (CRC) is </w:t>
      </w:r>
      <w:r w:rsidR="00A40956">
        <w:t xml:space="preserve">the </w:t>
      </w:r>
      <w:r w:rsidR="00821FB7">
        <w:t xml:space="preserve">third </w:t>
      </w:r>
      <w:r w:rsidR="00A40956">
        <w:t xml:space="preserve">most common </w:t>
      </w:r>
      <w:r w:rsidR="00C42A41">
        <w:t>cancer in</w:t>
      </w:r>
      <w:r w:rsidR="00821FB7">
        <w:t xml:space="preserve"> the United States in</w:t>
      </w:r>
      <w:r w:rsidR="00640705">
        <w:t xml:space="preserve"> both</w:t>
      </w:r>
      <w:r w:rsidR="00A40956">
        <w:t xml:space="preserve"> men and women</w:t>
      </w:r>
      <w:r w:rsidR="00A40956">
        <w:fldChar w:fldCharType="begin" w:fldLock="1"/>
      </w:r>
      <w:r w:rsidR="00D17B8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1&lt;/sup&gt;","plainTextFormattedCitation":"1","previouslyFormattedCitation":"&lt;sup&gt;1&lt;/sup&gt;"},"properties":{"noteIndex":0},"schema":"https://github.com/citation-style-language/schema/raw/master/csl-citation.json"}</w:instrText>
      </w:r>
      <w:r w:rsidR="00A40956">
        <w:fldChar w:fldCharType="separate"/>
      </w:r>
      <w:r w:rsidR="00D17B88" w:rsidRPr="00D17B88">
        <w:rPr>
          <w:noProof/>
          <w:vertAlign w:val="superscript"/>
        </w:rPr>
        <w:t>1</w:t>
      </w:r>
      <w:r w:rsidR="00A40956">
        <w:fldChar w:fldCharType="end"/>
      </w:r>
      <w:r w:rsidR="00640705">
        <w:t xml:space="preserve"> and a leading cause of cancer-related death worldwide</w:t>
      </w:r>
      <w:r w:rsidR="001E5329">
        <w:fldChar w:fldCharType="begin" w:fldLock="1"/>
      </w:r>
      <w:r w:rsidR="00014931">
        <w:instrText>ADDIN CSL_CITATION {"citationItems":[{"id":"ITEM-1","itemData":{"URL":"https://governance.iarc.fr/SC/SC50/Biennial Report 2012-2013.pdf","accessed":{"date-parts":[["2020","10","27"]]},"id":"ITEM-1","issued":{"date-parts":[["0"]]},"title":"WHO Biennial Report 2012-2013","type":"webpage"},"uris":["http://www.mendeley.com/documents/?uuid=8eacd8d4-b3af-3b1b-89a7-35551c1923f6"]}],"mendeley":{"formattedCitation":"&lt;sup&gt;2&lt;/sup&gt;","plainTextFormattedCitation":"2","previouslyFormattedCitation":"&lt;sup&gt;2&lt;/sup&gt;"},"properties":{"noteIndex":0},"schema":"https://github.com/citation-style-language/schema/raw/master/csl-citation.json"}</w:instrText>
      </w:r>
      <w:r w:rsidR="001E5329">
        <w:fldChar w:fldCharType="separate"/>
      </w:r>
      <w:r w:rsidR="001E5329" w:rsidRPr="001E5329">
        <w:rPr>
          <w:noProof/>
          <w:vertAlign w:val="superscript"/>
        </w:rPr>
        <w:t>2</w:t>
      </w:r>
      <w:r w:rsidR="001E5329">
        <w:fldChar w:fldCharType="end"/>
      </w:r>
      <w:r>
        <w:t xml:space="preserve">.  </w:t>
      </w:r>
      <w:r w:rsidR="0093419B">
        <w:t>The main cause of death for CRC patients is due to metastasis</w:t>
      </w:r>
      <w:r w:rsidR="0093419B">
        <w:fldChar w:fldCharType="begin" w:fldLock="1"/>
      </w:r>
      <w:r w:rsidR="00511706">
        <w:instrText>ADDIN CSL_CITATION {"citationItems":[{"id":"ITEM-1","itemData":{"DOI":"10.3322/caac.21395","ISSN":"1542-4863","PMID":"28248415","abstract":"Colorectal cancer (CRC) is one of the most common malignancies in the United States. Every 3 years, the American Cancer Society provides an update of CRC incidence, survival, and mortality rates and trends. Incidence data through 2013 were provided by the Surveillance, Epidemiology, and End Results program, the National Program of Cancer Registries, and the North American Association of Central Cancer Registries. Mortality data through 2014 were provided by the National Center for Health Statistics. CRC incidence rates are highest in Alaska Natives and blacks and lowest in Asian/Pacific Islanders, and they are 30% to 40% higher in men than in women. Recent temporal patterns are generally similar by race and sex, but differ by age. Between 2000 and 2013, incidence rates in adults aged ≥50 years declined by 32%, with the drop largest for distal tumors in people aged ≥65 years (incidence rate ratio [IRR], 0.50; 95% confidence interval [95% CI], 0.48-0.52) and smallest for rectal tumors in ages 50 to 64 years (male IRR, 0.91; 95% CI, 0.85-0.96; female IRR, 1.00; 95% CI, 0.93-1.08). Overall CRC incidence in individuals ages ≥50 years declined from 2009 to 2013 in every state except Arkansas, with the decrease exceeding 5% annually in 7 states; however, rectal tumor incidence in those ages 50 to 64 years was stable in most states. Among adults aged &lt;50 years, CRC incidence rates increased by 22% from 2000 to 2013, driven solely by tumors in the distal colon (IRR, 1.24; 95% CI, 1.13-1.35) and rectum (IRR, 1.22; 95% CI, 1.13-1.31). Similar to incidence patterns, CRC death rates decreased by 34% among individuals aged ≥50 years during 2000 through 2014, but increased by 13% in those aged &lt;50 years. Progress against CRC can be accelerated by increasing initiation of screening at age 50 years (average risk) or earlier (eg, family history of CRC/advanced adenomas) and eliminating disparities in high-quality treatment. In addition, research is needed to elucidate causes for increasing CRC in young adults. CA Cancer J Clin 2017. © 2017 American Cancer Society. CA Cancer J Clin 2017;67:177-193. © 2017 American Cancer Society.","author":[{"dropping-particle":"","family":"Siegel","given":"Rebecca L.","non-dropping-particle":"","parse-names":false,"suffix":""},{"dropping-particle":"","family":"Miller","given":"Kimberly D.","non-dropping-particle":"","parse-names":false,"suffix":""},{"dropping-particle":"","family":"Fedewa","given":"Stacey A.","non-dropping-particle":"","parse-names":false,"suffix":""},{"dropping-particle":"","family":"Ahnen","given":"Dennis J.","non-dropping-particle":"","parse-names":false,"suffix":""},{"dropping-particle":"","family":"Meester","given":"Reinier G. S.","non-dropping-particle":"","parse-names":false,"suffix":""},{"dropping-particle":"","family":"Barzi","given":"Afsaneh","non-dropping-particle":"","parse-names":false,"suffix":""},{"dropping-particle":"","family":"Jemal","given":"Ahmedin","non-dropping-particle":"","parse-names":false,"suffix":""}],"container-title":"CA: A Cancer Journal for Clinicians","id":"ITEM-1","issue":"3","issued":{"date-parts":[["2017","5","6"]]},"page":"177-193","publisher":"American Cancer Society","title":"Colorectal cancer statistics, 2017","type":"article-journal","volume":"67"},"uris":["http://www.mendeley.com/documents/?uuid=4942358c-2292-3e88-8760-e23bf73e5581"]}],"mendeley":{"formattedCitation":"&lt;sup&gt;3&lt;/sup&gt;","plainTextFormattedCitation":"3","previouslyFormattedCitation":"&lt;sup&gt;3&lt;/sup&gt;"},"properties":{"noteIndex":0},"schema":"https://github.com/citation-style-language/schema/raw/master/csl-citation.json"}</w:instrText>
      </w:r>
      <w:r w:rsidR="0093419B">
        <w:fldChar w:fldCharType="separate"/>
      </w:r>
      <w:r w:rsidR="00511706" w:rsidRPr="00511706">
        <w:rPr>
          <w:noProof/>
          <w:vertAlign w:val="superscript"/>
        </w:rPr>
        <w:t>3</w:t>
      </w:r>
      <w:r w:rsidR="0093419B">
        <w:fldChar w:fldCharType="end"/>
      </w:r>
      <w:r w:rsidR="00A35135">
        <w:t>.</w:t>
      </w:r>
      <w:r w:rsidR="0093419B">
        <w:t xml:space="preserve"> </w:t>
      </w:r>
      <w:r w:rsidR="00A35135">
        <w:t>U</w:t>
      </w:r>
      <w:r w:rsidR="002E727C">
        <w:t xml:space="preserve">p to 60% of patients develop colorectal liver metastasis (CRLM) over the course of their disease, </w:t>
      </w:r>
      <w:r w:rsidR="0093419B">
        <w:t>with</w:t>
      </w:r>
      <w:r w:rsidR="002E727C">
        <w:t xml:space="preserve"> </w:t>
      </w:r>
      <w:r w:rsidR="00755C48">
        <w:t>25% present</w:t>
      </w:r>
      <w:r w:rsidR="00BC53A3">
        <w:t>ing</w:t>
      </w:r>
      <w:r w:rsidR="00755C48">
        <w:t xml:space="preserve"> </w:t>
      </w:r>
      <w:r w:rsidR="00C36979">
        <w:t xml:space="preserve">with </w:t>
      </w:r>
      <w:r w:rsidR="002E727C">
        <w:t xml:space="preserve">CRLM </w:t>
      </w:r>
      <w:r w:rsidR="00821FB7">
        <w:t>at</w:t>
      </w:r>
      <w:r w:rsidR="006730B6">
        <w:t xml:space="preserve"> </w:t>
      </w:r>
      <w:r w:rsidR="00755C48">
        <w:t>diagnosis</w:t>
      </w:r>
      <w:r w:rsidR="002E727C">
        <w:fldChar w:fldCharType="begin" w:fldLock="1"/>
      </w:r>
      <w:r w:rsidR="00511706">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lt;sup&gt;4&lt;/sup&gt;","plainTextFormattedCitation":"4","previouslyFormattedCitation":"&lt;sup&gt;4&lt;/sup&gt;"},"properties":{"noteIndex":0},"schema":"https://github.com/citation-style-language/schema/raw/master/csl-citation.json"}</w:instrText>
      </w:r>
      <w:r w:rsidR="002E727C">
        <w:fldChar w:fldCharType="separate"/>
      </w:r>
      <w:r w:rsidR="00511706" w:rsidRPr="00511706">
        <w:rPr>
          <w:noProof/>
          <w:vertAlign w:val="superscript"/>
        </w:rPr>
        <w:t>4</w:t>
      </w:r>
      <w:r w:rsidR="002E727C">
        <w:fldChar w:fldCharType="end"/>
      </w:r>
      <w:r>
        <w:t>.</w:t>
      </w:r>
      <w:r w:rsidR="0093419B">
        <w:t xml:space="preserve"> Such facts</w:t>
      </w:r>
      <w:r w:rsidR="00305171">
        <w:t xml:space="preserve"> </w:t>
      </w:r>
      <w:r w:rsidR="0093419B">
        <w:t>highlight</w:t>
      </w:r>
      <w:r w:rsidR="008A6E73">
        <w:t xml:space="preserve"> </w:t>
      </w:r>
      <w:r w:rsidR="006730B6">
        <w:t xml:space="preserve">the importance of </w:t>
      </w:r>
      <w:r w:rsidR="0093419B">
        <w:t xml:space="preserve">liver-directed </w:t>
      </w:r>
      <w:r w:rsidR="006730B6">
        <w:t xml:space="preserve">loco-regional therapies (LRT) </w:t>
      </w:r>
      <w:r w:rsidR="002E727C">
        <w:t>for these patients</w:t>
      </w:r>
      <w:r w:rsidR="006730B6">
        <w:t>.</w:t>
      </w:r>
    </w:p>
    <w:p w14:paraId="70A28008" w14:textId="0292D5AC" w:rsidR="002E727C" w:rsidRDefault="00755C48" w:rsidP="002E727C">
      <w:r>
        <w:t>While s</w:t>
      </w:r>
      <w:r w:rsidR="0015567A">
        <w:t>everal treatment options</w:t>
      </w:r>
      <w:r w:rsidR="00C30287">
        <w:t xml:space="preserve"> are available</w:t>
      </w:r>
      <w:r w:rsidR="0015567A">
        <w:t xml:space="preserve"> for </w:t>
      </w:r>
      <w:r>
        <w:t>CRL</w:t>
      </w:r>
      <w:r w:rsidR="00640705">
        <w:t>M</w:t>
      </w:r>
      <w:r w:rsidR="002E727C">
        <w:t xml:space="preserve"> (</w:t>
      </w:r>
      <w:proofErr w:type="gramStart"/>
      <w:r w:rsidR="002E727C">
        <w:t>in particular radiation</w:t>
      </w:r>
      <w:proofErr w:type="gramEnd"/>
      <w:r w:rsidR="002E727C">
        <w:t xml:space="preserve"> and ablation therapies)</w:t>
      </w:r>
      <w:r w:rsidR="0015567A">
        <w:t xml:space="preserve">, they all </w:t>
      </w:r>
      <w:r w:rsidR="00C30287">
        <w:t xml:space="preserve">rely </w:t>
      </w:r>
      <w:r w:rsidR="0015567A">
        <w:t xml:space="preserve">on </w:t>
      </w:r>
      <w:r w:rsidR="002E727C">
        <w:t xml:space="preserve">accurate </w:t>
      </w:r>
      <w:r w:rsidR="006730B6">
        <w:t xml:space="preserve">estimation </w:t>
      </w:r>
      <w:r w:rsidR="0015567A">
        <w:t xml:space="preserve">of </w:t>
      </w:r>
      <w:r w:rsidR="00C30287">
        <w:t>disease</w:t>
      </w:r>
      <w:r w:rsidR="006730B6">
        <w:t xml:space="preserve"> extent</w:t>
      </w:r>
      <w:r w:rsidR="002E727C">
        <w:t>, usually involving cross-sectional imaging with contrast-enhanced CT (CECT) or MRI</w:t>
      </w:r>
      <w:r>
        <w:t>. CRL</w:t>
      </w:r>
      <w:r w:rsidR="00640705">
        <w:t>M</w:t>
      </w:r>
      <w:r>
        <w:t xml:space="preserve"> often appear</w:t>
      </w:r>
      <w:r w:rsidR="005075ED">
        <w:t>s</w:t>
      </w:r>
      <w:r>
        <w:t xml:space="preserve"> as hypo-</w:t>
      </w:r>
      <w:r w:rsidR="0051477F">
        <w:t>enhancing lesions o</w:t>
      </w:r>
      <w:r>
        <w:t xml:space="preserve">n </w:t>
      </w:r>
      <w:r w:rsidR="0051477F">
        <w:t>routine</w:t>
      </w:r>
      <w:r>
        <w:t xml:space="preserve"> </w:t>
      </w:r>
      <w:r w:rsidR="002E727C">
        <w:t xml:space="preserve">CECT </w:t>
      </w:r>
      <w:r>
        <w:t>portal-venous p</w:t>
      </w:r>
      <w:r w:rsidR="00C051B2">
        <w:t>hase image</w:t>
      </w:r>
      <w:r w:rsidR="0051477F">
        <w:t>s</w:t>
      </w:r>
      <w:r w:rsidR="005075ED">
        <w:t>. H</w:t>
      </w:r>
      <w:r w:rsidR="00A04474">
        <w:t>owever, their detection</w:t>
      </w:r>
      <w:r w:rsidR="00C051B2">
        <w:t xml:space="preserve"> </w:t>
      </w:r>
      <w:r w:rsidR="00D77F81">
        <w:t>can be challenging</w:t>
      </w:r>
      <w:r w:rsidR="00C119BE">
        <w:t xml:space="preserve"> owing to</w:t>
      </w:r>
      <w:r w:rsidR="00D77F81">
        <w:t xml:space="preserve"> due </w:t>
      </w:r>
      <w:r w:rsidR="0051477F">
        <w:t>ill-defined margins, particularly for sub-centimeter lesions</w:t>
      </w:r>
      <w:r w:rsidR="00C051B2">
        <w:t>.</w:t>
      </w:r>
    </w:p>
    <w:p w14:paraId="4DD3E0A0" w14:textId="7C3530CE" w:rsidR="002E727C" w:rsidRDefault="002E727C">
      <w:r>
        <w:t xml:space="preserve">Both radiofrequency and microwave ablation interventions aim for a minimum margin to be </w:t>
      </w:r>
      <w:r w:rsidR="00C119BE">
        <w:t>achieved</w:t>
      </w:r>
      <w:r>
        <w:t xml:space="preserve"> around the disease to ensure that all microscopic disease is treated. </w:t>
      </w:r>
      <w:r w:rsidR="00A04474">
        <w:t xml:space="preserve">This requires both segmentation of disease on pre-treatment images, and the ablation zone on post-treatment images to assess the ablation </w:t>
      </w:r>
      <w:r w:rsidR="00A04474" w:rsidRPr="008F0BB6">
        <w:t>margin</w:t>
      </w:r>
      <w:r w:rsidR="00A04474">
        <w:fldChar w:fldCharType="begin" w:fldLock="1"/>
      </w:r>
      <w:r w:rsidR="00511706">
        <w:instrText>ADDIN CSL_CITATION {"citationItems":[{"id":"ITEM-1","itemData":{"DOI":"10.1007/s00330-015-3779-z","ISSN":"0938-7994","PMID":"25994193","abstract":"OBJECTIVES Previous attempts at meta-analysis and systematic review have not provided clear recommendations for the clinical application of thermal ablation in metastatic colorectal cancer. Many authors believe that the probability of gathering randomised controlled trial (RCT) data is low. Our aim is to provide a consensus document making recommendations on the appropriate application of thermal ablation in patients with colorectal liver metastases. METHODS This consensus paper was discussed by an expert panel at The Interventional Oncology Sans Frontières 2013. A literature review was presented. Tumour characteristics, ablation technique and different clinical applications were considered and the level of consensus was documented. RESULTS Specific recommendations are made with regard to metastasis size, number, and location and ablation technique. Mean 31 % 5-year survival post-ablation in selected patients has resulted in acceptance of this therapy for those with technically inoperable but limited liver disease and those with limited liver reserve or co-morbidities that render them inoperable. CONCLUSIONS In the absence of RCT data, it is our aim that this consensus document will facilitate judicious selection of the patients most likely to benefit from thermal ablation and provide a unified interventional oncological perspective for the use of this technology. KEY POINTS • Best results require due consideration of tumour size, number, volume and location. • Ablation technology, imaging guidance and intra-procedural imaging assessment must be optimised. • Accepted applications include inoperable disease due to tumour distribution or inadequate liver reserve. • Other current indications include concurrent co-morbidity, patient choice and the test-of-time approach. • Future applications may include resectable disease, e.g. for small solitary tumours.","author":[{"dropping-particle":"","family":"Gillams","given":"Alice","non-dropping-particle":"","parse-names":false,"suffix":""},{"dropping-particle":"","family":"Goldberg","given":"Nahum","non-dropping-particle":"","parse-names":false,"suffix":""},{"dropping-particle":"","family":"Ahmed","given":"Muneeb","non-dropping-particle":"","parse-names":false,"suffix":""},{"dropping-particle":"","family":"Bale","given":"Reto","non-dropping-particle":"","parse-names":false,"suffix":""},{"dropping-particle":"","family":"Breen","given":"David","non-dropping-particle":"","parse-names":false,"suffix":""},{"dropping-particle":"","family":"Callstrom","given":"Matthew","non-dropping-particle":"","parse-names":false,"suffix":""},{"dropping-particle":"","family":"Chen","given":"Min Hua","non-dropping-particle":"","parse-names":false,"suffix":""},{"dropping-particle":"","family":"Choi","given":"Byung Ihn","non-dropping-particle":"","parse-names":false,"suffix":""},{"dropping-particle":"","family":"Baere","given":"Thierry","non-dropping-particle":"de","parse-names":false,"suffix":""},{"dropping-particle":"","family":"Dupuy","given":"Damian","non-dropping-particle":"","parse-names":false,"suffix":""},{"dropping-particle":"","family":"Gangi","given":"Afshin","non-dropping-particle":"","parse-names":false,"suffix":""},{"dropping-particle":"","family":"Gervais","given":"Debra","non-dropping-particle":"","parse-names":false,"suffix":""},{"dropping-particle":"","family":"Helmberger","given":"Thomas","non-dropping-particle":"","parse-names":false,"suffix":""},{"dropping-particle":"","family":"Jung","given":"Ernst-Michael","non-dropping-particle":"","parse-names":false,"suffix":""},{"dropping-particle":"","family":"Lee","given":"Fred","non-dropping-particle":"","parse-names":false,"suffix":""},{"dropping-particle":"","family":"Lencioni","given":"Riccardo","non-dropping-particle":"","parse-names":false,"suffix":""},{"dropping-particle":"","family":"Liang","given":"Ping","non-dropping-particle":"","parse-names":false,"suffix":""},{"dropping-particle":"","family":"Livraghi","given":"Tito","non-dropping-particle":"","parse-names":false,"suffix":""},{"dropping-particle":"","family":"Lu","given":"David","non-dropping-particle":"","parse-names":false,"suffix":""},{"dropping-particle":"","family":"Meloni","given":"Franca","non-dropping-particle":"","parse-names":false,"suffix":""},{"dropping-particle":"","family":"Pereira","given":"Philippe","non-dropping-particle":"","parse-names":false,"suffix":""},{"dropping-particle":"","family":"Piscaglia","given":"Fabio","non-dropping-particle":"","parse-names":false,"suffix":""},{"dropping-particle":"","family":"Rhim","given":"Hyunchul","non-dropping-particle":"","parse-names":false,"suffix":""},{"dropping-particle":"","family":"Salem","given":"Riad","non-dropping-particle":"","parse-names":false,"suffix":""},{"dropping-particle":"","family":"Sofocleous","given":"Constantinos","non-dropping-particle":"","parse-names":false,"suffix":""},{"dropping-particle":"","family":"Solomon","given":"Stephen B.","non-dropping-particle":"","parse-names":false,"suffix":""},{"dropping-particle":"","family":"Soulen","given":"Michael","non-dropping-particle":"","parse-names":false,"suffix":""},{"dropping-particle":"","family":"Tanaka","given":"Masatoshi","non-dropping-particle":"","parse-names":false,"suffix":""},{"dropping-particle":"","family":"Vogl","given":"Thomas","non-dropping-particle":"","parse-names":false,"suffix":""},{"dropping-particle":"","family":"Wood","given":"Brad","non-dropping-particle":"","parse-names":false,"suffix":""},{"dropping-particle":"","family":"Solbiati","given":"Luigi","non-dropping-particle":"","parse-names":false,"suffix":""}],"container-title":"European Radiology","id":"ITEM-1","issue":"12","issued":{"date-parts":[["2015","12","22"]]},"page":"3438-3454","title":"Thermal ablation of colorectal liver metastases: a position paper by an international panel of ablation experts, the interventional oncology sans frontières meeting 2013","type":"article-journal","volume":"25"},"uris":["http://www.mendeley.com/documents/?uuid=53a48e54-822b-3716-a257-ddf19e378acc"]}],"mendeley":{"formattedCitation":"&lt;sup&gt;5&lt;/sup&gt;","plainTextFormattedCitation":"5","previouslyFormattedCitation":"&lt;sup&gt;5&lt;/sup&gt;"},"properties":{"noteIndex":0},"schema":"https://github.com/citation-style-language/schema/raw/master/csl-citation.json"}</w:instrText>
      </w:r>
      <w:r w:rsidR="00A04474">
        <w:fldChar w:fldCharType="separate"/>
      </w:r>
      <w:r w:rsidR="00305171" w:rsidRPr="00305171">
        <w:rPr>
          <w:noProof/>
          <w:vertAlign w:val="superscript"/>
        </w:rPr>
        <w:t>5</w:t>
      </w:r>
      <w:r w:rsidR="00A04474">
        <w:fldChar w:fldCharType="end"/>
      </w:r>
      <w:r w:rsidR="00A04474">
        <w:t xml:space="preserve">. </w:t>
      </w:r>
      <w:r>
        <w:t xml:space="preserve">The ablation </w:t>
      </w:r>
      <w:r w:rsidR="00A04474">
        <w:t>zone</w:t>
      </w:r>
      <w:r>
        <w:t xml:space="preserve"> </w:t>
      </w:r>
      <w:r w:rsidR="000B6221">
        <w:t xml:space="preserve">is </w:t>
      </w:r>
      <w:r>
        <w:t>hypo-enhanc</w:t>
      </w:r>
      <w:r w:rsidR="000B6221">
        <w:t>ed</w:t>
      </w:r>
      <w:r>
        <w:t xml:space="preserve"> on CECT images, </w:t>
      </w:r>
      <w:proofErr w:type="gramStart"/>
      <w:r>
        <w:t>similar to</w:t>
      </w:r>
      <w:proofErr w:type="gramEnd"/>
      <w:r>
        <w:t xml:space="preserve"> the CRLM. A clinical trial is underway (Identifier:</w:t>
      </w:r>
      <w:r w:rsidRPr="00717C8A">
        <w:t xml:space="preserve"> NCT04083378</w:t>
      </w:r>
      <w:r>
        <w:t xml:space="preserve">)  to map the </w:t>
      </w:r>
      <w:r w:rsidR="000B6221">
        <w:t>CRLM</w:t>
      </w:r>
      <w:r>
        <w:t xml:space="preserve"> from pre-treatment to post-treatment imaging and assess treatment efficacy, but manual segmentations of both </w:t>
      </w:r>
      <w:r w:rsidR="000B6221">
        <w:t xml:space="preserve">the </w:t>
      </w:r>
      <w:r>
        <w:t xml:space="preserve">disease and </w:t>
      </w:r>
      <w:r w:rsidR="000B6221">
        <w:t xml:space="preserve">the </w:t>
      </w:r>
      <w:r>
        <w:t>ablation zone</w:t>
      </w:r>
      <w:r w:rsidR="000B6221">
        <w:t xml:space="preserve"> is still required</w:t>
      </w:r>
      <w:r>
        <w:fldChar w:fldCharType="begin" w:fldLock="1"/>
      </w:r>
      <w:r w:rsidR="00511706">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6&lt;/sup&gt;","plainTextFormattedCitation":"6","previouslyFormattedCitation":"&lt;sup&gt;6&lt;/sup&gt;"},"properties":{"noteIndex":0},"schema":"https://github.com/citation-style-language/schema/raw/master/csl-citation.json"}</w:instrText>
      </w:r>
      <w:r>
        <w:fldChar w:fldCharType="separate"/>
      </w:r>
      <w:r w:rsidR="00305171" w:rsidRPr="00305171">
        <w:rPr>
          <w:noProof/>
          <w:vertAlign w:val="superscript"/>
        </w:rPr>
        <w:t>6</w:t>
      </w:r>
      <w:r>
        <w:fldChar w:fldCharType="end"/>
      </w:r>
      <w:r>
        <w:t>, adding time to the procedure.</w:t>
      </w:r>
    </w:p>
    <w:p w14:paraId="269F8E4C" w14:textId="2C454297" w:rsidR="00C051B2" w:rsidRDefault="0067059F">
      <w:r>
        <w:t xml:space="preserve">To date, automated liver disease segmentation tasks have </w:t>
      </w:r>
      <w:r w:rsidR="000B6221">
        <w:t xml:space="preserve">either </w:t>
      </w:r>
      <w:r>
        <w:t>largely focused</w:t>
      </w:r>
      <w:r w:rsidR="00BE56D1">
        <w:t xml:space="preserve"> </w:t>
      </w:r>
      <w:r>
        <w:t>on primary liver disease</w:t>
      </w:r>
      <w:r w:rsidR="00060A0A">
        <w:t>,</w:t>
      </w:r>
      <w:r w:rsidR="00BE56D1">
        <w:t xml:space="preserve"> </w:t>
      </w:r>
      <w:r w:rsidR="007F0C25">
        <w:t xml:space="preserve">or </w:t>
      </w:r>
      <w:r w:rsidR="000B6221">
        <w:t xml:space="preserve">have </w:t>
      </w:r>
      <w:r w:rsidR="007F0C25">
        <w:t>not included qualitative evaluation of generated contours</w:t>
      </w:r>
      <w:r w:rsidR="00014931">
        <w:fldChar w:fldCharType="begin" w:fldLock="1"/>
      </w:r>
      <w:r w:rsidR="00511706">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LNCS"},"uris":["http://www.mendeley.com/documents/?uuid=fbfadfd5-904e-3992-a0e8-109979cc84da"]},{"id":"ITEM-2","itemData":{"DOI":"10.1148/ryai.2019180014","ISSN":"2638-6100","abstract":"A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Intelligence","id":"ITEM-2","issue":"2","issued":{"date-parts":[["2019","3","13"]]},"page":"180014","publisher":"Radiological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Metastases","type":"article-journal","volume":"1"},"uris":["http://www.mendeley.com/documents/?uuid=46a2a511-d32d-3c74-8ce4-2170b8e67a9b"]},{"id":"ITEM-3","itemData":{"DOI":"10.1109/TMI.2018.2845918","ISSN":"0278-0062","PMID":"29994201","abstract":"Liver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Imaging","id":"ITEM-3","issued":{"date-parts":[["2018","6","11"]]},"page":"1-1","title":"H-DenseUNet: Hybrid Densely Connected UNet for Liver and Tumor Segmentation from CT Volumes","type":"article-journal"},"uris":["http://www.mendeley.com/documents/?uuid=fb3bfcd1-0396-3f63-8ace-be0f98a0872f"]},{"id":"ITEM-4","itemData":{"DOI":"10.1109/TMI.2019.2948320","ISSN":"1558254X","PMID":"31634827","abstract":"Segmentation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Imaging","id":"ITEM-4","issue":"5","issued":{"date-parts":[["2020","5","1"]]},"page":"1316-1325","publisher":"Institute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7–10&lt;/sup&gt;","plainTextFormattedCitation":"7–10","previouslyFormattedCitation":"&lt;sup&gt;7–10&lt;/sup&gt;"},"properties":{"noteIndex":0},"schema":"https://github.com/citation-style-language/schema/raw/master/csl-citation.json"}</w:instrText>
      </w:r>
      <w:r w:rsidR="00014931">
        <w:fldChar w:fldCharType="separate"/>
      </w:r>
      <w:r w:rsidR="00305171" w:rsidRPr="00305171">
        <w:rPr>
          <w:noProof/>
          <w:vertAlign w:val="superscript"/>
        </w:rPr>
        <w:t>7–10</w:t>
      </w:r>
      <w:r w:rsidR="00014931">
        <w:fldChar w:fldCharType="end"/>
      </w:r>
      <w:r w:rsidR="007F0C25">
        <w:t>.</w:t>
      </w:r>
      <w:r w:rsidR="0016443B">
        <w:t xml:space="preserve"> </w:t>
      </w:r>
      <w:ins w:id="0" w:author="Anderson, Brian" w:date="2022-06-21T12:19:00Z">
        <w:r w:rsidR="00AE071A">
          <w:t>Furthermore, hepatocellular carcinomas tend to have enhancement during the arterial phase of contrast-enhanced CT with a hypodense rim</w:t>
        </w:r>
      </w:ins>
      <w:ins w:id="1" w:author="Anderson, Brian" w:date="2022-06-21T12:49:00Z">
        <w:r w:rsidR="00511706">
          <w:fldChar w:fldCharType="begin" w:fldLock="1"/>
        </w:r>
      </w:ins>
      <w:r w:rsidR="00511706">
        <w:instrText>ADDIN CSL_CITATION {"citationItems":[{"id":"ITEM-1","itemData":{"DOI":"10.1016/j.jceh.2014.06.009","author":[{"dropping-particle":"","family":"Shah","given":"Samir","non-dropping-particle":"","parse-names":false,"suffix":""},{"dropping-particle":"","family":"Shukla","given":"Akash","non-dropping-particle":"","parse-names":false,"suffix":""},{"dropping-particle":"","family":"Paunipagar","given":"Bhawan","non-dropping-particle":"","parse-names":false,"suffix":""}],"id":"ITEM-1","issued":{"date-parts":[["2014"]]},"title":"Radiological Features of Hepatocellular Carcinoma","type":"article-journal"},"uris":["http://www.mendeley.com/documents/?uuid=b2fce5c0-9885-315d-b011-013aad979962"]},{"id":"ITEM-2","itemData":{"DOI":"10.1148/radiol.2017170554","abstract":"The Liver Imaging Reporting and Data System (LI-RADS) standardizes the interpretation, reporting, and data collection for imaging examinations in patients at risk for he-patocellular carcinoma (HCC). It assigns category codes reflecting relative probability of HCC to imaging-detected liver observations based on major and ancillary imaging features. LI-RADS also includes imaging features suggesting malignancy other than HCC. Supported and endorsed by the American College of Radiology (ACR), the system has been developed by a committee of radiologists, hepa-tologists, pathologists, surgeons, lexicon experts, and ACR staff, with input from the American Association for the Study of Liver Diseases and the Organ Procurement Transplantation Network/United Network for Organ Sharing. Development of LI-RADS has been based on literature review, expert opinion, rounds of testing and iteration, and feedback from users. This article summarizes and assesses the quality of evidence supporting each LI-RADS major feature for diagnosis of HCC, as well as of the LI-RADS imaging features suggesting malignancy other than HCC. Based on the evidence, recommendations are provided for or against their continued inclusion in selection of five major features was based on expert opinion, the literature review was performed to ensure that imaging-based diagnostic criteria were able to achieve near-100% spec-ificity for the noninvasive diagnosis of HCC. This review focused on the evidence supporting the inclusion of imaging features and did not attempt to gather evidence on the composition of the LI-RADS diagnostic algorithm and probability of HCC for different combinations of criteria (other than the hallmark combination of APHE and washout appearance) in the LI-RADS diagnostic table. Each subgroup was charged with developing key research questions and then critically reviewing the literature to answer research questions thematically related to its assigned topic. Search Strategy The PICO (patient population, intervention , comparison, and outcome) format frequently used in structured reviews does not lend itself well to studies of diagnostic performance. Rather than using PICO-style questions to guide the searches, therefore, the subgroups formulated free-form questions in advance with feedback from the other subgroups. A total of 10 questions were formulated under the framework and with the understanding that their answers would inform recommendations for removing or continuing to…","author":[{"dropping-particle":"","family":"Tang","given":"An","non-dropping-particle":"","parse-names":false,"suffix":""},{"dropping-particle":"","family":"Bashir","given":"Mustafa R","non-dropping-particle":"","parse-names":false,"suffix":""},{"dropping-particle":"","family":"Corwin","given":"Michael T","non-dropping-particle":"","parse-names":false,"suffix":""},{"dropping-particle":"","family":"Cruite","given":"Irene","non-dropping-particle":"","parse-names":false,"suffix":""},{"dropping-particle":"","family":"Dietrich","given":"Christoph F","non-dropping-particle":"","parse-names":false,"suffix":""},{"dropping-particle":"","family":"Do","given":"Richard K G","non-dropping-particle":"","parse-names":false,"suffix":""},{"dropping-particle":"","family":"Ehman","given":"Eric C","non-dropping-particle":"","parse-names":false,"suffix":""},{"dropping-particle":"","family":"Fowler","given":"Kathryn J","non-dropping-particle":"","parse-names":false,"suffix":""},{"dropping-particle":"","family":"Hussain","given":"Hero K","non-dropping-particle":"","parse-names":false,"suffix":""},{"dropping-particle":"","family":"Jha","given":"Reena C","non-dropping-particle":"","parse-names":false,"suffix":""},{"dropping-particle":"","family":"Karam","given":"Adib R","non-dropping-particle":"","parse-names":false,"suffix":""},{"dropping-particle":"","family":"Mamidipalli","given":"Adrija","non-dropping-particle":"","parse-names":false,"suffix":""},{"dropping-particle":"","family":"Marks","given":"Robert M","non-dropping-particle":"","parse-names":false,"suffix":""},{"dropping-particle":"","family":"Mitchell","given":"Donald G","non-dropping-particle":"","parse-names":false,"suffix":""},{"dropping-particle":"","family":"Morgan","given":"Tara A","non-dropping-particle":"","parse-names":false,"suffix":""},{"dropping-particle":"","family":"Ohliger","given":"Michael A","non-dropping-particle":"","parse-names":false,"suffix":""},{"dropping-particle":"","family":"Shah","given":"Amol","non-dropping-particle":"","parse-names":false,"suffix":""},{"dropping-particle":"","family":"Vu","given":"Kim-Nhien","non-dropping-particle":"","parse-names":false,"suffix":""},{"dropping-particle":"","family":"Sirlin","given":"Claude B","non-dropping-particle":"","parse-names":false,"suffix":""}],"container-title":"Reviews and CommentaRy n Review Radiology","id":"ITEM-2","issue":"1","issued":{"date-parts":[["2018"]]},"title":"evidence supporting Li-Rads major Features for Ct-and mR imaging-based diagnosis of Hepatocellular Carcinoma: A Systematic Review 1 REVIEW: LI-RADS Major Features for Hepatocellular Carcinoma Diagnosis Tang et al","type":"article-journal","volume":"286"},"uris":["http://www.mendeley.com/documents/?uuid=0c3ca900-4cac-3cd5-b12d-17e788c2e101"]}],"mendeley":{"formattedCitation":"&lt;sup&gt;11,12&lt;/sup&gt;","plainTextFormattedCitation":"11,12","previouslyFormattedCitation":"&lt;sup&gt;11,12&lt;/sup&gt;"},"properties":{"noteIndex":0},"schema":"https://github.com/citation-style-language/schema/raw/master/csl-citation.json"}</w:instrText>
      </w:r>
      <w:r w:rsidR="00511706">
        <w:fldChar w:fldCharType="separate"/>
      </w:r>
      <w:r w:rsidR="00511706" w:rsidRPr="00511706">
        <w:rPr>
          <w:noProof/>
          <w:vertAlign w:val="superscript"/>
        </w:rPr>
        <w:t>11,12</w:t>
      </w:r>
      <w:ins w:id="2" w:author="Anderson, Brian" w:date="2022-06-21T12:49:00Z">
        <w:r w:rsidR="00511706">
          <w:fldChar w:fldCharType="end"/>
        </w:r>
      </w:ins>
      <w:ins w:id="3" w:author="Anderson, Brian" w:date="2022-06-21T12:19:00Z">
        <w:r w:rsidR="00AE071A">
          <w:t>, while CRLM often show hyperenhancement on the rim and a hypo</w:t>
        </w:r>
      </w:ins>
      <w:ins w:id="4" w:author="Anderson, Brian" w:date="2022-06-21T12:20:00Z">
        <w:r w:rsidR="00AE071A">
          <w:t>-enhancing center</w:t>
        </w:r>
      </w:ins>
      <w:ins w:id="5" w:author="Anderson, Brian" w:date="2022-06-21T12:49:00Z">
        <w:r w:rsidR="00511706">
          <w:fldChar w:fldCharType="begin" w:fldLock="1"/>
        </w:r>
      </w:ins>
      <w:r w:rsidR="00346592">
        <w:instrText xml:space="preserve">ADDIN CSL_CITATION {"citationItems":[{"id":"ITEM-1","itemData":{"DOI":"10.3748/wjg.v17.i42.4654","ISSN":"2219-2840","abstract":"Rapid advances in imaging technology have improved the detection, characterization and staging of colorec-tal liver metastases. </w:instrText>
      </w:r>
      <w:r w:rsidR="00346592">
        <w:rPr>
          <w:rFonts w:ascii="Tahoma" w:hAnsi="Tahoma" w:cs="Tahoma"/>
        </w:rPr>
        <w:instrText>�</w:instrText>
      </w:r>
      <w:r w:rsidR="00346592">
        <w:instrText>ulti-modality imaging approach is usually the more useful in diagnosis colorectal liver metastases. It is well established that hepatic resec-tion improves the long-term prognosis of many patients with liver metastases. However, incomplete resection does not prolong survival, so knowledge of the exact extent of intra-hepatic disease is crucially important in determining patient management and outcome. The diagnosis of liver metastases relies first and totally on imaging to decide which patients may be surgical candidates. This review will discuss the imaging options and their appropriate indications. Imaging and evaluating of colorectal liver metastases (CRL</w:instrText>
      </w:r>
      <w:r w:rsidR="00346592">
        <w:rPr>
          <w:rFonts w:ascii="Tahoma" w:hAnsi="Tahoma" w:cs="Tahoma"/>
        </w:rPr>
        <w:instrText>�</w:instrText>
      </w:r>
      <w:r w:rsidR="00346592">
        <w:instrText>) have been performed with contrast-enhanced ultrasound, multi-detector computed tomography, magnetic resonance imaging (</w:instrText>
      </w:r>
      <w:r w:rsidR="00346592">
        <w:rPr>
          <w:rFonts w:ascii="Tahoma" w:hAnsi="Tahoma" w:cs="Tahoma"/>
        </w:rPr>
        <w:instrText>�</w:instrText>
      </w:r>
      <w:r w:rsidR="00346592">
        <w:instrText>RI) with extra-cellular contrast media and liver-specific contrast media MRI, and positron emission tomography/computed tomography. This review will concentrate on the imaging approach of CRL</w:instrText>
      </w:r>
      <w:r w:rsidR="00346592">
        <w:rPr>
          <w:rFonts w:ascii="Tahoma" w:hAnsi="Tahoma" w:cs="Tahoma"/>
        </w:rPr>
        <w:instrText>�</w:instrText>
      </w:r>
      <w:r w:rsidR="00346592">
        <w:instrText>, and also discuss certain characteristics of some liver lesions. We aim to highlight the advantages of each imaging technique, as well as underscoring potential pitfalls and limitations.","author":[{"dropping-particle":"","family":"Xu","given":"Ling-Hui","non-dropping-particle":"","parse-names":false,"suffix":""},{"dropping-particle":"","family":"Cai","given":"San-Jun","non-dropping-particle":"","parse-names":false,"suffix":""},{"dropping-particle":"","family":"Cai","given":"Guo-Xiang","non-dropping-particle":"","parse-names":false,"suffix":""},{"dropping-particle":"","family":"Peng","given":"Wei-Jun","non-dropping-particle":"","parse-names":false,"suffix":""}],"container-title":"World J Gastroenterol","id":"ITEM-1","issue":"42","issued":{"date-parts":[["2011"]]},"page":"4654-4659","title":"Imaging diagnosis of colorectal liver metastases","type":"article-journal","volume":"17"},"uris":["http://www.mendeley.com/documents/?uuid=67d87a67-bf5b-3b8d-ac2e-47679cf10b14"]},{"id":"ITEM-2","itemData":{"DOI":"10.3390/CANCERS12010151","ISSN":"2072-6694","abstract":"Computed tomography (CT), magnetic resonance imaging (MRI), and 18-fluorideoxyglucose positron emission tomography (18FDG-PET) are historically the most accurate imaging techniques for diagnosing liver metastases. Recently, the combination of diffusion-weighted imaging and hepatospecific contrast media, such as gadoxetic acid in MRI, have been demonstrated to have the highest diagnostic accuracy, sensitivity, and specificity for detecting liver metastases. Various recent meta-analyses have confirmed the diagnostic superiority of this combination (diffusion-weighted imaging and gadoxetic acid-enhanced MRI), especially in terms of per lesion sensitivity, as compared with CT and 18FDG-PET, even for smaller lesions (&amp;le;1 cm). However, none of the oncological guidelines have suggested the use of MRI as a first-line technique for liver metastasis detection during the staging process of oncological patients. This review analyzes the history of the principal imaging techniques for the diagnosis of liver metastases, in particular of colorectal liver metastases, focusing on the most accurate method (diffusion-weighted imaging combined with gadoxetic acid-enhanced MRI), possible reasons for the lack of its diffusion in the guidelines, and possible future scenarios.","author":[{"dropping-particle":"","family":"Renzulli","given":"Matteo","non-dropping-particle":"","parse-names":false,"suffix":""},{"dropping-particle":"","family":"Clemente","given":"Alfredo","non-dropping-particle":"","parse-names":false,"suffix":""},{"dropping-particle":"","family":"Ierardi","given":"Anna Maria","non-dropping-particle":"","parse-names":false,"suffix":""},{"dropping-particle":"","family":"Pettinari","given":"Irene","non-dropping-particle":"","parse-names":false,"suffix":""},{"dropping-particle":"","family":"Tovoli","given":"Francesco","non-dropping-particle":"","parse-names":false,"suffix":""},{"dropping-particle":"","family":"Brocchi","given":"Stefano","non-dropping-particle":"","parse-names":false,"suffix":""},{"dropping-particle":"","family":"Peta","given":"Giuliano","non-dropping-particle":"","parse-names":false,"suffix":""},{"dropping-particle":"","family":"Cappabianca","given":"Salvatore","non-dropping-particle":"","parse-names":false,"suffix":""},{"dropping-particle":"","family":"Carrafiello","given":"Gianpaolo","non-dropping-particle":"","parse-names":false,"suffix":""},{"dropping-particle":"","family":"Golfieri","given":"Rita","non-dropping-particle":"","parse-names":false,"suffix":""}],"container-title":"Cancers 2020, Vol. 12, Page 151","id":"ITEM-2","issue":"1","issued":{"date-parts":[["2020","1","8"]]},"page":"151","publisher":"Multidisciplinary Digital Publishing Institute","title":"Imaging of Colorectal Liver Metastases: New Developments and Pending Issues","type":"article-journal","volume":"12"},"uris":["http://www.mendeley.com/documents/?uuid=224f37d2-de44-3e2c-8475-e523c3a3e629"]}],"mendeley":{"formattedCitation":"&lt;sup&gt;13,14&lt;/sup&gt;","plainTextFormattedCitation":"13,14","previouslyFormattedCitation":"&lt;sup&gt;13&lt;/sup&gt;"},"properties":{"noteIndex":0},"schema":"https://github.com/citation-style-language/schema/raw/master/csl-citation.json"}</w:instrText>
      </w:r>
      <w:r w:rsidR="00511706">
        <w:fldChar w:fldCharType="separate"/>
      </w:r>
      <w:r w:rsidR="00346592" w:rsidRPr="00346592">
        <w:rPr>
          <w:noProof/>
          <w:vertAlign w:val="superscript"/>
        </w:rPr>
        <w:t>13,14</w:t>
      </w:r>
      <w:ins w:id="6" w:author="Anderson, Brian" w:date="2022-06-21T12:49:00Z">
        <w:r w:rsidR="00511706">
          <w:fldChar w:fldCharType="end"/>
        </w:r>
      </w:ins>
      <w:ins w:id="7" w:author="Anderson, Brian" w:date="2022-06-21T12:20:00Z">
        <w:r w:rsidR="00AE071A">
          <w:t xml:space="preserve">. </w:t>
        </w:r>
      </w:ins>
      <w:r w:rsidR="007F0C25">
        <w:t>New</w:t>
      </w:r>
      <w:r>
        <w:t xml:space="preserve"> </w:t>
      </w:r>
      <w:r w:rsidR="00631415">
        <w:t>institution</w:t>
      </w:r>
      <w:r w:rsidR="000B6221">
        <w:t>-</w:t>
      </w:r>
      <w:r w:rsidR="00631415">
        <w:t xml:space="preserve"> and </w:t>
      </w:r>
      <w:r w:rsidR="00D77F81">
        <w:t xml:space="preserve">society-sponsored </w:t>
      </w:r>
      <w:r>
        <w:t>competitions</w:t>
      </w:r>
      <w:r w:rsidR="00D77F81">
        <w:t>,</w:t>
      </w:r>
      <w:r>
        <w:t xml:space="preserve"> such as th</w:t>
      </w:r>
      <w:r w:rsidR="00A971F1">
        <w:t>e Liver Tumor segmentation (</w:t>
      </w:r>
      <w:proofErr w:type="spellStart"/>
      <w:r w:rsidR="00A971F1">
        <w:t>LiTS</w:t>
      </w:r>
      <w:proofErr w:type="spellEnd"/>
      <w:r>
        <w:t>) challenge</w:t>
      </w:r>
      <w:r w:rsidR="00BE56D1">
        <w:fldChar w:fldCharType="begin" w:fldLock="1"/>
      </w:r>
      <w:r w:rsidR="00346592">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14&lt;/sup&gt;"},"properties":{"noteIndex":0},"schema":"https://github.com/citation-style-language/schema/raw/master/csl-citation.json"}</w:instrText>
      </w:r>
      <w:r w:rsidR="00BE56D1">
        <w:fldChar w:fldCharType="separate"/>
      </w:r>
      <w:r w:rsidR="00346592" w:rsidRPr="00346592">
        <w:rPr>
          <w:noProof/>
          <w:vertAlign w:val="superscript"/>
        </w:rPr>
        <w:t>15</w:t>
      </w:r>
      <w:r w:rsidR="00BE56D1">
        <w:fldChar w:fldCharType="end"/>
      </w:r>
      <w:r w:rsidR="00060A0A">
        <w:t xml:space="preserve"> and the 3D-IRCADb01</w:t>
      </w:r>
      <w:r w:rsidR="00B232C6">
        <w:fldChar w:fldCharType="begin" w:fldLock="1"/>
      </w:r>
      <w:r w:rsidR="00511706">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7&lt;/sup&gt;","plainTextFormattedCitation":"7","previouslyFormattedCitation":"&lt;sup&gt;7&lt;/sup&gt;"},"properties":{"noteIndex":0},"schema":"https://github.com/citation-style-language/schema/raw/master/csl-citation.json"}</w:instrText>
      </w:r>
      <w:r w:rsidR="00B232C6">
        <w:fldChar w:fldCharType="separate"/>
      </w:r>
      <w:r w:rsidR="00305171" w:rsidRPr="00305171">
        <w:rPr>
          <w:noProof/>
          <w:vertAlign w:val="superscript"/>
        </w:rPr>
        <w:t>7</w:t>
      </w:r>
      <w:r w:rsidR="00B232C6">
        <w:fldChar w:fldCharType="end"/>
      </w:r>
      <w:r w:rsidR="00060A0A">
        <w:t xml:space="preserve"> dataset </w:t>
      </w:r>
      <w:r>
        <w:t xml:space="preserve">have </w:t>
      </w:r>
      <w:r w:rsidR="000B6221">
        <w:t>included</w:t>
      </w:r>
      <w:r>
        <w:t xml:space="preserve"> data </w:t>
      </w:r>
      <w:r w:rsidR="000B6221">
        <w:t>from</w:t>
      </w:r>
      <w:r>
        <w:t xml:space="preserve"> both primary and secondary liver cancers</w:t>
      </w:r>
      <w:r w:rsidR="007F0C25">
        <w:t xml:space="preserve">, enabling </w:t>
      </w:r>
      <w:r w:rsidR="00C40441">
        <w:t xml:space="preserve">investigation, development and comparison of automatic segmentation algorithms </w:t>
      </w:r>
      <w:r w:rsidR="000B6221">
        <w:t>using</w:t>
      </w:r>
      <w:r w:rsidR="007F0C25">
        <w:t xml:space="preserve"> public data.</w:t>
      </w:r>
    </w:p>
    <w:p w14:paraId="32125F8E" w14:textId="43242DC5" w:rsidR="0067059F" w:rsidRDefault="0067059F">
      <w:del w:id="8" w:author="Anderson, Brian" w:date="2022-06-10T16:38:00Z">
        <w:r w:rsidRPr="0055214A" w:rsidDel="001F08B2">
          <w:rPr>
            <w:u w:val="single"/>
          </w:rPr>
          <w:delText xml:space="preserve">We </w:delText>
        </w:r>
      </w:del>
      <w:ins w:id="9" w:author="Anderson, Brian" w:date="2022-06-10T16:38:00Z">
        <w:r w:rsidR="001F08B2">
          <w:rPr>
            <w:u w:val="single"/>
          </w:rPr>
          <w:t>It is</w:t>
        </w:r>
        <w:r w:rsidR="001F08B2" w:rsidRPr="0055214A">
          <w:rPr>
            <w:u w:val="single"/>
          </w:rPr>
          <w:t xml:space="preserve"> </w:t>
        </w:r>
      </w:ins>
      <w:r w:rsidRPr="0055214A">
        <w:rPr>
          <w:u w:val="single"/>
        </w:rPr>
        <w:t>hypothesize</w:t>
      </w:r>
      <w:r w:rsidR="000B6221">
        <w:rPr>
          <w:u w:val="single"/>
        </w:rPr>
        <w:t>d</w:t>
      </w:r>
      <w:r w:rsidRPr="0055214A">
        <w:rPr>
          <w:u w:val="single"/>
        </w:rPr>
        <w:t xml:space="preserve"> </w:t>
      </w:r>
      <w:r w:rsidR="00201B5D" w:rsidRPr="0055214A">
        <w:rPr>
          <w:u w:val="single"/>
        </w:rPr>
        <w:t xml:space="preserve">that fully convolutional neural networks, trained </w:t>
      </w:r>
      <w:r w:rsidR="00D77F81" w:rsidRPr="0055214A">
        <w:rPr>
          <w:u w:val="single"/>
        </w:rPr>
        <w:t>using novel methods</w:t>
      </w:r>
      <w:r w:rsidR="00201B5D" w:rsidRPr="0055214A">
        <w:rPr>
          <w:u w:val="single"/>
        </w:rPr>
        <w:t xml:space="preserve"> to account for the challenges of </w:t>
      </w:r>
      <w:r w:rsidR="000B6221">
        <w:rPr>
          <w:u w:val="single"/>
        </w:rPr>
        <w:t xml:space="preserve">varying </w:t>
      </w:r>
      <w:r w:rsidR="00201B5D" w:rsidRPr="0055214A">
        <w:rPr>
          <w:u w:val="single"/>
        </w:rPr>
        <w:t xml:space="preserve">disease size, </w:t>
      </w:r>
      <w:r w:rsidR="000B6221">
        <w:rPr>
          <w:u w:val="single"/>
        </w:rPr>
        <w:t>will</w:t>
      </w:r>
      <w:r w:rsidR="00201B5D" w:rsidRPr="0055214A">
        <w:rPr>
          <w:u w:val="single"/>
        </w:rPr>
        <w:t xml:space="preserve"> provide rapid and accurate </w:t>
      </w:r>
      <w:r w:rsidR="006C5FB4">
        <w:rPr>
          <w:u w:val="single"/>
        </w:rPr>
        <w:t xml:space="preserve">identification and </w:t>
      </w:r>
      <w:r w:rsidR="00201B5D" w:rsidRPr="0055214A">
        <w:rPr>
          <w:u w:val="single"/>
        </w:rPr>
        <w:t>segmentation of both CRL</w:t>
      </w:r>
      <w:r w:rsidR="00640705">
        <w:rPr>
          <w:u w:val="single"/>
        </w:rPr>
        <w:t>M</w:t>
      </w:r>
      <w:r w:rsidR="00201B5D" w:rsidRPr="0055214A">
        <w:rPr>
          <w:u w:val="single"/>
        </w:rPr>
        <w:t xml:space="preserve"> and ablation cavities</w:t>
      </w:r>
      <w:r w:rsidR="00201B5D">
        <w:t xml:space="preserve">. </w:t>
      </w:r>
      <w:r w:rsidR="000B6221">
        <w:t>We believe that t</w:t>
      </w:r>
      <w:r w:rsidR="00D26660">
        <w:t>his</w:t>
      </w:r>
      <w:r w:rsidR="00201B5D">
        <w:t xml:space="preserve"> </w:t>
      </w:r>
      <w:r w:rsidR="000B6221">
        <w:t>approach will</w:t>
      </w:r>
      <w:r w:rsidR="00896F0B">
        <w:t xml:space="preserve"> facilitate</w:t>
      </w:r>
      <w:r w:rsidR="000B6221">
        <w:t xml:space="preserve"> the</w:t>
      </w:r>
      <w:r w:rsidR="00896F0B">
        <w:t xml:space="preserve"> automated </w:t>
      </w:r>
      <w:r w:rsidR="006C5FB4">
        <w:t>detection of CRL</w:t>
      </w:r>
      <w:r w:rsidR="00640705">
        <w:t>M</w:t>
      </w:r>
      <w:r w:rsidR="006C5FB4">
        <w:t>,</w:t>
      </w:r>
      <w:r w:rsidR="000B6221">
        <w:t xml:space="preserve"> radiation</w:t>
      </w:r>
      <w:r w:rsidR="006C5FB4">
        <w:t xml:space="preserve"> </w:t>
      </w:r>
      <w:r w:rsidR="00896F0B">
        <w:t>treatment planning</w:t>
      </w:r>
      <w:r w:rsidR="00201B5D">
        <w:t xml:space="preserve"> </w:t>
      </w:r>
      <w:r w:rsidR="000B6221">
        <w:t>for</w:t>
      </w:r>
      <w:r w:rsidR="00201B5D">
        <w:t xml:space="preserve"> CRL</w:t>
      </w:r>
      <w:r w:rsidR="00640705">
        <w:t>M</w:t>
      </w:r>
      <w:r w:rsidR="00FF38F7">
        <w:t>,</w:t>
      </w:r>
      <w:r w:rsidR="004672F9">
        <w:t xml:space="preserve"> and</w:t>
      </w:r>
      <w:r w:rsidR="00201B5D">
        <w:t xml:space="preserve"> </w:t>
      </w:r>
      <w:r w:rsidR="000B6221">
        <w:t>the evaluations of margin in</w:t>
      </w:r>
      <w:r w:rsidR="00201B5D">
        <w:t xml:space="preserve"> ablation therapy</w:t>
      </w:r>
      <w:r w:rsidR="00D26660">
        <w:t>.</w:t>
      </w:r>
    </w:p>
    <w:p w14:paraId="45AE8129" w14:textId="1844611C" w:rsidR="006E5402" w:rsidRDefault="00F0546F" w:rsidP="00A971F1">
      <w:pPr>
        <w:pStyle w:val="Heading1"/>
      </w:pPr>
      <w:r>
        <w:t>Materials</w:t>
      </w:r>
      <w:r w:rsidR="00A971F1">
        <w:t xml:space="preserve"> and </w:t>
      </w:r>
      <w:r>
        <w:t>Methods</w:t>
      </w:r>
    </w:p>
    <w:p w14:paraId="529DED7E" w14:textId="637BEBF5" w:rsidR="00554232" w:rsidRPr="00554232" w:rsidRDefault="00175E8D" w:rsidP="00A971F1">
      <w:pPr>
        <w:pStyle w:val="Heading2"/>
      </w:pPr>
      <w:r>
        <w:t xml:space="preserve">Quantitative </w:t>
      </w:r>
      <w:r w:rsidR="00A971F1">
        <w:t xml:space="preserve">Training, </w:t>
      </w:r>
      <w:r>
        <w:t>Validation</w:t>
      </w:r>
      <w:r w:rsidR="00A971F1">
        <w:t xml:space="preserve">, and </w:t>
      </w:r>
      <w:r w:rsidR="00E01458">
        <w:t>Test</w:t>
      </w:r>
      <w:r w:rsidR="00A971F1">
        <w:t>ing</w:t>
      </w:r>
    </w:p>
    <w:p w14:paraId="0FACCE52" w14:textId="1AB7F74C" w:rsidR="00554232" w:rsidRDefault="006E5402">
      <w:bookmarkStart w:id="10" w:name="_Hlk105769356"/>
      <w:r>
        <w:t xml:space="preserve">To ensure </w:t>
      </w:r>
      <w:r w:rsidR="005E7A0C">
        <w:t xml:space="preserve">reproducibility by </w:t>
      </w:r>
      <w:r>
        <w:t xml:space="preserve">other institutions, </w:t>
      </w:r>
      <w:del w:id="11" w:author="Anderson, Brian" w:date="2022-06-10T16:38:00Z">
        <w:r w:rsidR="00A971F1" w:rsidDel="001F08B2">
          <w:delText xml:space="preserve">we </w:delText>
        </w:r>
        <w:r w:rsidR="00587FA3" w:rsidDel="001F08B2">
          <w:delText>used</w:delText>
        </w:r>
        <w:r w:rsidR="00A971F1" w:rsidDel="001F08B2">
          <w:delText xml:space="preserve"> </w:delText>
        </w:r>
      </w:del>
      <w:r w:rsidR="003C3074">
        <w:t xml:space="preserve">data provided by </w:t>
      </w:r>
      <w:r w:rsidR="00587FA3">
        <w:t xml:space="preserve">the </w:t>
      </w:r>
      <w:r w:rsidR="00631415">
        <w:t>publicly</w:t>
      </w:r>
      <w:r>
        <w:t xml:space="preserve"> avai</w:t>
      </w:r>
      <w:r w:rsidR="00580FC7">
        <w:t xml:space="preserve">lable </w:t>
      </w:r>
      <w:proofErr w:type="spellStart"/>
      <w:r w:rsidR="00A971F1">
        <w:t>LiTS</w:t>
      </w:r>
      <w:proofErr w:type="spellEnd"/>
      <w:r w:rsidR="00A971F1">
        <w:t xml:space="preserve"> c</w:t>
      </w:r>
      <w:r>
        <w:t>hallenge</w:t>
      </w:r>
      <w:r w:rsidR="00BE56D1">
        <w:fldChar w:fldCharType="begin" w:fldLock="1"/>
      </w:r>
      <w:r w:rsidR="00346592">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14&lt;/sup&gt;"},"properties":{"noteIndex":0},"schema":"https://github.com/citation-style-language/schema/raw/master/csl-citation.json"}</w:instrText>
      </w:r>
      <w:r w:rsidR="00BE56D1">
        <w:fldChar w:fldCharType="separate"/>
      </w:r>
      <w:r w:rsidR="00346592" w:rsidRPr="00346592">
        <w:rPr>
          <w:noProof/>
          <w:vertAlign w:val="superscript"/>
        </w:rPr>
        <w:t>15</w:t>
      </w:r>
      <w:r w:rsidR="00BE56D1">
        <w:fldChar w:fldCharType="end"/>
      </w:r>
      <w:r>
        <w:t xml:space="preserve">. </w:t>
      </w:r>
      <w:proofErr w:type="spellStart"/>
      <w:r w:rsidR="00A971F1">
        <w:t>LiTS</w:t>
      </w:r>
      <w:proofErr w:type="spellEnd"/>
      <w:r w:rsidR="003C3074">
        <w:t xml:space="preserve"> </w:t>
      </w:r>
      <w:r>
        <w:t>consist</w:t>
      </w:r>
      <w:r w:rsidR="003C3074">
        <w:t>s</w:t>
      </w:r>
      <w:r>
        <w:t xml:space="preserve"> of </w:t>
      </w:r>
      <w:r w:rsidR="00554232">
        <w:t>CECT scans</w:t>
      </w:r>
      <w:r w:rsidR="00DB3415">
        <w:t xml:space="preserve"> from </w:t>
      </w:r>
      <w:r w:rsidR="00DB3415" w:rsidRPr="006125AF">
        <w:t>13</w:t>
      </w:r>
      <w:r w:rsidR="00D90A12">
        <w:t>1</w:t>
      </w:r>
      <w:r w:rsidR="00DB3415">
        <w:t xml:space="preserve"> patients</w:t>
      </w:r>
      <w:r w:rsidR="00554232">
        <w:t xml:space="preserve"> with primary</w:t>
      </w:r>
      <w:r w:rsidR="00587FA3">
        <w:t xml:space="preserve"> and secondary liver disease</w:t>
      </w:r>
      <w:ins w:id="12" w:author="Anderson, Brian" w:date="2022-06-14T15:50:00Z">
        <w:r w:rsidR="00827BAD">
          <w:t xml:space="preserve"> </w:t>
        </w:r>
      </w:ins>
      <w:ins w:id="13" w:author="Anderson, Brian" w:date="2022-06-14T15:57:00Z">
        <w:r w:rsidR="00C15924">
          <w:t xml:space="preserve">collected </w:t>
        </w:r>
      </w:ins>
      <w:ins w:id="14" w:author="Anderson, Brian" w:date="2022-06-14T15:50:00Z">
        <w:r w:rsidR="00827BAD">
          <w:t>from seven different institutions</w:t>
        </w:r>
      </w:ins>
      <w:ins w:id="15" w:author="Anderson, Brian" w:date="2022-06-14T15:53:00Z">
        <w:r w:rsidR="00B77E76">
          <w:fldChar w:fldCharType="begin" w:fldLock="1"/>
        </w:r>
      </w:ins>
      <w:r w:rsidR="00346592">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14&lt;/sup&gt;"},"properties":{"noteIndex":0},"schema":"https://github.com/citation-style-language/schema/raw/master/csl-citation.json"}</w:instrText>
      </w:r>
      <w:ins w:id="16" w:author="Anderson, Brian" w:date="2022-06-14T15:53:00Z">
        <w:r w:rsidR="00B77E76">
          <w:fldChar w:fldCharType="separate"/>
        </w:r>
      </w:ins>
      <w:r w:rsidR="00346592" w:rsidRPr="00346592">
        <w:rPr>
          <w:noProof/>
          <w:vertAlign w:val="superscript"/>
        </w:rPr>
        <w:t>15</w:t>
      </w:r>
      <w:ins w:id="17" w:author="Anderson, Brian" w:date="2022-06-14T15:53:00Z">
        <w:r w:rsidR="00B77E76">
          <w:fldChar w:fldCharType="end"/>
        </w:r>
      </w:ins>
      <w:r>
        <w:t xml:space="preserve">. </w:t>
      </w:r>
      <w:ins w:id="18" w:author="Anderson, Brian" w:date="2022-06-14T16:13:00Z">
        <w:r w:rsidR="009803BD" w:rsidRPr="009803BD">
          <w:t>Subjects suffered from primary tumor disease, such as HCC, as well as secondary liver tumors and metastasis from breast, lung, and colorectal cancer.</w:t>
        </w:r>
        <w:r w:rsidR="009803BD">
          <w:t xml:space="preserve"> </w:t>
        </w:r>
      </w:ins>
      <w:r w:rsidR="00554232" w:rsidRPr="006125AF">
        <w:t>Ground truth segmentations of the liver and disease were provide</w:t>
      </w:r>
      <w:ins w:id="19" w:author="Anderson, Brian" w:date="2022-06-14T15:52:00Z">
        <w:r w:rsidR="00B77E76">
          <w:t>d</w:t>
        </w:r>
      </w:ins>
      <w:ins w:id="20" w:author="Anderson, Brian" w:date="2022-06-14T16:13:00Z">
        <w:r w:rsidR="00B85880">
          <w:t xml:space="preserve"> in the data</w:t>
        </w:r>
      </w:ins>
      <w:del w:id="21" w:author="Anderson, Brian" w:date="2022-06-14T15:52:00Z">
        <w:r w:rsidR="00554232" w:rsidRPr="006125AF" w:rsidDel="00B77E76">
          <w:delText>d</w:delText>
        </w:r>
      </w:del>
      <w:ins w:id="22" w:author="Anderson, Brian" w:date="2022-06-10T16:01:00Z">
        <w:r w:rsidR="00BD541A">
          <w:t xml:space="preserve">, the goal of </w:t>
        </w:r>
      </w:ins>
      <w:ins w:id="23" w:author="Anderson, Brian" w:date="2022-06-10T16:47:00Z">
        <w:r w:rsidR="00352022">
          <w:t>the</w:t>
        </w:r>
      </w:ins>
      <w:ins w:id="24" w:author="Anderson, Brian" w:date="2022-06-10T16:01:00Z">
        <w:r w:rsidR="00BD541A">
          <w:t xml:space="preserve"> model is to </w:t>
        </w:r>
      </w:ins>
      <w:ins w:id="25" w:author="Anderson, Brian" w:date="2022-06-10T16:03:00Z">
        <w:r w:rsidR="00BD541A">
          <w:t xml:space="preserve">similarly </w:t>
        </w:r>
        <w:r w:rsidR="00BD541A">
          <w:lastRenderedPageBreak/>
          <w:t>segment</w:t>
        </w:r>
      </w:ins>
      <w:ins w:id="26" w:author="Anderson, Brian" w:date="2022-06-10T16:02:00Z">
        <w:r w:rsidR="00BD541A">
          <w:t xml:space="preserve"> the disease</w:t>
        </w:r>
      </w:ins>
      <w:r w:rsidR="00554232" w:rsidRPr="008F0BB6">
        <w:t>.</w:t>
      </w:r>
      <w:r w:rsidR="00554232">
        <w:t xml:space="preserve"> </w:t>
      </w:r>
      <w:r w:rsidR="008F0BB6">
        <w:t xml:space="preserve">Each </w:t>
      </w:r>
      <w:r w:rsidR="00587FA3">
        <w:t>image</w:t>
      </w:r>
      <w:r w:rsidR="008F0BB6">
        <w:t xml:space="preserve"> </w:t>
      </w:r>
      <w:r w:rsidR="00A971F1">
        <w:t>was</w:t>
      </w:r>
      <w:r w:rsidR="008F0BB6">
        <w:t xml:space="preserve"> reviewed by </w:t>
      </w:r>
      <w:r w:rsidR="00DB3415" w:rsidRPr="00C87D25">
        <w:t>XXX</w:t>
      </w:r>
      <w:r w:rsidR="00DB3415">
        <w:t xml:space="preserve"> </w:t>
      </w:r>
      <w:r w:rsidR="008F0BB6">
        <w:t>to remove the data showing hyper-enhanc</w:t>
      </w:r>
      <w:r w:rsidR="0063709D">
        <w:t>ing metastases</w:t>
      </w:r>
      <w:r w:rsidR="008F0BB6">
        <w:t>, or</w:t>
      </w:r>
      <w:r w:rsidR="00A971F1">
        <w:t xml:space="preserve"> </w:t>
      </w:r>
      <w:r w:rsidR="00F21758">
        <w:t xml:space="preserve">lacking </w:t>
      </w:r>
      <w:r w:rsidR="008F0BB6">
        <w:t xml:space="preserve">image acquisition parameters. </w:t>
      </w:r>
      <w:r w:rsidR="00A564E2">
        <w:t>92</w:t>
      </w:r>
      <w:r w:rsidR="00A971F1">
        <w:t xml:space="preserve"> patients remained</w:t>
      </w:r>
      <w:r w:rsidR="00554232">
        <w:t>.</w:t>
      </w:r>
    </w:p>
    <w:bookmarkEnd w:id="10"/>
    <w:p w14:paraId="56FB0EAD" w14:textId="50A19A98" w:rsidR="002C2CA6" w:rsidRDefault="00A971F1">
      <w:del w:id="27" w:author="Anderson, Brian" w:date="2022-06-10T16:38:00Z">
        <w:r w:rsidDel="001F08B2">
          <w:delText>We</w:delText>
        </w:r>
        <w:r w:rsidR="002C2CA6" w:rsidDel="001F08B2">
          <w:delText xml:space="preserve"> evaluated </w:delText>
        </w:r>
        <w:r w:rsidDel="001F08B2">
          <w:delText>our</w:delText>
        </w:r>
      </w:del>
      <w:bookmarkStart w:id="28" w:name="_Hlk106114979"/>
      <w:ins w:id="29" w:author="Anderson, Brian" w:date="2022-06-10T16:38:00Z">
        <w:r w:rsidR="001F08B2">
          <w:t>The</w:t>
        </w:r>
      </w:ins>
      <w:r>
        <w:t xml:space="preserve"> model</w:t>
      </w:r>
      <w:ins w:id="30" w:author="Anderson, Brian" w:date="2022-06-10T16:38:00Z">
        <w:r w:rsidR="001F08B2">
          <w:t xml:space="preserve"> was evaluated</w:t>
        </w:r>
      </w:ins>
      <w:r>
        <w:t xml:space="preserve"> </w:t>
      </w:r>
      <w:r w:rsidR="002C2CA6">
        <w:t xml:space="preserve">via submission to the </w:t>
      </w:r>
      <w:proofErr w:type="spellStart"/>
      <w:r w:rsidR="002C2CA6">
        <w:t>LiT</w:t>
      </w:r>
      <w:r>
        <w:t>S</w:t>
      </w:r>
      <w:proofErr w:type="spellEnd"/>
      <w:r w:rsidR="002C2CA6">
        <w:t xml:space="preserve"> challenge, and the 3D-IRCADb01 </w:t>
      </w:r>
      <w:del w:id="31" w:author="Anderson, Brian" w:date="2022-06-14T16:00:00Z">
        <w:r w:rsidR="002C2CA6" w:rsidDel="009A368B">
          <w:delText>publically</w:delText>
        </w:r>
      </w:del>
      <w:ins w:id="32" w:author="Anderson, Brian" w:date="2022-06-14T16:00:00Z">
        <w:r w:rsidR="009A368B">
          <w:t>publicly</w:t>
        </w:r>
      </w:ins>
      <w:r w:rsidR="002C2CA6">
        <w:t xml:space="preserve"> available dataset</w:t>
      </w:r>
      <w:ins w:id="33" w:author="Anderson, Brian" w:date="2022-06-14T16:01:00Z">
        <w:r w:rsidR="009A368B">
          <w:t xml:space="preserve"> of 20 patients </w:t>
        </w:r>
      </w:ins>
      <w:ins w:id="34" w:author="Anderson, Brian" w:date="2022-06-14T16:02:00Z">
        <w:r w:rsidR="009A368B">
          <w:t xml:space="preserve">(10 male, 10 female) </w:t>
        </w:r>
      </w:ins>
      <w:ins w:id="35" w:author="Anderson, Brian" w:date="2022-06-14T16:01:00Z">
        <w:r w:rsidR="009A368B">
          <w:t>with liver disease</w:t>
        </w:r>
      </w:ins>
      <w:r w:rsidR="003C3074">
        <w:fldChar w:fldCharType="begin" w:fldLock="1"/>
      </w:r>
      <w:r w:rsidR="00346592">
        <w:instrText>ADDIN CSL_CITATION {"citationItems":[{"id":"ITEM-1","itemData":{"URL":"https://www.ircad.fr/research/3d-ircadb-01/","accessed":{"date-parts":[["2020","9","29"]]},"id":"ITEM-1","issued":{"date-parts":[["0"]]},"title":"3D-IRCADb 01 | IRCAD France","type":"webpage"},"uris":["http://www.mendeley.com/documents/?uuid=5017399d-7e9d-30ef-af49-24fa3d1cb2ca"]}],"mendeley":{"formattedCitation":"&lt;sup&gt;16&lt;/sup&gt;","plainTextFormattedCitation":"16","previouslyFormattedCitation":"&lt;sup&gt;15&lt;/sup&gt;"},"properties":{"noteIndex":0},"schema":"https://github.com/citation-style-language/schema/raw/master/csl-citation.json"}</w:instrText>
      </w:r>
      <w:r w:rsidR="003C3074">
        <w:fldChar w:fldCharType="separate"/>
      </w:r>
      <w:r w:rsidR="00346592" w:rsidRPr="00346592">
        <w:rPr>
          <w:noProof/>
          <w:vertAlign w:val="superscript"/>
        </w:rPr>
        <w:t>16</w:t>
      </w:r>
      <w:r w:rsidR="003C3074">
        <w:fldChar w:fldCharType="end"/>
      </w:r>
      <w:r w:rsidR="002C2CA6">
        <w:t>.</w:t>
      </w:r>
      <w:ins w:id="36" w:author="Anderson, Brian" w:date="2022-06-14T15:58:00Z">
        <w:r w:rsidR="009A368B">
          <w:t xml:space="preserve"> </w:t>
        </w:r>
      </w:ins>
      <w:del w:id="37" w:author="Anderson, Brian" w:date="2022-06-14T16:01:00Z">
        <w:r w:rsidR="002C2CA6" w:rsidDel="009A368B">
          <w:delText xml:space="preserve"> </w:delText>
        </w:r>
      </w:del>
      <w:r w:rsidR="002C2CA6">
        <w:t xml:space="preserve">Table 1 </w:t>
      </w:r>
      <w:r>
        <w:t>shows</w:t>
      </w:r>
      <w:r w:rsidR="002C2CA6">
        <w:t xml:space="preserve"> the image acquisition parameters for the training, validation, and test sets.</w:t>
      </w:r>
      <w:bookmarkEnd w:id="28"/>
      <w:r w:rsidR="00E01458" w:rsidRPr="00E01458">
        <w:rPr>
          <w:rFonts w:cstheme="minorHAnsi"/>
        </w:rPr>
        <w:t xml:space="preserve"> </w:t>
      </w:r>
      <w:r w:rsidR="00E01458">
        <w:rPr>
          <w:rFonts w:cstheme="minorHAnsi"/>
        </w:rPr>
        <w:t>Five of the patients from the 3D-</w:t>
      </w:r>
      <w:r w:rsidR="00E01458">
        <w:t xml:space="preserve">IRCADb01 </w:t>
      </w:r>
      <w:r w:rsidR="00E01458">
        <w:rPr>
          <w:rFonts w:cstheme="minorHAnsi"/>
        </w:rPr>
        <w:t xml:space="preserve">dataset were excluded: patients 5, 11, and 20 had no </w:t>
      </w:r>
      <w:del w:id="38" w:author="Anderson, Brian" w:date="2022-06-14T16:00:00Z">
        <w:r w:rsidR="0063709D" w:rsidDel="009A368B">
          <w:rPr>
            <w:rFonts w:cstheme="minorHAnsi"/>
          </w:rPr>
          <w:delText>CRLM</w:delText>
        </w:r>
      </w:del>
      <w:ins w:id="39" w:author="Anderson, Brian" w:date="2022-06-14T16:00:00Z">
        <w:r w:rsidR="009A368B">
          <w:rPr>
            <w:rFonts w:cstheme="minorHAnsi"/>
          </w:rPr>
          <w:t>disease</w:t>
        </w:r>
      </w:ins>
      <w:r w:rsidR="00E01458">
        <w:rPr>
          <w:rFonts w:cstheme="minorHAnsi"/>
        </w:rPr>
        <w:t xml:space="preserve">, patient 12 </w:t>
      </w:r>
      <w:r w:rsidR="0063709D">
        <w:rPr>
          <w:rFonts w:cstheme="minorHAnsi"/>
        </w:rPr>
        <w:t xml:space="preserve">had </w:t>
      </w:r>
      <w:r w:rsidR="00E01458">
        <w:rPr>
          <w:rFonts w:cstheme="minorHAnsi"/>
        </w:rPr>
        <w:t xml:space="preserve">a large cystic lesion </w:t>
      </w:r>
      <w:r>
        <w:rPr>
          <w:rFonts w:cstheme="minorHAnsi"/>
        </w:rPr>
        <w:t>at</w:t>
      </w:r>
      <w:r w:rsidR="00E01458">
        <w:rPr>
          <w:rFonts w:cstheme="minorHAnsi"/>
        </w:rPr>
        <w:t xml:space="preserve"> the base of the liver, and patient 18 had </w:t>
      </w:r>
      <w:r w:rsidR="0063709D">
        <w:rPr>
          <w:rFonts w:cstheme="minorHAnsi"/>
        </w:rPr>
        <w:t>CRLM with atypical enhancement pattern</w:t>
      </w:r>
      <w:r w:rsidR="00E01458">
        <w:rPr>
          <w:rFonts w:cstheme="minorHAnsi"/>
        </w:rPr>
        <w:t>.</w:t>
      </w:r>
    </w:p>
    <w:p w14:paraId="067C82DD" w14:textId="77777777" w:rsidR="00175E8D" w:rsidRDefault="00175E8D" w:rsidP="00175E8D">
      <w:pPr>
        <w:pStyle w:val="Heading2"/>
      </w:pPr>
      <w:r>
        <w:t>Data Pre-Processing</w:t>
      </w:r>
    </w:p>
    <w:p w14:paraId="71B503BE" w14:textId="7FEE676C" w:rsidR="008E4547" w:rsidRDefault="00A971F1" w:rsidP="008E4547">
      <w:pPr>
        <w:pStyle w:val="Heading3"/>
      </w:pPr>
      <w:r>
        <w:t xml:space="preserve">Image </w:t>
      </w:r>
      <w:r w:rsidR="008E4547">
        <w:t>Intensity Manipulation</w:t>
      </w:r>
    </w:p>
    <w:p w14:paraId="485D7759" w14:textId="06D98FDA" w:rsidR="00F5513D" w:rsidRDefault="00F21758" w:rsidP="00175E8D">
      <w:del w:id="40" w:author="Anderson, Brian" w:date="2022-06-10T16:39:00Z">
        <w:r w:rsidDel="001F08B2">
          <w:delText>W</w:delText>
        </w:r>
        <w:r w:rsidR="00DC5879" w:rsidDel="001F08B2">
          <w:delText>e calculated a</w:delText>
        </w:r>
      </w:del>
      <w:bookmarkStart w:id="41" w:name="_Hlk106115178"/>
      <w:ins w:id="42" w:author="Anderson, Brian" w:date="2022-06-10T16:39:00Z">
        <w:r w:rsidR="001F08B2">
          <w:t>A</w:t>
        </w:r>
      </w:ins>
      <w:r w:rsidR="00DC5879">
        <w:t xml:space="preserve"> patient-</w:t>
      </w:r>
      <w:r w:rsidR="002B1C4A">
        <w:t xml:space="preserve">specific mean and standard deviation </w:t>
      </w:r>
      <w:ins w:id="43" w:author="Anderson, Brian" w:date="2022-06-10T15:45:00Z">
        <w:r w:rsidR="007C7946">
          <w:t>Hounsfield unit</w:t>
        </w:r>
      </w:ins>
      <w:ins w:id="44" w:author="Anderson, Brian" w:date="2022-06-10T16:39:00Z">
        <w:r w:rsidR="001F08B2">
          <w:t xml:space="preserve"> was calculated</w:t>
        </w:r>
      </w:ins>
      <w:ins w:id="45" w:author="Anderson, Brian" w:date="2022-06-10T15:45:00Z">
        <w:r w:rsidR="007C7946">
          <w:t xml:space="preserve"> </w:t>
        </w:r>
      </w:ins>
      <w:r w:rsidR="00587FA3">
        <w:t xml:space="preserve">for normalization </w:t>
      </w:r>
      <w:r w:rsidR="00DC5879">
        <w:t>on the basis of</w:t>
      </w:r>
      <w:r w:rsidR="002B1C4A">
        <w:t xml:space="preserve"> the </w:t>
      </w:r>
      <w:r w:rsidR="00A2197F">
        <w:t xml:space="preserve">Full-Width-Half-Max </w:t>
      </w:r>
      <w:r w:rsidR="002B1C4A">
        <w:t xml:space="preserve">of </w:t>
      </w:r>
      <w:r w:rsidR="00DC5879">
        <w:t xml:space="preserve">the </w:t>
      </w:r>
      <w:r w:rsidR="002B1C4A">
        <w:t>values within the liver</w:t>
      </w:r>
      <w:bookmarkEnd w:id="41"/>
      <w:ins w:id="46" w:author="Anderson, Brian" w:date="2022-06-10T15:45:00Z">
        <w:r w:rsidR="007C7946">
          <w:t>;</w:t>
        </w:r>
      </w:ins>
      <w:del w:id="47" w:author="Anderson, Brian" w:date="2022-06-10T15:45:00Z">
        <w:r w:rsidR="00587FA3" w:rsidDel="007C7946">
          <w:delText>,</w:delText>
        </w:r>
      </w:del>
      <w:r w:rsidR="00587FA3">
        <w:t xml:space="preserve"> </w:t>
      </w:r>
      <w:proofErr w:type="gramStart"/>
      <w:r w:rsidR="00587FA3">
        <w:t>this reduced outliers</w:t>
      </w:r>
      <w:proofErr w:type="gramEnd"/>
      <w:r w:rsidR="00587FA3">
        <w:t xml:space="preserve"> as compared to using a global mean and standard deviation</w:t>
      </w:r>
      <w:r w:rsidR="002B1C4A">
        <w:t xml:space="preserve">. </w:t>
      </w:r>
      <w:r w:rsidR="00DC5879">
        <w:t>The i</w:t>
      </w:r>
      <w:r w:rsidR="00BA557C">
        <w:t xml:space="preserve">mage intensity outside of the </w:t>
      </w:r>
      <w:r w:rsidR="00DC5879">
        <w:t xml:space="preserve">masked </w:t>
      </w:r>
      <w:r w:rsidR="00A2197F">
        <w:t xml:space="preserve">liver </w:t>
      </w:r>
      <w:r w:rsidR="0012035D">
        <w:t xml:space="preserve">was </w:t>
      </w:r>
      <w:r w:rsidR="00587FA3">
        <w:t>set to be equal to 0</w:t>
      </w:r>
      <w:r w:rsidR="00BA557C">
        <w:t>.</w:t>
      </w:r>
    </w:p>
    <w:p w14:paraId="17CAC34F" w14:textId="77777777" w:rsidR="008E4547" w:rsidRDefault="008E4547" w:rsidP="008E4547">
      <w:pPr>
        <w:pStyle w:val="Heading3"/>
      </w:pPr>
      <w:r>
        <w:t>Voxel Size Resampling</w:t>
      </w:r>
    </w:p>
    <w:p w14:paraId="75560500" w14:textId="77B1620B" w:rsidR="00175E8D" w:rsidRDefault="00587FA3" w:rsidP="00175E8D">
      <w:del w:id="48" w:author="Anderson, Brian" w:date="2022-06-10T16:39:00Z">
        <w:r w:rsidDel="001F08B2">
          <w:delText>W</w:delText>
        </w:r>
        <w:r w:rsidR="00DC5879" w:rsidDel="001F08B2">
          <w:delText xml:space="preserve">e resampled </w:delText>
        </w:r>
        <w:r w:rsidR="00A2197F" w:rsidDel="001F08B2">
          <w:delText>a</w:delText>
        </w:r>
      </w:del>
      <w:ins w:id="49" w:author="Anderson, Brian" w:date="2022-06-10T16:39:00Z">
        <w:r w:rsidR="001F08B2">
          <w:t>A</w:t>
        </w:r>
      </w:ins>
      <w:r w:rsidR="00A2197F">
        <w:t>ll training</w:t>
      </w:r>
      <w:r w:rsidR="00E94FAB">
        <w:t xml:space="preserve"> and validation</w:t>
      </w:r>
      <w:r w:rsidR="00A2197F">
        <w:t xml:space="preserve"> images</w:t>
      </w:r>
      <w:r>
        <w:t xml:space="preserve"> and ground-truth segmentation</w:t>
      </w:r>
      <w:ins w:id="50" w:author="Anderson, Brian" w:date="2022-06-10T16:39:00Z">
        <w:r w:rsidR="001F08B2">
          <w:t xml:space="preserve"> were resampled</w:t>
        </w:r>
      </w:ins>
      <w:r w:rsidR="00A2197F">
        <w:t xml:space="preserve"> to 1mm slice thickness</w:t>
      </w:r>
      <w:ins w:id="51" w:author="Anderson, Brian" w:date="2022-03-27T17:01:00Z">
        <w:r w:rsidR="00B82790">
          <w:t>, and 0.75mm in the axial plane,</w:t>
        </w:r>
      </w:ins>
      <w:r w:rsidR="00A2197F">
        <w:t xml:space="preserve"> using bi-linear interpolation</w:t>
      </w:r>
      <w:r>
        <w:t>.</w:t>
      </w:r>
    </w:p>
    <w:p w14:paraId="276AA365" w14:textId="6998ECDB" w:rsidR="001D0072" w:rsidRDefault="002B1C4A" w:rsidP="001D0072">
      <w:pPr>
        <w:pStyle w:val="Heading3"/>
      </w:pPr>
      <w:r>
        <w:t xml:space="preserve">Training </w:t>
      </w:r>
      <w:r w:rsidR="00DC5879">
        <w:t>Image “</w:t>
      </w:r>
      <w:r w:rsidR="00974CFC">
        <w:t>Slabs</w:t>
      </w:r>
      <w:r w:rsidR="00DC5879">
        <w:t>”</w:t>
      </w:r>
    </w:p>
    <w:p w14:paraId="5F7FA02B" w14:textId="6EABFBE5" w:rsidR="004511E4" w:rsidRDefault="004511E4" w:rsidP="00053308">
      <w:pPr>
        <w:rPr>
          <w:ins w:id="52" w:author="Anderson, Brian" w:date="2022-03-27T17:10:00Z"/>
        </w:rPr>
      </w:pPr>
      <w:bookmarkStart w:id="53" w:name="_Hlk99293487"/>
      <w:ins w:id="54" w:author="Anderson, Brian" w:date="2022-03-27T17:08:00Z">
        <w:r>
          <w:t xml:space="preserve">Initial training on the entire patient liver resulted in a model which struggled to identify </w:t>
        </w:r>
      </w:ins>
      <w:ins w:id="55" w:author="Anderson, Brian" w:date="2022-03-27T17:09:00Z">
        <w:r>
          <w:t>disease sites. We believe this is due to the disparity in class representation, being that a majority of the liver is ‘normal</w:t>
        </w:r>
        <w:proofErr w:type="gramStart"/>
        <w:r>
          <w:t>’</w:t>
        </w:r>
        <w:proofErr w:type="gramEnd"/>
        <w:r>
          <w:t xml:space="preserve"> and the model could achieve a high segmentation accuracy by segmenting everything as ‘n</w:t>
        </w:r>
      </w:ins>
      <w:ins w:id="56" w:author="Anderson, Brian" w:date="2022-03-27T17:10:00Z">
        <w:r>
          <w:t xml:space="preserve">ormal’. </w:t>
        </w:r>
      </w:ins>
      <w:moveToRangeStart w:id="57" w:author="Anderson, Brian" w:date="2022-03-27T17:10:00Z" w:name="move99293435"/>
      <w:moveTo w:id="58" w:author="Anderson, Brian" w:date="2022-03-27T17:10:00Z">
        <w:r>
          <w:t>Simple class weighting would not solve this problem as it would result in the model weighing cases with extensive disease cases as more important than the less extensive disease cases.</w:t>
        </w:r>
      </w:moveTo>
      <w:moveToRangeEnd w:id="57"/>
    </w:p>
    <w:p w14:paraId="73BFE26F" w14:textId="748F59B3" w:rsidR="00053308" w:rsidRDefault="00A2197F" w:rsidP="00053308">
      <w:bookmarkStart w:id="59" w:name="_Hlk105770379"/>
      <w:r>
        <w:t>To account for disparities in class representation, where s</w:t>
      </w:r>
      <w:r w:rsidR="001D0072">
        <w:t>maller structures</w:t>
      </w:r>
      <w:ins w:id="60" w:author="Anderson, Brian" w:date="2022-03-27T17:05:00Z">
        <w:r w:rsidR="00B82790">
          <w:t xml:space="preserve"> (CRLM)</w:t>
        </w:r>
      </w:ins>
      <w:r w:rsidR="001D0072">
        <w:t xml:space="preserve"> are inherently </w:t>
      </w:r>
      <w:r w:rsidR="00DC5879">
        <w:t>“</w:t>
      </w:r>
      <w:r w:rsidR="001D0072">
        <w:t>worth less</w:t>
      </w:r>
      <w:r w:rsidR="00DC5879">
        <w:t>”</w:t>
      </w:r>
      <w:r w:rsidR="001D0072">
        <w:t xml:space="preserve"> than large structures</w:t>
      </w:r>
      <w:ins w:id="61" w:author="Anderson, Brian" w:date="2022-03-27T17:05:00Z">
        <w:r w:rsidR="00B82790">
          <w:t xml:space="preserve"> (normal liver)</w:t>
        </w:r>
      </w:ins>
      <w:r>
        <w:t xml:space="preserve">, </w:t>
      </w:r>
      <w:del w:id="62" w:author="Anderson, Brian" w:date="2022-06-10T16:39:00Z">
        <w:r w:rsidDel="001F08B2">
          <w:delText xml:space="preserve">we </w:delText>
        </w:r>
      </w:del>
      <w:ins w:id="63" w:author="Anderson, Brian" w:date="2022-06-10T16:39:00Z">
        <w:r w:rsidR="001F08B2">
          <w:t xml:space="preserve">training was </w:t>
        </w:r>
      </w:ins>
      <w:r>
        <w:t xml:space="preserve">distributed </w:t>
      </w:r>
      <w:del w:id="64" w:author="Anderson, Brian" w:date="2022-06-10T16:39:00Z">
        <w:r w:rsidDel="001F08B2">
          <w:delText xml:space="preserve">our training </w:delText>
        </w:r>
      </w:del>
      <w:r>
        <w:t xml:space="preserve">into unique </w:t>
      </w:r>
      <w:r w:rsidR="00DC5879">
        <w:t>“</w:t>
      </w:r>
      <w:r w:rsidR="00974CFC">
        <w:t>slabs</w:t>
      </w:r>
      <w:r w:rsidR="00DC5879">
        <w:t>”</w:t>
      </w:r>
      <w:r>
        <w:t xml:space="preserve">. </w:t>
      </w:r>
      <w:moveFromRangeStart w:id="65" w:author="Anderson, Brian" w:date="2022-03-27T17:10:00Z" w:name="move99293435"/>
      <w:moveFrom w:id="66" w:author="Anderson, Brian" w:date="2022-03-27T17:10:00Z">
        <w:r w:rsidDel="004511E4">
          <w:t>Simple class weighting would not solve this problem as it would result in</w:t>
        </w:r>
        <w:r w:rsidR="00587FA3" w:rsidDel="004511E4">
          <w:t xml:space="preserve"> the model</w:t>
        </w:r>
        <w:r w:rsidR="00930E2E" w:rsidDel="004511E4">
          <w:t xml:space="preserve"> weighing</w:t>
        </w:r>
        <w:r w:rsidDel="004511E4">
          <w:t xml:space="preserve"> </w:t>
        </w:r>
        <w:r w:rsidR="008F10B6" w:rsidDel="004511E4">
          <w:t>cases with extensive</w:t>
        </w:r>
        <w:r w:rsidDel="004511E4">
          <w:t xml:space="preserve"> disease cases</w:t>
        </w:r>
        <w:r w:rsidR="00930E2E" w:rsidDel="004511E4">
          <w:t xml:space="preserve"> as more important </w:t>
        </w:r>
        <w:r w:rsidDel="004511E4">
          <w:t xml:space="preserve">than the less </w:t>
        </w:r>
        <w:r w:rsidR="008F10B6" w:rsidDel="004511E4">
          <w:t xml:space="preserve">extensive </w:t>
        </w:r>
        <w:r w:rsidDel="004511E4">
          <w:t xml:space="preserve">disease cases. </w:t>
        </w:r>
      </w:moveFrom>
      <w:moveFromRangeEnd w:id="65"/>
      <w:r>
        <w:t>E</w:t>
      </w:r>
      <w:r w:rsidR="00053308">
        <w:t xml:space="preserve">ach independent disease site </w:t>
      </w:r>
      <w:r w:rsidR="00D96287">
        <w:t xml:space="preserve">was divided </w:t>
      </w:r>
      <w:r w:rsidR="00DC5879">
        <w:t>into “</w:t>
      </w:r>
      <w:r w:rsidR="00974CFC">
        <w:t>slabs</w:t>
      </w:r>
      <w:r w:rsidR="00DC5879">
        <w:t>”</w:t>
      </w:r>
      <w:r w:rsidR="00053308">
        <w:t xml:space="preserve"> of 32x120x120 voxels</w:t>
      </w:r>
      <w:r>
        <w:t>.</w:t>
      </w:r>
      <w:ins w:id="67" w:author="Anderson, Brian" w:date="2022-06-10T16:15:00Z">
        <w:r w:rsidR="00B17FBC">
          <w:t xml:space="preserve"> This size was </w:t>
        </w:r>
        <w:r w:rsidR="002F703D">
          <w:t xml:space="preserve">selected arbitrarily as a balance of </w:t>
        </w:r>
      </w:ins>
      <w:ins w:id="68" w:author="Anderson, Brian" w:date="2022-06-10T16:16:00Z">
        <w:r w:rsidR="002F703D">
          <w:t xml:space="preserve">encompassing a large </w:t>
        </w:r>
      </w:ins>
      <w:ins w:id="69" w:author="Anderson, Brian" w:date="2022-06-10T16:17:00Z">
        <w:r w:rsidR="002F703D">
          <w:t xml:space="preserve">section of liver </w:t>
        </w:r>
      </w:ins>
      <w:ins w:id="70" w:author="Anderson, Brian" w:date="2022-06-10T16:18:00Z">
        <w:r w:rsidR="00D10227">
          <w:t>while reducing memory requirements.</w:t>
        </w:r>
      </w:ins>
      <w:r>
        <w:t xml:space="preserve"> </w:t>
      </w:r>
      <w:ins w:id="71" w:author="Anderson, Brian [2]" w:date="2022-03-30T15:54:00Z">
        <w:r w:rsidR="009C6BED">
          <w:t>This ensures a representation of both disease and normal liver in each training step.</w:t>
        </w:r>
        <w:bookmarkEnd w:id="59"/>
        <w:r w:rsidR="009C6BED">
          <w:t xml:space="preserve"> </w:t>
        </w:r>
      </w:ins>
      <w:r w:rsidR="006125AF">
        <w:t xml:space="preserve">Figure </w:t>
      </w:r>
      <w:r w:rsidR="00861D2A">
        <w:t>1</w:t>
      </w:r>
      <w:r w:rsidR="006125AF">
        <w:t xml:space="preserve"> illustrates several disease </w:t>
      </w:r>
      <w:r w:rsidR="00974CFC">
        <w:t>slabs</w:t>
      </w:r>
      <w:r w:rsidR="00DC5879">
        <w:t xml:space="preserve"> </w:t>
      </w:r>
      <w:r w:rsidR="006125AF">
        <w:t>for one patient.</w:t>
      </w:r>
      <w:r w:rsidR="001B4402">
        <w:t xml:space="preserve"> </w:t>
      </w:r>
      <w:r w:rsidR="00F06ECE">
        <w:t>After extraction, the</w:t>
      </w:r>
      <w:r w:rsidR="00DC5879">
        <w:t xml:space="preserve"> training dataset consisted</w:t>
      </w:r>
      <w:r w:rsidR="001B4402">
        <w:t xml:space="preserve"> of 572 unique </w:t>
      </w:r>
      <w:r w:rsidR="00974CFC">
        <w:t>samples</w:t>
      </w:r>
      <w:r>
        <w:t>.</w:t>
      </w:r>
    </w:p>
    <w:bookmarkEnd w:id="53"/>
    <w:p w14:paraId="681168E9" w14:textId="3B62137E" w:rsidR="00CD76F5" w:rsidRPr="00484061" w:rsidRDefault="00CD76F5" w:rsidP="001F566C">
      <w:r>
        <w:t xml:space="preserve">The validation and test set </w:t>
      </w:r>
      <w:r w:rsidR="008F10B6">
        <w:t>were</w:t>
      </w:r>
      <w:r>
        <w:t xml:space="preserve"> not broken into </w:t>
      </w:r>
      <w:r w:rsidR="00974CFC">
        <w:t>slabs</w:t>
      </w:r>
      <w:r>
        <w:t>, with the entire liver being passed at once for evaluation and testing.</w:t>
      </w:r>
    </w:p>
    <w:p w14:paraId="5C8E5746" w14:textId="77777777" w:rsidR="008E4547" w:rsidRDefault="008E4547" w:rsidP="008E4547">
      <w:pPr>
        <w:pStyle w:val="Heading2"/>
      </w:pPr>
      <w:r>
        <w:t>Architecture</w:t>
      </w:r>
      <w:r w:rsidR="00255933">
        <w:t>s</w:t>
      </w:r>
    </w:p>
    <w:p w14:paraId="184F8586" w14:textId="000E8C4D" w:rsidR="00930E2E" w:rsidRDefault="009E1E15" w:rsidP="00930E2E">
      <w:r>
        <w:t xml:space="preserve">Four </w:t>
      </w:r>
      <w:r w:rsidR="00DA033F">
        <w:t>architectur</w:t>
      </w:r>
      <w:r w:rsidR="002D1FD4">
        <w:t xml:space="preserve">es </w:t>
      </w:r>
      <w:r w:rsidR="00D96287">
        <w:t>were investigated</w:t>
      </w:r>
      <w:r w:rsidR="00930E2E">
        <w:t>:</w:t>
      </w:r>
      <w:r w:rsidR="0078374C">
        <w:t xml:space="preserve"> Standard</w:t>
      </w:r>
      <w:r>
        <w:t xml:space="preserve"> 3D</w:t>
      </w:r>
      <w:r w:rsidR="007734CB">
        <w:t>-</w:t>
      </w:r>
      <w:r w:rsidR="0078374C">
        <w:t xml:space="preserve">UNet, Residual </w:t>
      </w:r>
      <w:r w:rsidR="007734CB">
        <w:t>3D-</w:t>
      </w:r>
      <w:r w:rsidR="0078374C">
        <w:t>UNet, Dense</w:t>
      </w:r>
      <w:r>
        <w:t xml:space="preserve"> 3D</w:t>
      </w:r>
      <w:r w:rsidR="007734CB">
        <w:t>-</w:t>
      </w:r>
      <w:r w:rsidR="0078374C">
        <w:t>UNet</w:t>
      </w:r>
      <w:r>
        <w:t xml:space="preserve">, and </w:t>
      </w:r>
      <w:r w:rsidR="00930E2E">
        <w:t>Hybrid-</w:t>
      </w:r>
      <w:proofErr w:type="spellStart"/>
      <w:r w:rsidR="00930E2E">
        <w:t>WNet</w:t>
      </w:r>
      <w:proofErr w:type="spellEnd"/>
      <w:r w:rsidR="00930E2E">
        <w:t xml:space="preserve"> (</w:t>
      </w:r>
      <w:r>
        <w:t xml:space="preserve">pre-trained </w:t>
      </w:r>
      <w:r w:rsidR="00930E2E">
        <w:t xml:space="preserve">Standard </w:t>
      </w:r>
      <w:r>
        <w:t>2D</w:t>
      </w:r>
      <w:r w:rsidR="007734CB">
        <w:t>-</w:t>
      </w:r>
      <w:r>
        <w:t>UNet with a 3D</w:t>
      </w:r>
      <w:r w:rsidR="007734CB">
        <w:t>-</w:t>
      </w:r>
      <w:r>
        <w:t>DenseUNet</w:t>
      </w:r>
      <w:r w:rsidR="003C3074">
        <w:t>)</w:t>
      </w:r>
      <w:r w:rsidR="00DA033F">
        <w:t xml:space="preserve">. </w:t>
      </w:r>
      <w:r w:rsidR="00930E2E" w:rsidRPr="00930E2E">
        <w:t>The basic framework remained the same for the Standard, Re</w:t>
      </w:r>
      <w:r w:rsidR="007734CB">
        <w:t>sidual, and Dense 3D-</w:t>
      </w:r>
      <w:r w:rsidR="00930E2E" w:rsidRPr="00930E2E">
        <w:t xml:space="preserve">UNets (Figure </w:t>
      </w:r>
      <w:r w:rsidR="00861D2A">
        <w:t>2</w:t>
      </w:r>
      <w:r w:rsidR="00930E2E" w:rsidRPr="00930E2E">
        <w:t>A). The differences in the Standard, Residual, and Dense 3D</w:t>
      </w:r>
      <w:r w:rsidR="00F21758">
        <w:t>-</w:t>
      </w:r>
      <w:r w:rsidR="00930E2E" w:rsidRPr="00930E2E">
        <w:t>UNe</w:t>
      </w:r>
      <w:r w:rsidR="00861D2A">
        <w:t>ts are represented in Figure 2</w:t>
      </w:r>
      <w:r w:rsidR="00930E2E" w:rsidRPr="00930E2E">
        <w:t xml:space="preserve">B. </w:t>
      </w:r>
      <w:r w:rsidR="007734CB">
        <w:t>T</w:t>
      </w:r>
      <w:r w:rsidR="00930E2E" w:rsidRPr="00930E2E">
        <w:t>he Hybrid-</w:t>
      </w:r>
      <w:proofErr w:type="spellStart"/>
      <w:r w:rsidR="00930E2E" w:rsidRPr="00930E2E">
        <w:t>WNet</w:t>
      </w:r>
      <w:proofErr w:type="spellEnd"/>
      <w:r w:rsidR="00930E2E" w:rsidRPr="00930E2E">
        <w:t xml:space="preserve"> architecture is shown in Figure </w:t>
      </w:r>
      <w:r w:rsidR="00861D2A">
        <w:t>3</w:t>
      </w:r>
      <w:r w:rsidR="00930E2E" w:rsidRPr="00930E2E">
        <w:t>.</w:t>
      </w:r>
      <w:r w:rsidR="00AE544D">
        <w:t xml:space="preserve"> A list of parameters for each architecture is listed in</w:t>
      </w:r>
      <w:r w:rsidR="007C70D9">
        <w:t xml:space="preserve"> Table 2</w:t>
      </w:r>
      <w:r w:rsidR="00AE544D">
        <w:t>.</w:t>
      </w:r>
    </w:p>
    <w:p w14:paraId="2480F4CB" w14:textId="6E11351B" w:rsidR="00255933" w:rsidRDefault="00255933" w:rsidP="00255933">
      <w:pPr>
        <w:pStyle w:val="Heading3"/>
      </w:pPr>
      <w:r>
        <w:lastRenderedPageBreak/>
        <w:t>Residual</w:t>
      </w:r>
      <w:r w:rsidR="00930E2E">
        <w:t xml:space="preserve"> 3D</w:t>
      </w:r>
      <w:r w:rsidR="00F21758">
        <w:t>-</w:t>
      </w:r>
      <w:r>
        <w:t>UNet</w:t>
      </w:r>
    </w:p>
    <w:p w14:paraId="023BDECD" w14:textId="1E4C0563" w:rsidR="006901BE" w:rsidRDefault="00F90763" w:rsidP="00DA033F">
      <w:r>
        <w:t xml:space="preserve">The </w:t>
      </w:r>
      <w:r w:rsidR="00CD3AC4">
        <w:t xml:space="preserve">Standard </w:t>
      </w:r>
      <w:r w:rsidR="00F21758">
        <w:t>3D-</w:t>
      </w:r>
      <w:r>
        <w:t>UNet was expanded to include</w:t>
      </w:r>
      <w:r w:rsidR="00DA033F">
        <w:t xml:space="preserve"> residual connections for each convolution block in </w:t>
      </w:r>
      <w:r w:rsidR="00930E2E">
        <w:t xml:space="preserve">a </w:t>
      </w:r>
      <w:r w:rsidR="006901BE">
        <w:t>layer</w:t>
      </w:r>
      <w:r w:rsidR="000F673E">
        <w:t>, with motivation from the ‘</w:t>
      </w:r>
      <w:proofErr w:type="spellStart"/>
      <w:r w:rsidR="000F673E">
        <w:t>ResNet</w:t>
      </w:r>
      <w:proofErr w:type="spellEnd"/>
      <w:r w:rsidR="000F673E">
        <w:t>’ architecture</w:t>
      </w:r>
      <w:r w:rsidR="000F673E">
        <w:fldChar w:fldCharType="begin" w:fldLock="1"/>
      </w:r>
      <w:r w:rsidR="00346592">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lt;sup&gt;17&lt;/sup&gt;","plainTextFormattedCitation":"17","previouslyFormattedCitation":"&lt;sup&gt;16&lt;/sup&gt;"},"properties":{"noteIndex":0},"schema":"https://github.com/citation-style-language/schema/raw/master/csl-citation.json"}</w:instrText>
      </w:r>
      <w:r w:rsidR="000F673E">
        <w:fldChar w:fldCharType="separate"/>
      </w:r>
      <w:r w:rsidR="00346592" w:rsidRPr="00346592">
        <w:rPr>
          <w:noProof/>
          <w:vertAlign w:val="superscript"/>
        </w:rPr>
        <w:t>17</w:t>
      </w:r>
      <w:r w:rsidR="000F673E">
        <w:fldChar w:fldCharType="end"/>
      </w:r>
      <w:r w:rsidR="006901BE">
        <w:t xml:space="preserve">. Residual connections have the benefit of allowing a </w:t>
      </w:r>
      <w:r w:rsidR="00930E2E">
        <w:t>“</w:t>
      </w:r>
      <w:r w:rsidR="006901BE">
        <w:t>flow</w:t>
      </w:r>
      <w:r w:rsidR="00930E2E">
        <w:t>”</w:t>
      </w:r>
      <w:r w:rsidR="006901BE">
        <w:t xml:space="preserve"> of loss from previous convolutions. This allows the model to create skip-connections over convolutions that might not be nece</w:t>
      </w:r>
      <w:r w:rsidR="0078374C">
        <w:t>ssary.</w:t>
      </w:r>
    </w:p>
    <w:p w14:paraId="66F70C84" w14:textId="67366363" w:rsidR="00255933" w:rsidRDefault="00255933" w:rsidP="00255933">
      <w:pPr>
        <w:pStyle w:val="Heading3"/>
      </w:pPr>
      <w:r>
        <w:t>Dense</w:t>
      </w:r>
      <w:r w:rsidR="00930E2E">
        <w:t xml:space="preserve"> 3D</w:t>
      </w:r>
      <w:r w:rsidR="00F21758">
        <w:t>-</w:t>
      </w:r>
      <w:r>
        <w:t>UNet</w:t>
      </w:r>
    </w:p>
    <w:p w14:paraId="2EA820C9" w14:textId="056FEEDB" w:rsidR="00DA033F" w:rsidRDefault="006901BE" w:rsidP="00DA033F">
      <w:r>
        <w:t xml:space="preserve">A more complete </w:t>
      </w:r>
      <w:r w:rsidR="00930E2E">
        <w:t>“</w:t>
      </w:r>
      <w:r>
        <w:t>flow</w:t>
      </w:r>
      <w:r w:rsidR="00930E2E">
        <w:t>”</w:t>
      </w:r>
      <w:r>
        <w:t xml:space="preserve"> of lo</w:t>
      </w:r>
      <w:r w:rsidR="00DB4693">
        <w:t>ss from previous convolutions can be</w:t>
      </w:r>
      <w:r>
        <w:t xml:space="preserve"> realized with the </w:t>
      </w:r>
      <w:proofErr w:type="spellStart"/>
      <w:r>
        <w:t>DenseNet</w:t>
      </w:r>
      <w:proofErr w:type="spellEnd"/>
      <w:r>
        <w:t xml:space="preserve"> architecture</w:t>
      </w:r>
      <w:r w:rsidR="00D24D1F">
        <w:fldChar w:fldCharType="begin" w:fldLock="1"/>
      </w:r>
      <w:r w:rsidR="00346592">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18&lt;/sup&gt;","plainTextFormattedCitation":"18","previouslyFormattedCitation":"&lt;sup&gt;17&lt;/sup&gt;"},"properties":{"noteIndex":0},"schema":"https://github.com/citation-style-language/schema/raw/master/csl-citation.json"}</w:instrText>
      </w:r>
      <w:r w:rsidR="00D24D1F">
        <w:fldChar w:fldCharType="separate"/>
      </w:r>
      <w:r w:rsidR="00346592" w:rsidRPr="00346592">
        <w:rPr>
          <w:noProof/>
          <w:vertAlign w:val="superscript"/>
        </w:rPr>
        <w:t>18</w:t>
      </w:r>
      <w:r w:rsidR="00D24D1F">
        <w:fldChar w:fldCharType="end"/>
      </w:r>
      <w:r>
        <w:t>. This architectur</w:t>
      </w:r>
      <w:r w:rsidR="00930E2E">
        <w:t>al</w:t>
      </w:r>
      <w:r>
        <w:t xml:space="preserve"> style allows </w:t>
      </w:r>
      <w:r w:rsidR="000F673E">
        <w:t>previous</w:t>
      </w:r>
      <w:r>
        <w:t xml:space="preserve"> convolutions to be re-used. </w:t>
      </w:r>
      <w:r w:rsidR="00930E2E" w:rsidRPr="00930E2E">
        <w:t>The reuse of previous convolutions allows the number of filters to be significantly reduced</w:t>
      </w:r>
      <w:r w:rsidR="00587FA3">
        <w:t>, the increase in total number of filters is re</w:t>
      </w:r>
      <w:r w:rsidR="00930E2E" w:rsidRPr="00930E2E">
        <w:t>ferr</w:t>
      </w:r>
      <w:r w:rsidR="00587FA3">
        <w:t>ed to here as the “growth rate”</w:t>
      </w:r>
      <w:r w:rsidR="00930E2E" w:rsidRPr="00930E2E">
        <w:t>.</w:t>
      </w:r>
    </w:p>
    <w:p w14:paraId="33EA3649" w14:textId="793EDF5A" w:rsidR="00322CDA" w:rsidRDefault="00322CDA" w:rsidP="00484061">
      <w:pPr>
        <w:pStyle w:val="Heading3"/>
      </w:pPr>
      <w:r>
        <w:t>Hybrid</w:t>
      </w:r>
      <w:r w:rsidR="00930E2E">
        <w:t>-</w:t>
      </w:r>
      <w:proofErr w:type="spellStart"/>
      <w:r w:rsidR="0067647D">
        <w:t>WNet</w:t>
      </w:r>
      <w:proofErr w:type="spellEnd"/>
    </w:p>
    <w:p w14:paraId="6DF2F90C" w14:textId="172E4590" w:rsidR="00587FA3" w:rsidRDefault="00587FA3" w:rsidP="00587FA3">
      <w:r>
        <w:t>The architecture combines 2D features extracted from the pre-trained 2D DenseNet-121</w:t>
      </w:r>
      <w:r>
        <w:fldChar w:fldCharType="begin" w:fldLock="1"/>
      </w:r>
      <w:r w:rsidR="00346592">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18&lt;/sup&gt;","plainTextFormattedCitation":"18","previouslyFormattedCitation":"&lt;sup&gt;17&lt;/sup&gt;"},"properties":{"noteIndex":0},"schema":"https://github.com/citation-style-language/schema/raw/master/csl-citation.json"}</w:instrText>
      </w:r>
      <w:r>
        <w:fldChar w:fldCharType="separate"/>
      </w:r>
      <w:r w:rsidR="00346592" w:rsidRPr="00346592">
        <w:rPr>
          <w:noProof/>
          <w:vertAlign w:val="superscript"/>
        </w:rPr>
        <w:t>18</w:t>
      </w:r>
      <w:r>
        <w:fldChar w:fldCharType="end"/>
      </w:r>
      <w:r>
        <w:t xml:space="preserve"> in Tensorflow</w:t>
      </w:r>
      <w:r>
        <w:fldChar w:fldCharType="begin" w:fldLock="1"/>
      </w:r>
      <w:r w:rsidR="00346592">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article-journal"},"uris":["http://www.mendeley.com/documents/?uuid=a5fc54c9-506f-3be9-9f31-a4324b62cc66"]}],"mendeley":{"formattedCitation":"&lt;sup&gt;19&lt;/sup&gt;","plainTextFormattedCitation":"19","previouslyFormattedCitation":"&lt;sup&gt;18&lt;/sup&gt;"},"properties":{"noteIndex":0},"schema":"https://github.com/citation-style-language/schema/raw/master/csl-citation.json"}</w:instrText>
      </w:r>
      <w:r>
        <w:fldChar w:fldCharType="separate"/>
      </w:r>
      <w:r w:rsidR="00346592" w:rsidRPr="00346592">
        <w:rPr>
          <w:noProof/>
          <w:vertAlign w:val="superscript"/>
        </w:rPr>
        <w:t>19</w:t>
      </w:r>
      <w:r>
        <w:fldChar w:fldCharType="end"/>
      </w:r>
      <w:r>
        <w:t xml:space="preserve"> with a 3D convolutional neural network. </w:t>
      </w:r>
      <w:del w:id="72" w:author="Anderson, Brian" w:date="2022-06-10T16:44:00Z">
        <w:r w:rsidDel="004A2F00">
          <w:delText>We coined t</w:delText>
        </w:r>
      </w:del>
      <w:ins w:id="73" w:author="Anderson, Brian" w:date="2022-06-10T16:44:00Z">
        <w:r w:rsidR="004A2F00">
          <w:t>T</w:t>
        </w:r>
      </w:ins>
      <w:r>
        <w:t>he term Hybrid-</w:t>
      </w:r>
      <w:proofErr w:type="spellStart"/>
      <w:r>
        <w:t>WNet</w:t>
      </w:r>
      <w:proofErr w:type="spellEnd"/>
      <w:r>
        <w:t xml:space="preserve"> </w:t>
      </w:r>
      <w:ins w:id="74" w:author="Anderson, Brian" w:date="2022-06-10T16:44:00Z">
        <w:r w:rsidR="004A2F00">
          <w:t xml:space="preserve">was coined </w:t>
        </w:r>
      </w:ins>
      <w:proofErr w:type="gramStart"/>
      <w:r>
        <w:t>on the basis of</w:t>
      </w:r>
      <w:proofErr w:type="gramEnd"/>
      <w:r>
        <w:t xml:space="preserve"> the W-shaped appearance of two </w:t>
      </w:r>
      <w:proofErr w:type="spellStart"/>
      <w:r>
        <w:t>UNets</w:t>
      </w:r>
      <w:proofErr w:type="spellEnd"/>
      <w:r>
        <w:t xml:space="preserve"> beside each other (Figure 3).</w:t>
      </w:r>
    </w:p>
    <w:p w14:paraId="6508B066" w14:textId="18C6AFD3" w:rsidR="00587FA3" w:rsidRDefault="00930E2E" w:rsidP="00587FA3">
      <w:del w:id="75" w:author="Anderson, Brian" w:date="2022-06-10T16:45:00Z">
        <w:r w:rsidDel="00C25879">
          <w:delText xml:space="preserve">Our </w:delText>
        </w:r>
      </w:del>
      <w:ins w:id="76" w:author="Anderson, Brian" w:date="2022-06-10T16:45:00Z">
        <w:r w:rsidR="00C25879">
          <w:t xml:space="preserve">The </w:t>
        </w:r>
      </w:ins>
      <w:r>
        <w:t>Hybrid-</w:t>
      </w:r>
      <w:proofErr w:type="spellStart"/>
      <w:r>
        <w:t>WNet</w:t>
      </w:r>
      <w:proofErr w:type="spellEnd"/>
      <w:r>
        <w:t xml:space="preserve"> </w:t>
      </w:r>
      <w:r w:rsidR="00322CDA">
        <w:t>architectu</w:t>
      </w:r>
      <w:r>
        <w:t>ral</w:t>
      </w:r>
      <w:r w:rsidR="00322CDA">
        <w:t xml:space="preserve"> style was inspired by Li et al</w:t>
      </w:r>
      <w:r>
        <w:t>.</w:t>
      </w:r>
      <w:r w:rsidR="0060010F">
        <w:fldChar w:fldCharType="begin" w:fldLock="1"/>
      </w:r>
      <w:r w:rsidR="00511706">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9&lt;/sup&gt;","plainTextFormattedCitation":"9","previouslyFormattedCitation":"&lt;sup&gt;9&lt;/sup&gt;"},"properties":{"noteIndex":0},"schema":"https://github.com/citation-style-language/schema/raw/master/csl-citation.json"}</w:instrText>
      </w:r>
      <w:r w:rsidR="0060010F">
        <w:fldChar w:fldCharType="separate"/>
      </w:r>
      <w:r w:rsidR="00305171" w:rsidRPr="00305171">
        <w:rPr>
          <w:noProof/>
          <w:vertAlign w:val="superscript"/>
        </w:rPr>
        <w:t>9</w:t>
      </w:r>
      <w:r w:rsidR="0060010F">
        <w:fldChar w:fldCharType="end"/>
      </w:r>
      <w:r w:rsidR="0060010F">
        <w:t xml:space="preserve"> with </w:t>
      </w:r>
      <w:r w:rsidR="008F10B6">
        <w:t>substantial</w:t>
      </w:r>
      <w:r w:rsidR="0060010F">
        <w:t xml:space="preserve"> alterations. </w:t>
      </w:r>
      <w:r w:rsidR="00587FA3">
        <w:t xml:space="preserve">First, in architecture training, </w:t>
      </w:r>
      <w:ins w:id="77" w:author="Anderson, Brian" w:date="2022-06-10T16:40:00Z">
        <w:r w:rsidR="001F08B2">
          <w:t>the training process was broken</w:t>
        </w:r>
      </w:ins>
      <w:del w:id="78" w:author="Anderson, Brian" w:date="2022-06-10T16:40:00Z">
        <w:r w:rsidR="00587FA3" w:rsidDel="001F08B2">
          <w:delText>we broke the training process</w:delText>
        </w:r>
      </w:del>
      <w:r w:rsidR="00587FA3">
        <w:t xml:space="preserve"> into four steps: 1) training only the new decoding side of the </w:t>
      </w:r>
      <w:proofErr w:type="spellStart"/>
      <w:r w:rsidR="00587FA3">
        <w:t>DenseNet</w:t>
      </w:r>
      <w:proofErr w:type="spellEnd"/>
      <w:r w:rsidR="00587FA3">
        <w:t xml:space="preserve"> 121, 2) training the entire DenseNet121, 3) training only the 3D network with the extracted 2D features, and 4) entire end-to-end training. </w:t>
      </w:r>
      <w:bookmarkStart w:id="79" w:name="_Hlk99296726"/>
      <w:r w:rsidR="00587FA3">
        <w:t xml:space="preserve">By breaking up the training process in this fashion, we ensured that </w:t>
      </w:r>
      <w:del w:id="80" w:author="Anderson, Brian" w:date="2022-06-10T16:40:00Z">
        <w:r w:rsidR="00587FA3" w:rsidDel="00ED2572">
          <w:delText xml:space="preserve">we could use </w:delText>
        </w:r>
      </w:del>
      <w:r w:rsidR="00587FA3">
        <w:t xml:space="preserve">high learning rates </w:t>
      </w:r>
      <w:ins w:id="81" w:author="Anderson, Brian" w:date="2022-06-10T16:40:00Z">
        <w:r w:rsidR="00ED2572">
          <w:t xml:space="preserve">could be used </w:t>
        </w:r>
      </w:ins>
      <w:r w:rsidR="00587FA3">
        <w:t>without the risk of “untraining” pretrained layers</w:t>
      </w:r>
      <w:ins w:id="82" w:author="Anderson, Brian" w:date="2022-03-27T18:04:00Z">
        <w:r w:rsidR="00E70528">
          <w:t>, as was noticed by a marked di</w:t>
        </w:r>
      </w:ins>
      <w:ins w:id="83" w:author="Anderson, Brian" w:date="2022-03-27T18:05:00Z">
        <w:r w:rsidR="00E70528">
          <w:t>p</w:t>
        </w:r>
      </w:ins>
      <w:ins w:id="84" w:author="Anderson, Brian" w:date="2022-03-27T18:04:00Z">
        <w:r w:rsidR="00E70528">
          <w:t xml:space="preserve"> in performance in the first iterations </w:t>
        </w:r>
      </w:ins>
      <w:ins w:id="85" w:author="Anderson, Brian" w:date="2022-03-27T18:06:00Z">
        <w:r w:rsidR="00E70528">
          <w:t xml:space="preserve">of subsequent training </w:t>
        </w:r>
      </w:ins>
      <w:ins w:id="86" w:author="Anderson, Brian" w:date="2022-03-27T18:04:00Z">
        <w:r w:rsidR="00E70528">
          <w:t>if previous layers were not frozen</w:t>
        </w:r>
      </w:ins>
      <w:r w:rsidR="00587FA3">
        <w:t>.</w:t>
      </w:r>
      <w:bookmarkEnd w:id="79"/>
      <w:r w:rsidR="00587FA3">
        <w:t xml:space="preserve"> Second, </w:t>
      </w:r>
      <w:del w:id="87" w:author="Anderson, Brian" w:date="2022-06-10T16:47:00Z">
        <w:r w:rsidR="00587FA3" w:rsidDel="00352022">
          <w:delText xml:space="preserve">our </w:delText>
        </w:r>
      </w:del>
      <w:ins w:id="88" w:author="Anderson, Brian" w:date="2022-06-10T16:47:00Z">
        <w:r w:rsidR="00352022">
          <w:t xml:space="preserve">the </w:t>
        </w:r>
      </w:ins>
      <w:r w:rsidR="00587FA3">
        <w:t xml:space="preserve">3D </w:t>
      </w:r>
      <w:proofErr w:type="spellStart"/>
      <w:r w:rsidR="00587FA3">
        <w:t>DenseNet</w:t>
      </w:r>
      <w:proofErr w:type="spellEnd"/>
      <w:r w:rsidR="00587FA3">
        <w:t xml:space="preserve"> contained truly dense layers, with extracted features shared throughout the entirety of each layer; this enabled the use of significantly fewer features.</w:t>
      </w:r>
    </w:p>
    <w:p w14:paraId="6270F969" w14:textId="265DC046" w:rsidR="00631DAD" w:rsidRDefault="00631DAD" w:rsidP="00587FA3">
      <w:pPr>
        <w:pStyle w:val="Heading2"/>
      </w:pPr>
      <w:r>
        <w:t xml:space="preserve">Model </w:t>
      </w:r>
      <w:r w:rsidR="00326A2F">
        <w:t>Training</w:t>
      </w:r>
    </w:p>
    <w:p w14:paraId="4AB41B3A" w14:textId="51138CDE" w:rsidR="00BA557C" w:rsidRDefault="00A35224" w:rsidP="00326A2F">
      <w:r>
        <w:t>All model training was performed using NVIDIA-Tesla V100 32GB GPUs</w:t>
      </w:r>
      <w:r w:rsidR="002B1C4A">
        <w:fldChar w:fldCharType="begin" w:fldLock="1"/>
      </w:r>
      <w:r w:rsidR="00346592">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sup&gt;20&lt;/sup&gt;","plainTextFormattedCitation":"20","previouslyFormattedCitation":"&lt;sup&gt;19&lt;/sup&gt;"},"properties":{"noteIndex":0},"schema":"https://github.com/citation-style-language/schema/raw/master/csl-citation.json"}</w:instrText>
      </w:r>
      <w:r w:rsidR="002B1C4A">
        <w:fldChar w:fldCharType="separate"/>
      </w:r>
      <w:r w:rsidR="00346592" w:rsidRPr="00346592">
        <w:rPr>
          <w:noProof/>
          <w:vertAlign w:val="superscript"/>
        </w:rPr>
        <w:t>20</w:t>
      </w:r>
      <w:r w:rsidR="002B1C4A">
        <w:fldChar w:fldCharType="end"/>
      </w:r>
      <w:r>
        <w:t>. All model creation, training, optimization, and evaluation</w:t>
      </w:r>
      <w:r w:rsidR="00974CFC">
        <w:t xml:space="preserve"> was performed using Tensorflow</w:t>
      </w:r>
      <w:r>
        <w:t>2.2.0</w:t>
      </w:r>
      <w:r>
        <w:fldChar w:fldCharType="begin" w:fldLock="1"/>
      </w:r>
      <w:r w:rsidR="00346592">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lt;sup&gt;21&lt;/sup&gt;","plainTextFormattedCitation":"21","previouslyFormattedCitation":"&lt;sup&gt;20&lt;/sup&gt;"},"properties":{"noteIndex":0},"schema":"https://github.com/citation-style-language/schema/raw/master/csl-citation.json"}</w:instrText>
      </w:r>
      <w:r>
        <w:fldChar w:fldCharType="separate"/>
      </w:r>
      <w:r w:rsidR="00346592" w:rsidRPr="00346592">
        <w:rPr>
          <w:noProof/>
          <w:vertAlign w:val="superscript"/>
        </w:rPr>
        <w:t>21</w:t>
      </w:r>
      <w:r>
        <w:fldChar w:fldCharType="end"/>
      </w:r>
      <w:r>
        <w:t>.</w:t>
      </w:r>
      <w:r w:rsidR="002B1C4A">
        <w:t xml:space="preserve"> </w:t>
      </w:r>
      <w:r w:rsidR="001B4402">
        <w:t>Models were optimized using a sparse categorical cross entropy loss</w:t>
      </w:r>
      <w:ins w:id="89" w:author="Anderson, Brian [2]" w:date="2022-03-30T15:55:00Z">
        <w:r w:rsidR="00D423DD">
          <w:t xml:space="preserve"> (</w:t>
        </w:r>
        <w:r w:rsidR="00D423DD" w:rsidRPr="00D423DD">
          <w:t>https://www.tensorflow.org/api_docs/python/tf/keras/losses/SparseCategoricalCrossentropy</w:t>
        </w:r>
        <w:r w:rsidR="00D423DD">
          <w:t>)</w:t>
        </w:r>
      </w:ins>
      <w:r w:rsidR="001B4402">
        <w:t xml:space="preserve"> and Adam optimizer. Mixed precision was enabled to </w:t>
      </w:r>
      <w:r w:rsidR="00373E7F">
        <w:t>reduce</w:t>
      </w:r>
      <w:r w:rsidR="001B4402">
        <w:t xml:space="preserve"> the training </w:t>
      </w:r>
      <w:r w:rsidR="00373E7F">
        <w:t>time</w:t>
      </w:r>
      <w:r w:rsidR="001B4402">
        <w:t>.</w:t>
      </w:r>
    </w:p>
    <w:p w14:paraId="7A856692" w14:textId="2DA4289F" w:rsidR="00210ED9" w:rsidRDefault="001B4402">
      <w:r>
        <w:t xml:space="preserve">The model </w:t>
      </w:r>
      <w:r w:rsidR="00CD3AC4">
        <w:t xml:space="preserve">was trained with </w:t>
      </w:r>
      <w:r w:rsidR="00F51FCC">
        <w:t>two inputs:</w:t>
      </w:r>
      <w:r>
        <w:t xml:space="preserve"> </w:t>
      </w:r>
      <w:r w:rsidR="00F90763">
        <w:t xml:space="preserve">CT </w:t>
      </w:r>
      <w:r w:rsidR="00BA557C">
        <w:t>image</w:t>
      </w:r>
      <w:r>
        <w:t xml:space="preserve"> and </w:t>
      </w:r>
      <w:r w:rsidR="00BA557C">
        <w:t>binary mask of the liver</w:t>
      </w:r>
      <w:r>
        <w:t>. The mask</w:t>
      </w:r>
      <w:r w:rsidR="00BA557C">
        <w:t xml:space="preserve"> automatically </w:t>
      </w:r>
      <w:r>
        <w:t xml:space="preserve">assigns </w:t>
      </w:r>
      <w:r w:rsidR="00631DAD">
        <w:t xml:space="preserve">a </w:t>
      </w:r>
      <w:r>
        <w:t>background to any voxel</w:t>
      </w:r>
      <w:r w:rsidR="00631DAD">
        <w:t xml:space="preserve"> </w:t>
      </w:r>
      <w:r w:rsidR="00F51FCC">
        <w:t>outside the liver</w:t>
      </w:r>
      <w:r w:rsidR="00BA557C">
        <w:t>.</w:t>
      </w:r>
      <w:r>
        <w:t xml:space="preserve"> Training involved passing </w:t>
      </w:r>
      <w:r w:rsidR="0000252A">
        <w:t xml:space="preserve">B*N*H*W*C </w:t>
      </w:r>
      <w:r w:rsidR="00E94FAB">
        <w:t>tensors</w:t>
      </w:r>
      <w:r w:rsidR="00631DAD">
        <w:t xml:space="preserve"> to the model</w:t>
      </w:r>
      <w:r w:rsidR="00E94FAB">
        <w:t>, where</w:t>
      </w:r>
      <w:r w:rsidR="00631DAD">
        <w:t xml:space="preserve"> the</w:t>
      </w:r>
      <w:r w:rsidR="00E94FAB">
        <w:t xml:space="preserve"> (B)</w:t>
      </w:r>
      <w:proofErr w:type="spellStart"/>
      <w:r w:rsidR="00E94FAB">
        <w:t>atch</w:t>
      </w:r>
      <w:proofErr w:type="spellEnd"/>
      <w:r w:rsidR="00E94FAB">
        <w:t xml:space="preserve"> varied from 8,</w:t>
      </w:r>
      <w:r w:rsidR="00631DAD">
        <w:t xml:space="preserve"> to</w:t>
      </w:r>
      <w:r w:rsidR="00E94FAB">
        <w:t xml:space="preserve"> 16,</w:t>
      </w:r>
      <w:r w:rsidR="00631DAD">
        <w:t xml:space="preserve"> the</w:t>
      </w:r>
      <w:r w:rsidR="00E94FAB">
        <w:t xml:space="preserve"> (N)umber of slices </w:t>
      </w:r>
      <w:r w:rsidR="00631DAD">
        <w:t>was</w:t>
      </w:r>
      <w:r w:rsidR="00E94FAB">
        <w:t xml:space="preserve"> 32,</w:t>
      </w:r>
      <w:r w:rsidR="00631DAD">
        <w:t xml:space="preserve"> the</w:t>
      </w:r>
      <w:r w:rsidR="00E94FAB">
        <w:t xml:space="preserve"> (H)eight </w:t>
      </w:r>
      <w:r w:rsidR="00631DAD">
        <w:t>wa</w:t>
      </w:r>
      <w:r w:rsidR="00E94FAB">
        <w:t xml:space="preserve">s 120, </w:t>
      </w:r>
      <w:r w:rsidR="00631DAD">
        <w:t xml:space="preserve">the </w:t>
      </w:r>
      <w:r w:rsidR="00E94FAB">
        <w:t>(W)</w:t>
      </w:r>
      <w:proofErr w:type="spellStart"/>
      <w:r w:rsidR="00E94FAB">
        <w:t>idth</w:t>
      </w:r>
      <w:proofErr w:type="spellEnd"/>
      <w:r w:rsidR="00E94FAB">
        <w:t xml:space="preserve"> </w:t>
      </w:r>
      <w:r w:rsidR="00631DAD">
        <w:t>wa</w:t>
      </w:r>
      <w:r w:rsidR="00E94FAB">
        <w:t xml:space="preserve">s 120, and </w:t>
      </w:r>
      <w:r w:rsidR="00631DAD">
        <w:t xml:space="preserve">the </w:t>
      </w:r>
      <w:r w:rsidR="00E94FAB">
        <w:t>(C)</w:t>
      </w:r>
      <w:proofErr w:type="spellStart"/>
      <w:r w:rsidR="00E94FAB">
        <w:t>hannels</w:t>
      </w:r>
      <w:proofErr w:type="spellEnd"/>
      <w:r w:rsidR="00E94FAB">
        <w:t xml:space="preserve"> </w:t>
      </w:r>
      <w:r w:rsidR="00631DAD">
        <w:t>wa</w:t>
      </w:r>
      <w:r w:rsidR="00E94FAB">
        <w:t>s 2 (image and liver mask)</w:t>
      </w:r>
      <w:r>
        <w:t>.</w:t>
      </w:r>
      <w:r w:rsidR="00631DAD">
        <w:t xml:space="preserve"> Thus, a</w:t>
      </w:r>
      <w:r w:rsidR="00E94FAB">
        <w:t xml:space="preserve"> single pass might be 8x32x120x120x2 in size.</w:t>
      </w:r>
    </w:p>
    <w:p w14:paraId="0EB87943" w14:textId="63580BD9" w:rsidR="008022BB" w:rsidRDefault="008022BB">
      <w:pPr>
        <w:pStyle w:val="Heading3"/>
        <w:pPrChange w:id="90" w:author="Anderson, Brian" w:date="2022-06-10T16:21:00Z">
          <w:pPr>
            <w:pStyle w:val="Heading4"/>
          </w:pPr>
        </w:pPrChange>
      </w:pPr>
      <w:r>
        <w:t>Training</w:t>
      </w:r>
      <w:r w:rsidR="00631DAD">
        <w:t xml:space="preserve"> the</w:t>
      </w:r>
      <w:r>
        <w:t xml:space="preserve"> DenseNet121 </w:t>
      </w:r>
      <w:proofErr w:type="spellStart"/>
      <w:r>
        <w:t>UNet</w:t>
      </w:r>
      <w:proofErr w:type="spellEnd"/>
    </w:p>
    <w:p w14:paraId="5E46A4A1" w14:textId="2FB0091A" w:rsidR="008022BB" w:rsidRDefault="0067647D">
      <w:r>
        <w:t>When training the 2D aspect of the H</w:t>
      </w:r>
      <w:r w:rsidR="00631DAD">
        <w:t>ybrid-</w:t>
      </w:r>
      <w:proofErr w:type="spellStart"/>
      <w:r>
        <w:t>WNet</w:t>
      </w:r>
      <w:proofErr w:type="spellEnd"/>
      <w:r>
        <w:t xml:space="preserve">, 3D </w:t>
      </w:r>
      <w:r w:rsidR="00974CFC">
        <w:t>slabs</w:t>
      </w:r>
      <w:r>
        <w:t xml:space="preserve"> </w:t>
      </w:r>
      <w:r w:rsidR="00631DAD">
        <w:t xml:space="preserve">were </w:t>
      </w:r>
      <w:r>
        <w:t xml:space="preserve">reshaped into stacked 2D images. For example, a batch of 8x32x120x120x1 would be transformed into 8*32x120x120x1. </w:t>
      </w:r>
      <w:r w:rsidR="00F51FCC">
        <w:t xml:space="preserve">In the </w:t>
      </w:r>
      <w:r w:rsidR="008022BB">
        <w:t xml:space="preserve">first </w:t>
      </w:r>
      <w:r w:rsidR="00F51FCC">
        <w:t xml:space="preserve">training </w:t>
      </w:r>
      <w:r w:rsidR="008022BB">
        <w:t>iteration</w:t>
      </w:r>
      <w:r w:rsidR="00F51FCC">
        <w:t>,</w:t>
      </w:r>
      <w:r w:rsidR="008022BB">
        <w:t xml:space="preserve"> all weights on the </w:t>
      </w:r>
      <w:r w:rsidR="00A26A24">
        <w:t xml:space="preserve">pre-trained </w:t>
      </w:r>
      <w:r w:rsidR="00F51FCC">
        <w:t xml:space="preserve">encoding </w:t>
      </w:r>
      <w:r w:rsidR="008022BB">
        <w:t>architecture</w:t>
      </w:r>
      <w:r w:rsidR="00F51FCC">
        <w:t xml:space="preserve"> </w:t>
      </w:r>
      <w:r w:rsidR="00F83290">
        <w:t>were</w:t>
      </w:r>
      <w:r w:rsidR="00F51FCC">
        <w:t xml:space="preserve"> frozen</w:t>
      </w:r>
      <w:r w:rsidR="008022BB">
        <w:t xml:space="preserve">. Next, all weights </w:t>
      </w:r>
      <w:r w:rsidR="00631DAD">
        <w:t xml:space="preserve">were </w:t>
      </w:r>
      <w:r w:rsidR="008022BB">
        <w:t>made trainable, allowing the model to tweak any pre-trained layers.</w:t>
      </w:r>
    </w:p>
    <w:p w14:paraId="32332F2E" w14:textId="2898FF18" w:rsidR="008022BB" w:rsidRDefault="008022BB">
      <w:pPr>
        <w:pStyle w:val="Heading3"/>
        <w:pPrChange w:id="91" w:author="Anderson, Brian" w:date="2022-06-10T16:21:00Z">
          <w:pPr>
            <w:pStyle w:val="Heading4"/>
          </w:pPr>
        </w:pPrChange>
      </w:pPr>
      <w:r>
        <w:lastRenderedPageBreak/>
        <w:t xml:space="preserve">Training </w:t>
      </w:r>
      <w:r w:rsidR="00631DAD">
        <w:t xml:space="preserve">the </w:t>
      </w:r>
      <w:r>
        <w:t xml:space="preserve">Combined 2D-3D </w:t>
      </w:r>
      <w:proofErr w:type="spellStart"/>
      <w:r>
        <w:t>WNet</w:t>
      </w:r>
      <w:proofErr w:type="spellEnd"/>
    </w:p>
    <w:p w14:paraId="14F56037" w14:textId="4162B7DC" w:rsidR="0067647D" w:rsidRDefault="008022BB">
      <w:pPr>
        <w:rPr>
          <w:ins w:id="92" w:author="Anderson, Brian [2]" w:date="2022-03-31T09:47:00Z"/>
        </w:rPr>
      </w:pPr>
      <w:r>
        <w:t xml:space="preserve">After training the 2D </w:t>
      </w:r>
      <w:r w:rsidR="00E94FAB">
        <w:t>part</w:t>
      </w:r>
      <w:r>
        <w:t xml:space="preserve"> of the W-Net, </w:t>
      </w:r>
      <w:del w:id="93" w:author="Anderson, Brian" w:date="2022-06-10T16:41:00Z">
        <w:r w:rsidR="00631DAD" w:rsidDel="00ED2572">
          <w:delText xml:space="preserve">we concatenated </w:delText>
        </w:r>
        <w:r w:rsidDel="00ED2572">
          <w:delText xml:space="preserve">the </w:delText>
        </w:r>
      </w:del>
      <w:r w:rsidR="00A26A24">
        <w:t>2D features</w:t>
      </w:r>
      <w:r>
        <w:t xml:space="preserve"> </w:t>
      </w:r>
      <w:ins w:id="94" w:author="Anderson, Brian" w:date="2022-06-10T16:40:00Z">
        <w:r w:rsidR="00ED2572">
          <w:t xml:space="preserve">are </w:t>
        </w:r>
      </w:ins>
      <w:ins w:id="95" w:author="Anderson, Brian" w:date="2022-06-10T16:41:00Z">
        <w:r w:rsidR="00ED2572">
          <w:t xml:space="preserve">concatenated </w:t>
        </w:r>
      </w:ins>
      <w:r>
        <w:t>to the</w:t>
      </w:r>
      <w:r w:rsidR="00631DAD">
        <w:t xml:space="preserve"> input of the</w:t>
      </w:r>
      <w:r>
        <w:t xml:space="preserve"> 3D model. </w:t>
      </w:r>
      <w:ins w:id="96" w:author="Anderson, Brian [2]" w:date="2022-03-31T09:46:00Z">
        <w:r w:rsidR="00B2030A">
          <w:t xml:space="preserve">Features extracted from the 2D network would have dimensions of 8x32x120x120x32, ‘2D Features’ Figure 3. </w:t>
        </w:r>
      </w:ins>
      <w:r w:rsidR="004351D0">
        <w:t>A</w:t>
      </w:r>
      <w:r>
        <w:t xml:space="preserve">ll weights from the 2D network </w:t>
      </w:r>
      <w:r w:rsidR="00631DAD">
        <w:t xml:space="preserve">were </w:t>
      </w:r>
      <w:r w:rsidR="004351D0">
        <w:t xml:space="preserve">initially </w:t>
      </w:r>
      <w:r>
        <w:t xml:space="preserve">frozen, and only the 3D model trained. Next, all weights </w:t>
      </w:r>
      <w:r w:rsidR="00631DAD">
        <w:t xml:space="preserve">were </w:t>
      </w:r>
      <w:r>
        <w:t xml:space="preserve">unfrozen, allowing the model to </w:t>
      </w:r>
      <w:r w:rsidR="00631DAD">
        <w:t xml:space="preserve">be </w:t>
      </w:r>
      <w:r w:rsidR="004351D0">
        <w:t>fine-tuned</w:t>
      </w:r>
      <w:r>
        <w:t>.</w:t>
      </w:r>
    </w:p>
    <w:p w14:paraId="0A35F19D" w14:textId="5D5FBAE8" w:rsidR="00B2030A" w:rsidRDefault="00B2030A">
      <w:ins w:id="97" w:author="Anderson, Brian [2]" w:date="2022-03-31T09:47:00Z">
        <w:r>
          <w:t xml:space="preserve">A visual </w:t>
        </w:r>
      </w:ins>
      <w:ins w:id="98" w:author="Anderson, Brian [2]" w:date="2022-03-31T09:48:00Z">
        <w:r>
          <w:t>representation of the combined architectures can be seen in Figure 3.</w:t>
        </w:r>
      </w:ins>
    </w:p>
    <w:p w14:paraId="6ABCDB75" w14:textId="77777777" w:rsidR="00BA557C" w:rsidRDefault="00BA557C" w:rsidP="00BA557C">
      <w:pPr>
        <w:pStyle w:val="Heading3"/>
      </w:pPr>
      <w:r>
        <w:t>Hyper-Parameters</w:t>
      </w:r>
    </w:p>
    <w:p w14:paraId="092E5BF3" w14:textId="6107A26D" w:rsidR="002C04E1" w:rsidRDefault="00F51FCC" w:rsidP="002C04E1">
      <w:bookmarkStart w:id="99" w:name="_Hlk105771270"/>
      <w:r>
        <w:t>For training each model, a variation in the cyclical learning rate</w:t>
      </w:r>
      <w:r>
        <w:fldChar w:fldCharType="begin" w:fldLock="1"/>
      </w:r>
      <w:r w:rsidR="00346592">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22&lt;/sup&gt;","plainTextFormattedCitation":"22","previouslyFormattedCitation":"&lt;sup&gt;21&lt;/sup&gt;"},"properties":{"noteIndex":0},"schema":"https://github.com/citation-style-language/schema/raw/master/csl-citation.json"}</w:instrText>
      </w:r>
      <w:r>
        <w:fldChar w:fldCharType="separate"/>
      </w:r>
      <w:r w:rsidR="00346592" w:rsidRPr="00346592">
        <w:rPr>
          <w:noProof/>
          <w:vertAlign w:val="superscript"/>
        </w:rPr>
        <w:t>22</w:t>
      </w:r>
      <w:r>
        <w:fldChar w:fldCharType="end"/>
      </w:r>
      <w:r>
        <w:t xml:space="preserve"> was used (GitHub link: anonymized for review), with linear increase and decrease between min and max. </w:t>
      </w:r>
      <w:r w:rsidR="004351D0">
        <w:t>O</w:t>
      </w:r>
      <w:r w:rsidR="0007182C">
        <w:t xml:space="preserve">ptimal </w:t>
      </w:r>
      <w:r w:rsidR="004351D0">
        <w:t xml:space="preserve">learning </w:t>
      </w:r>
      <w:r w:rsidR="0007182C">
        <w:t xml:space="preserve">rates vary </w:t>
      </w:r>
      <w:r w:rsidR="00631DAD">
        <w:t xml:space="preserve">based on </w:t>
      </w:r>
      <w:r>
        <w:t xml:space="preserve">each </w:t>
      </w:r>
      <w:r w:rsidR="0007182C">
        <w:t>architectu</w:t>
      </w:r>
      <w:r w:rsidR="00631DAD">
        <w:t>re</w:t>
      </w:r>
      <w:r>
        <w:t xml:space="preserve"> parameter, with t</w:t>
      </w:r>
      <w:r w:rsidR="00EA237D">
        <w:t xml:space="preserve">he minimum and maximum learning rates </w:t>
      </w:r>
      <w:r>
        <w:t>identified</w:t>
      </w:r>
      <w:r w:rsidR="00EA237D">
        <w:t xml:space="preserve"> using an in-house function</w:t>
      </w:r>
      <w:r w:rsidR="0078374C">
        <w:t xml:space="preserve"> (</w:t>
      </w:r>
      <w:proofErr w:type="spellStart"/>
      <w:r w:rsidR="0078374C">
        <w:t>Gith</w:t>
      </w:r>
      <w:ins w:id="100" w:author="Anderson, Brian" w:date="2022-03-27T17:15:00Z">
        <w:r w:rsidR="00614F4C">
          <w:t>u</w:t>
        </w:r>
      </w:ins>
      <w:r w:rsidR="0078374C">
        <w:t>b</w:t>
      </w:r>
      <w:proofErr w:type="spellEnd"/>
      <w:r w:rsidR="0078374C">
        <w:t xml:space="preserve"> link: anonymized for review)</w:t>
      </w:r>
      <w:r w:rsidR="004351D0">
        <w:t>, Supplementary Figure 1.</w:t>
      </w:r>
      <w:ins w:id="101" w:author="Anderson, Brian" w:date="2022-06-10T16:33:00Z">
        <w:r w:rsidR="00257713">
          <w:t xml:space="preserve"> Augmentations of the training was provided in the form of flipping and mirroring the input data</w:t>
        </w:r>
      </w:ins>
      <w:ins w:id="102" w:author="Anderson, Brian" w:date="2022-06-10T16:34:00Z">
        <w:r w:rsidR="00257713">
          <w:t>.</w:t>
        </w:r>
      </w:ins>
    </w:p>
    <w:bookmarkEnd w:id="99"/>
    <w:p w14:paraId="528A3CB6" w14:textId="4AC23F08" w:rsidR="003C315D" w:rsidRDefault="001A6AD2" w:rsidP="003C315D">
      <w:pPr>
        <w:pStyle w:val="Heading3"/>
      </w:pPr>
      <w:r>
        <w:t xml:space="preserve">Model </w:t>
      </w:r>
      <w:r w:rsidR="003C315D">
        <w:t>Optimization</w:t>
      </w:r>
    </w:p>
    <w:p w14:paraId="1C47FE3E" w14:textId="383A7108" w:rsidR="00340605" w:rsidRDefault="004351D0" w:rsidP="003C315D">
      <w:del w:id="103" w:author="Anderson, Brian" w:date="2022-06-10T16:41:00Z">
        <w:r w:rsidDel="00ED2572">
          <w:delText>W</w:delText>
        </w:r>
        <w:r w:rsidR="001A6AD2" w:rsidDel="00ED2572">
          <w:delText xml:space="preserve">e ran </w:delText>
        </w:r>
        <w:r w:rsidR="00EA4113" w:rsidDel="00ED2572">
          <w:delText>e</w:delText>
        </w:r>
      </w:del>
      <w:ins w:id="104" w:author="Anderson, Brian" w:date="2022-06-10T16:41:00Z">
        <w:r w:rsidR="00ED2572">
          <w:t>E</w:t>
        </w:r>
      </w:ins>
      <w:r w:rsidR="003C315D">
        <w:t xml:space="preserve">ach model </w:t>
      </w:r>
      <w:ins w:id="105" w:author="Anderson, Brian" w:date="2022-06-10T16:41:00Z">
        <w:r w:rsidR="00ED2572">
          <w:t xml:space="preserve">was run </w:t>
        </w:r>
      </w:ins>
      <w:r w:rsidR="003C315D">
        <w:t xml:space="preserve">three </w:t>
      </w:r>
      <w:r w:rsidR="001A6AD2">
        <w:t>times using</w:t>
      </w:r>
      <w:r w:rsidR="00340605">
        <w:t xml:space="preserve"> randomly initialized variables</w:t>
      </w:r>
      <w:r w:rsidR="003C315D">
        <w:t xml:space="preserve"> </w:t>
      </w:r>
      <w:r>
        <w:t>to reduce</w:t>
      </w:r>
      <w:r w:rsidR="002A293B">
        <w:t xml:space="preserve"> the</w:t>
      </w:r>
      <w:r>
        <w:t xml:space="preserve"> likelihood of poor initialization</w:t>
      </w:r>
      <w:r w:rsidR="003C315D">
        <w:t xml:space="preserve">. </w:t>
      </w:r>
      <w:proofErr w:type="spellStart"/>
      <w:r w:rsidR="003C315D">
        <w:t>Plotnine</w:t>
      </w:r>
      <w:proofErr w:type="spellEnd"/>
      <w:r w:rsidR="003C315D">
        <w:t xml:space="preserve"> and </w:t>
      </w:r>
      <w:proofErr w:type="spellStart"/>
      <w:r w:rsidR="003C315D">
        <w:t>Tensorflow’s</w:t>
      </w:r>
      <w:proofErr w:type="spellEnd"/>
      <w:r w:rsidR="003C315D">
        <w:t xml:space="preserve"> </w:t>
      </w:r>
      <w:proofErr w:type="spellStart"/>
      <w:r w:rsidR="003C315D">
        <w:t>Tensorboard</w:t>
      </w:r>
      <w:proofErr w:type="spellEnd"/>
      <w:r w:rsidR="0047778A">
        <w:t xml:space="preserve"> (</w:t>
      </w:r>
      <w:hyperlink r:id="rId8" w:history="1">
        <w:r w:rsidR="0047778A" w:rsidRPr="00ED14F5">
          <w:rPr>
            <w:rStyle w:val="Hyperlink"/>
          </w:rPr>
          <w:t>https://github.com/tensorflow/tensorboard</w:t>
        </w:r>
      </w:hyperlink>
      <w:r w:rsidR="0047778A">
        <w:t xml:space="preserve">) </w:t>
      </w:r>
      <w:r w:rsidR="00E21474">
        <w:t xml:space="preserve">was </w:t>
      </w:r>
      <w:r w:rsidR="003C315D">
        <w:t>used to identify tr</w:t>
      </w:r>
      <w:r w:rsidR="00340605">
        <w:t>ends and direct model training.</w:t>
      </w:r>
      <w:r w:rsidR="009223FE">
        <w:t xml:space="preserve"> The final model was selected </w:t>
      </w:r>
      <w:proofErr w:type="gramStart"/>
      <w:r w:rsidR="009223FE">
        <w:t>on the</w:t>
      </w:r>
      <w:r w:rsidR="00E21474">
        <w:t xml:space="preserve"> basis of</w:t>
      </w:r>
      <w:proofErr w:type="gramEnd"/>
      <w:r w:rsidR="00E21474">
        <w:t xml:space="preserve"> the Dice similarity coefficient (DSC) b</w:t>
      </w:r>
      <w:r w:rsidR="009223FE">
        <w:t>etween the validation set and</w:t>
      </w:r>
      <w:r w:rsidR="00E21474">
        <w:t xml:space="preserve"> the</w:t>
      </w:r>
      <w:r w:rsidR="009223FE">
        <w:t xml:space="preserve"> ground truth.</w:t>
      </w:r>
    </w:p>
    <w:p w14:paraId="668C2BB7" w14:textId="45E4392E" w:rsidR="00E21474" w:rsidRDefault="00E21474" w:rsidP="00E21474">
      <w:r w:rsidRPr="00E21474">
        <w:t xml:space="preserve">Prediction images were </w:t>
      </w:r>
      <w:r w:rsidR="004351D0">
        <w:t>visualized</w:t>
      </w:r>
      <w:r w:rsidRPr="00E21474">
        <w:t xml:space="preserve"> during training to </w:t>
      </w:r>
      <w:r w:rsidR="004351D0">
        <w:t xml:space="preserve">assess the training process (Figure 4) as a </w:t>
      </w:r>
      <w:proofErr w:type="spellStart"/>
      <w:r w:rsidR="004351D0">
        <w:t>Tensorflow</w:t>
      </w:r>
      <w:proofErr w:type="spellEnd"/>
      <w:r w:rsidR="004351D0">
        <w:t xml:space="preserve"> callback</w:t>
      </w:r>
      <w:r w:rsidRPr="00E21474">
        <w:t xml:space="preserve"> (</w:t>
      </w:r>
      <w:proofErr w:type="spellStart"/>
      <w:r w:rsidRPr="00E21474">
        <w:t>Gith</w:t>
      </w:r>
      <w:ins w:id="106" w:author="Anderson, Brian" w:date="2022-03-27T17:15:00Z">
        <w:r w:rsidR="00614F4C">
          <w:t>u</w:t>
        </w:r>
      </w:ins>
      <w:r w:rsidRPr="00E21474">
        <w:t>b</w:t>
      </w:r>
      <w:proofErr w:type="spellEnd"/>
      <w:r w:rsidRPr="00E21474">
        <w:t xml:space="preserve"> link: anonymized for review).</w:t>
      </w:r>
    </w:p>
    <w:p w14:paraId="65173039" w14:textId="77777777" w:rsidR="007D5C2B" w:rsidRPr="00E21474" w:rsidRDefault="007D5C2B" w:rsidP="00E21474"/>
    <w:p w14:paraId="379A490B" w14:textId="77777777" w:rsidR="003F5E68" w:rsidRDefault="00C92E3B" w:rsidP="003F5E68">
      <w:pPr>
        <w:pStyle w:val="Heading2"/>
        <w:keepNext w:val="0"/>
        <w:keepLines w:val="0"/>
        <w:widowControl w:val="0"/>
      </w:pPr>
      <w:r>
        <w:t>Model Evaluation</w:t>
      </w:r>
    </w:p>
    <w:p w14:paraId="2017F4D1" w14:textId="1EFC71F7" w:rsidR="00D61972" w:rsidRDefault="00D61972" w:rsidP="0063792B">
      <w:pPr>
        <w:pStyle w:val="Heading3"/>
      </w:pPr>
      <w:r>
        <w:t>Seed and Threshold Values</w:t>
      </w:r>
    </w:p>
    <w:p w14:paraId="00BC60AD" w14:textId="25210DFE" w:rsidR="007847DE" w:rsidRDefault="00E21474" w:rsidP="003F5E68">
      <w:pPr>
        <w:widowControl w:val="0"/>
      </w:pPr>
      <w:r>
        <w:t>The disease p</w:t>
      </w:r>
      <w:r w:rsidR="00D61972">
        <w:t xml:space="preserve">redictions from </w:t>
      </w:r>
      <w:del w:id="107" w:author="Anderson, Brian" w:date="2022-06-10T16:47:00Z">
        <w:r w:rsidDel="00352022">
          <w:delText xml:space="preserve">our </w:delText>
        </w:r>
      </w:del>
      <w:ins w:id="108" w:author="Anderson, Brian" w:date="2022-06-10T16:47:00Z">
        <w:r w:rsidR="00352022">
          <w:t xml:space="preserve">the </w:t>
        </w:r>
      </w:ins>
      <w:r w:rsidR="00D61972">
        <w:t xml:space="preserve">model </w:t>
      </w:r>
      <w:r>
        <w:t>ranged from</w:t>
      </w:r>
      <w:r w:rsidR="00D61972">
        <w:t xml:space="preserve"> 0-</w:t>
      </w:r>
      <w:r w:rsidR="001911A5">
        <w:t>1.</w:t>
      </w:r>
      <w:r w:rsidR="00324D95">
        <w:t xml:space="preserve"> T</w:t>
      </w:r>
      <w:r w:rsidR="00A26A24">
        <w:t xml:space="preserve">he </w:t>
      </w:r>
      <w:r w:rsidR="006406B6">
        <w:t>most inferior and superior aspects</w:t>
      </w:r>
      <w:r w:rsidR="00A26A24">
        <w:t xml:space="preserve"> of a disease site </w:t>
      </w:r>
      <w:r w:rsidR="00244A84">
        <w:t>often had</w:t>
      </w:r>
      <w:r w:rsidR="00A26A24">
        <w:t xml:space="preserve"> a lower probability than the </w:t>
      </w:r>
      <w:r w:rsidR="00F51FCC">
        <w:t>center</w:t>
      </w:r>
      <w:r w:rsidR="00A26A24">
        <w:t xml:space="preserve"> of the disease. For this reason, </w:t>
      </w:r>
      <w:ins w:id="109" w:author="Anderson, Brian" w:date="2022-06-10T16:41:00Z">
        <w:r w:rsidR="00ED2572">
          <w:t xml:space="preserve">seed-point growth </w:t>
        </w:r>
      </w:ins>
      <w:r w:rsidR="00A26A24">
        <w:t>w</w:t>
      </w:r>
      <w:del w:id="110" w:author="Anderson, Brian" w:date="2022-06-10T16:41:00Z">
        <w:r w:rsidR="00A26A24" w:rsidDel="00ED2572">
          <w:delText>e</w:delText>
        </w:r>
      </w:del>
      <w:ins w:id="111" w:author="Anderson, Brian" w:date="2022-06-10T16:41:00Z">
        <w:r w:rsidR="00ED2572">
          <w:t>as</w:t>
        </w:r>
      </w:ins>
      <w:r w:rsidR="00A26A24">
        <w:t xml:space="preserve"> </w:t>
      </w:r>
      <w:r w:rsidR="00871E99">
        <w:t>investigated</w:t>
      </w:r>
      <w:r w:rsidR="00A26A24">
        <w:t xml:space="preserve"> </w:t>
      </w:r>
      <w:del w:id="112" w:author="Anderson, Brian" w:date="2022-06-10T16:41:00Z">
        <w:r w:rsidR="00A26A24" w:rsidDel="00ED2572">
          <w:delText xml:space="preserve">seed-point growth </w:delText>
        </w:r>
      </w:del>
      <w:r w:rsidR="00A26A24">
        <w:t>for</w:t>
      </w:r>
      <w:r w:rsidR="00980913">
        <w:t xml:space="preserve"> the</w:t>
      </w:r>
      <w:r w:rsidR="00A26A24">
        <w:t xml:space="preserve"> final prediction. Seed points </w:t>
      </w:r>
      <w:r w:rsidR="00980913">
        <w:t xml:space="preserve">were </w:t>
      </w:r>
      <w:r w:rsidR="00A26A24">
        <w:t xml:space="preserve">created to define the likely starting point of a disease site, and then grown outwards to </w:t>
      </w:r>
      <w:r w:rsidR="00871E99">
        <w:t>a</w:t>
      </w:r>
      <w:r w:rsidR="00A26A24">
        <w:t xml:space="preserve"> threshold value</w:t>
      </w:r>
      <w:r w:rsidR="001911A5">
        <w:t>.</w:t>
      </w:r>
      <w:r w:rsidR="00D61972">
        <w:t xml:space="preserve"> </w:t>
      </w:r>
      <w:ins w:id="113" w:author="Anderson, Brian" w:date="2022-06-10T16:41:00Z">
        <w:r w:rsidR="00CB421D">
          <w:t xml:space="preserve">Seed values </w:t>
        </w:r>
      </w:ins>
      <w:del w:id="114" w:author="Anderson, Brian" w:date="2022-06-10T16:41:00Z">
        <w:r w:rsidR="00244A84" w:rsidDel="00CB421D">
          <w:delText xml:space="preserve">We </w:delText>
        </w:r>
      </w:del>
      <w:r w:rsidR="00244A84">
        <w:t xml:space="preserve">investigated </w:t>
      </w:r>
      <w:del w:id="115" w:author="Anderson, Brian" w:date="2022-06-10T16:41:00Z">
        <w:r w:rsidR="00980913" w:rsidDel="00CB421D">
          <w:delText>s</w:delText>
        </w:r>
        <w:r w:rsidR="004C6613" w:rsidDel="00CB421D">
          <w:delText>eed</w:delText>
        </w:r>
        <w:r w:rsidR="00D61972" w:rsidDel="00CB421D">
          <w:delText xml:space="preserve"> values </w:delText>
        </w:r>
      </w:del>
      <w:r w:rsidR="00FC59B5">
        <w:t>from 0.25-0.95 in 0.0</w:t>
      </w:r>
      <w:r w:rsidR="008D6DAB">
        <w:t>1</w:t>
      </w:r>
      <w:r w:rsidR="00D61972">
        <w:t xml:space="preserve"> increments, and</w:t>
      </w:r>
      <w:r w:rsidR="00980913">
        <w:t xml:space="preserve"> </w:t>
      </w:r>
      <w:r w:rsidR="00D61972">
        <w:t>threshol</w:t>
      </w:r>
      <w:r w:rsidR="00FC59B5">
        <w:t>d</w:t>
      </w:r>
      <w:r w:rsidR="00244A84">
        <w:t xml:space="preserve"> values </w:t>
      </w:r>
      <w:r w:rsidR="00FC59B5">
        <w:t>from 0.2 to 0.8 in 0.01</w:t>
      </w:r>
      <w:r w:rsidR="00D61972">
        <w:t xml:space="preserve"> increme</w:t>
      </w:r>
      <w:r w:rsidR="004C6613">
        <w:t>nts.</w:t>
      </w:r>
    </w:p>
    <w:p w14:paraId="67E3C266" w14:textId="77777777" w:rsidR="007847DE" w:rsidRDefault="007847DE" w:rsidP="00582F76">
      <w:pPr>
        <w:pStyle w:val="Heading3"/>
      </w:pPr>
      <w:r>
        <w:t>Quantitative Evaluation</w:t>
      </w:r>
    </w:p>
    <w:p w14:paraId="0FBC68EF" w14:textId="5DA8AE75" w:rsidR="00513C3B" w:rsidRDefault="00244A84" w:rsidP="007847DE">
      <w:r>
        <w:t>M</w:t>
      </w:r>
      <w:r w:rsidR="007847DE">
        <w:t xml:space="preserve">odel </w:t>
      </w:r>
      <w:r>
        <w:t xml:space="preserve">performance </w:t>
      </w:r>
      <w:r w:rsidR="007847DE">
        <w:t xml:space="preserve">was evaluated on the test set using the (DSC) and Median Surface Distance between the manual and predicted segmentations. </w:t>
      </w:r>
      <w:del w:id="116" w:author="Anderson, Brian" w:date="2022-06-10T16:42:00Z">
        <w:r w:rsidDel="003521D4">
          <w:delText>W</w:delText>
        </w:r>
        <w:r w:rsidR="00980913" w:rsidDel="003521D4">
          <w:delText>e report on p</w:delText>
        </w:r>
      </w:del>
      <w:ins w:id="117" w:author="Anderson, Brian" w:date="2022-06-10T16:42:00Z">
        <w:r w:rsidR="003521D4">
          <w:t>P</w:t>
        </w:r>
      </w:ins>
      <w:r w:rsidR="00980913">
        <w:t xml:space="preserve">redictions </w:t>
      </w:r>
      <w:ins w:id="118" w:author="Anderson, Brian" w:date="2022-06-10T16:42:00Z">
        <w:r w:rsidR="003521D4">
          <w:t xml:space="preserve">were reported </w:t>
        </w:r>
      </w:ins>
      <w:r w:rsidR="00980913">
        <w:t xml:space="preserve">in a </w:t>
      </w:r>
      <w:r w:rsidR="007847DE">
        <w:t>disease site-by-site</w:t>
      </w:r>
      <w:r w:rsidR="00DD7A89">
        <w:t>,</w:t>
      </w:r>
      <w:r w:rsidR="007847DE">
        <w:t xml:space="preserve"> patient-by-patient</w:t>
      </w:r>
      <w:r w:rsidR="00DD7A89">
        <w:t xml:space="preserve">, and </w:t>
      </w:r>
      <w:r w:rsidR="00980913">
        <w:t>“</w:t>
      </w:r>
      <w:r w:rsidR="00DD7A89">
        <w:t>global</w:t>
      </w:r>
      <w:r w:rsidR="00980913">
        <w:t>”</w:t>
      </w:r>
      <w:r w:rsidR="00DD7A89">
        <w:t xml:space="preserve"> basis</w:t>
      </w:r>
      <w:r w:rsidR="007847DE">
        <w:t>.</w:t>
      </w:r>
    </w:p>
    <w:p w14:paraId="27A59FD1" w14:textId="6D4D4516" w:rsidR="007847DE" w:rsidRPr="00484061" w:rsidRDefault="007847DE" w:rsidP="007847DE">
      <w:pPr>
        <w:rPr>
          <w:b/>
        </w:rPr>
      </w:pPr>
      <w:r>
        <w:t xml:space="preserve">For the site-by-site comparison, each non-connected disease segmentation of the test patients was considered an independent case. </w:t>
      </w:r>
      <w:ins w:id="119" w:author="Anderson, Brian" w:date="2022-06-10T16:43:00Z">
        <w:r w:rsidR="00B938B9">
          <w:t>Metrics were</w:t>
        </w:r>
      </w:ins>
      <w:del w:id="120" w:author="Anderson, Brian" w:date="2022-06-10T16:43:00Z">
        <w:r w:rsidR="00244A84" w:rsidDel="00B938B9">
          <w:delText>W</w:delText>
        </w:r>
        <w:r w:rsidR="00513C3B" w:rsidDel="00B938B9">
          <w:delText>e</w:delText>
        </w:r>
        <w:r w:rsidDel="00B938B9">
          <w:delText xml:space="preserve"> </w:delText>
        </w:r>
      </w:del>
      <w:ins w:id="121" w:author="Anderson, Brian" w:date="2022-06-10T16:43:00Z">
        <w:r w:rsidR="00B938B9">
          <w:t xml:space="preserve"> </w:t>
        </w:r>
      </w:ins>
      <w:r>
        <w:t xml:space="preserve">computed </w:t>
      </w:r>
      <w:del w:id="122" w:author="Anderson, Brian" w:date="2022-06-10T16:43:00Z">
        <w:r w:rsidR="00513C3B" w:rsidDel="00B938B9">
          <w:delText xml:space="preserve">the metrics </w:delText>
        </w:r>
      </w:del>
      <w:r>
        <w:t xml:space="preserve">between </w:t>
      </w:r>
      <w:r w:rsidR="00513C3B">
        <w:t xml:space="preserve">the </w:t>
      </w:r>
      <w:r>
        <w:t>manual</w:t>
      </w:r>
      <w:r w:rsidR="00513C3B">
        <w:t xml:space="preserve"> segmentation</w:t>
      </w:r>
      <w:r>
        <w:t xml:space="preserve"> and the closest continuous predicted disease segmentation, using the distance between site centroids. For</w:t>
      </w:r>
      <w:r w:rsidR="00513C3B">
        <w:t xml:space="preserve"> the</w:t>
      </w:r>
      <w:r>
        <w:t xml:space="preserve"> patient-by-patient comparison, </w:t>
      </w:r>
      <w:ins w:id="123" w:author="Anderson, Brian" w:date="2022-06-10T16:43:00Z">
        <w:r w:rsidR="00B938B9">
          <w:t xml:space="preserve">metrics </w:t>
        </w:r>
      </w:ins>
      <w:r>
        <w:t>we</w:t>
      </w:r>
      <w:ins w:id="124" w:author="Anderson, Brian" w:date="2022-06-10T16:43:00Z">
        <w:r w:rsidR="00B938B9">
          <w:t>re</w:t>
        </w:r>
      </w:ins>
      <w:r>
        <w:t xml:space="preserve"> computed </w:t>
      </w:r>
      <w:del w:id="125" w:author="Anderson, Brian" w:date="2022-06-10T16:43:00Z">
        <w:r w:rsidR="00513C3B" w:rsidDel="00B938B9">
          <w:delText xml:space="preserve">the metrics </w:delText>
        </w:r>
      </w:del>
      <w:r>
        <w:t>between the manual and predicted segmentations within the entire liver.</w:t>
      </w:r>
      <w:r w:rsidR="00845390" w:rsidRPr="00845390">
        <w:t xml:space="preserve"> </w:t>
      </w:r>
      <w:bookmarkStart w:id="126" w:name="_Hlk99296999"/>
      <w:r w:rsidR="00DD7A89">
        <w:t xml:space="preserve">For global </w:t>
      </w:r>
      <w:r w:rsidR="00F0105E">
        <w:t>DSC</w:t>
      </w:r>
      <w:r w:rsidR="00DD7A89">
        <w:t xml:space="preserve">, all images </w:t>
      </w:r>
      <w:r w:rsidR="00513C3B">
        <w:t xml:space="preserve">were </w:t>
      </w:r>
      <w:r w:rsidR="00DD7A89">
        <w:t xml:space="preserve">stacked together, </w:t>
      </w:r>
      <w:r w:rsidR="00513C3B">
        <w:t xml:space="preserve">this metric </w:t>
      </w:r>
      <w:r w:rsidR="00DD7A89">
        <w:t xml:space="preserve">comes from the </w:t>
      </w:r>
      <w:proofErr w:type="spellStart"/>
      <w:r w:rsidR="00DD7A89">
        <w:t>LiTs</w:t>
      </w:r>
      <w:proofErr w:type="spellEnd"/>
      <w:r w:rsidR="00DD7A89">
        <w:t xml:space="preserve"> challenge</w:t>
      </w:r>
      <w:r w:rsidR="00DD7A89">
        <w:fldChar w:fldCharType="begin" w:fldLock="1"/>
      </w:r>
      <w:r w:rsidR="00346592">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14&lt;/sup&gt;"},"properties":{"noteIndex":0},"schema":"https://github.com/citation-style-language/schema/raw/master/csl-citation.json"}</w:instrText>
      </w:r>
      <w:r w:rsidR="00DD7A89">
        <w:fldChar w:fldCharType="separate"/>
      </w:r>
      <w:r w:rsidR="00346592" w:rsidRPr="00346592">
        <w:rPr>
          <w:noProof/>
          <w:vertAlign w:val="superscript"/>
        </w:rPr>
        <w:t>15</w:t>
      </w:r>
      <w:r w:rsidR="00DD7A89">
        <w:fldChar w:fldCharType="end"/>
      </w:r>
      <w:ins w:id="127" w:author="Anderson, Brian" w:date="2022-03-27T18:09:00Z">
        <w:r w:rsidR="00D63541">
          <w:t>, otherwise DSC refers to a patient-wise evaluation</w:t>
        </w:r>
      </w:ins>
      <w:bookmarkEnd w:id="126"/>
      <w:r w:rsidR="00DD7A89">
        <w:t xml:space="preserve">. </w:t>
      </w:r>
      <w:r w:rsidR="00845390" w:rsidRPr="00484061">
        <w:rPr>
          <w:b/>
        </w:rPr>
        <w:t xml:space="preserve">All metrics were computed using </w:t>
      </w:r>
      <w:r w:rsidR="004602B6">
        <w:rPr>
          <w:b/>
        </w:rPr>
        <w:t>the</w:t>
      </w:r>
      <w:r w:rsidR="00BC5A70">
        <w:rPr>
          <w:b/>
        </w:rPr>
        <w:t xml:space="preserve"> </w:t>
      </w:r>
      <w:r w:rsidR="00845390" w:rsidRPr="00484061">
        <w:rPr>
          <w:b/>
        </w:rPr>
        <w:t>original image resolution.</w:t>
      </w:r>
    </w:p>
    <w:p w14:paraId="17F0E9D3" w14:textId="4965B6FF" w:rsidR="007847DE" w:rsidRDefault="00513C3B" w:rsidP="007847DE">
      <w:r>
        <w:lastRenderedPageBreak/>
        <w:t>The s</w:t>
      </w:r>
      <w:r w:rsidR="007847DE">
        <w:t xml:space="preserve">ensitivity of the model was evaluated on a site-by-site basis, where disease was considered identified if at least </w:t>
      </w:r>
      <w:r w:rsidR="000B43C6">
        <w:t>4</w:t>
      </w:r>
      <w:r w:rsidR="007847DE">
        <w:t xml:space="preserve">5% of the </w:t>
      </w:r>
      <w:r w:rsidR="00871E99">
        <w:t>ground truth</w:t>
      </w:r>
      <w:r w:rsidR="007847DE">
        <w:t xml:space="preserve"> </w:t>
      </w:r>
      <w:r w:rsidR="00F0105E">
        <w:t xml:space="preserve">overlapped </w:t>
      </w:r>
      <w:r w:rsidR="00871E99">
        <w:t>with</w:t>
      </w:r>
      <w:r w:rsidR="007847DE">
        <w:t xml:space="preserve"> </w:t>
      </w:r>
      <w:r w:rsidR="00871E99">
        <w:t>prediction</w:t>
      </w:r>
      <w:r w:rsidR="007847DE">
        <w:t xml:space="preserve">. </w:t>
      </w:r>
      <w:r w:rsidR="00244A84">
        <w:t>F</w:t>
      </w:r>
      <w:r w:rsidR="007847DE">
        <w:t>alse</w:t>
      </w:r>
      <w:r>
        <w:t>-</w:t>
      </w:r>
      <w:r w:rsidR="007847DE">
        <w:t xml:space="preserve">positive volume was defined as the volume of </w:t>
      </w:r>
      <w:r>
        <w:t xml:space="preserve">the </w:t>
      </w:r>
      <w:r w:rsidR="007847DE">
        <w:t>predicted segmentation outside of the ground truth segmentation</w:t>
      </w:r>
      <w:r>
        <w:t xml:space="preserve"> and was</w:t>
      </w:r>
      <w:r w:rsidR="007847DE">
        <w:t xml:space="preserve"> comprised of two errors</w:t>
      </w:r>
      <w:r w:rsidR="008C1A8E">
        <w:t>:</w:t>
      </w:r>
      <w:r w:rsidR="007847DE">
        <w:t xml:space="preserve"> over</w:t>
      </w:r>
      <w:r w:rsidR="008C1A8E">
        <w:t>-</w:t>
      </w:r>
      <w:r w:rsidR="007847DE">
        <w:t xml:space="preserve">segmentation and erroneous segmentation. </w:t>
      </w:r>
      <w:r w:rsidR="00244A84">
        <w:t>E</w:t>
      </w:r>
      <w:r w:rsidR="007847DE">
        <w:t>rroneous false</w:t>
      </w:r>
      <w:r w:rsidR="008C1A8E">
        <w:t>-</w:t>
      </w:r>
      <w:r w:rsidR="007847DE">
        <w:t>positive volume was quantified as the volume</w:t>
      </w:r>
      <w:r w:rsidR="008C1A8E">
        <w:t xml:space="preserve"> that was</w:t>
      </w:r>
      <w:r w:rsidR="007847DE">
        <w:t xml:space="preserve"> completely unconnected from any ground truth segmentations and the over-segmentation false volume as the total predicted volume minus the erroneous volume </w:t>
      </w:r>
      <w:r w:rsidR="008C1A8E">
        <w:t>(</w:t>
      </w:r>
      <w:r w:rsidR="007847DE">
        <w:t xml:space="preserve">Figure </w:t>
      </w:r>
      <w:r w:rsidR="00CD6AAE">
        <w:t>5</w:t>
      </w:r>
      <w:r w:rsidR="008C1A8E">
        <w:t>)</w:t>
      </w:r>
      <w:r w:rsidR="007847DE">
        <w:t>.</w:t>
      </w:r>
    </w:p>
    <w:p w14:paraId="2A4A580C" w14:textId="77777777" w:rsidR="007847DE" w:rsidRDefault="007847DE" w:rsidP="00582F76">
      <w:pPr>
        <w:pStyle w:val="Heading3"/>
      </w:pPr>
      <w:r>
        <w:t xml:space="preserve">Qualitative </w:t>
      </w:r>
      <w:r w:rsidRPr="003B7403">
        <w:t>Evaluation</w:t>
      </w:r>
    </w:p>
    <w:p w14:paraId="5EA7FF3B" w14:textId="3A2F61F0" w:rsidR="00D53E7E" w:rsidRDefault="007847DE" w:rsidP="007847DE">
      <w:r>
        <w:t xml:space="preserve">For large structures, a high DSC can hide clinically </w:t>
      </w:r>
      <w:r w:rsidR="00A2442B">
        <w:t xml:space="preserve">important </w:t>
      </w:r>
      <w:r>
        <w:t>inaccuracies, while for smaller structures</w:t>
      </w:r>
      <w:r w:rsidR="00A2442B">
        <w:t>,</w:t>
      </w:r>
      <w:r>
        <w:t xml:space="preserve"> a low DSC </w:t>
      </w:r>
      <w:r w:rsidR="00A2442B">
        <w:t xml:space="preserve">can </w:t>
      </w:r>
      <w:r>
        <w:t>be overly critical</w:t>
      </w:r>
      <w:r>
        <w:fldChar w:fldCharType="begin" w:fldLock="1"/>
      </w:r>
      <w:r w:rsidR="00346592">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lt;sup&gt;23&lt;/sup&gt;","plainTextFormattedCitation":"23","previouslyFormattedCitation":"&lt;sup&gt;22&lt;/sup&gt;"},"properties":{"noteIndex":0},"schema":"https://github.com/citation-style-language/schema/raw/master/csl-citation.json"}</w:instrText>
      </w:r>
      <w:r>
        <w:fldChar w:fldCharType="separate"/>
      </w:r>
      <w:r w:rsidR="00346592" w:rsidRPr="00346592">
        <w:rPr>
          <w:noProof/>
          <w:vertAlign w:val="superscript"/>
        </w:rPr>
        <w:t>23</w:t>
      </w:r>
      <w:r>
        <w:fldChar w:fldCharType="end"/>
      </w:r>
      <w:r>
        <w:t>.</w:t>
      </w:r>
      <w:r w:rsidR="00244A84">
        <w:t xml:space="preserve"> </w:t>
      </w:r>
      <w:del w:id="128" w:author="Anderson, Brian" w:date="2022-06-10T16:47:00Z">
        <w:r w:rsidR="00244A84" w:rsidDel="00352022">
          <w:delText>Our</w:delText>
        </w:r>
        <w:r w:rsidR="00D53E7E" w:rsidRPr="00D53E7E" w:rsidDel="00352022">
          <w:delText xml:space="preserve"> </w:delText>
        </w:r>
      </w:del>
      <w:ins w:id="129" w:author="Anderson, Brian" w:date="2022-06-10T16:47:00Z">
        <w:r w:rsidR="00352022">
          <w:t>The</w:t>
        </w:r>
        <w:r w:rsidR="00352022" w:rsidRPr="00D53E7E">
          <w:t xml:space="preserve"> </w:t>
        </w:r>
      </w:ins>
      <w:r w:rsidR="00D53E7E" w:rsidRPr="00D53E7E">
        <w:t>qualitative assessment of both CRLM and ablation segmentations was performed by a radiology-trained physician fellow (</w:t>
      </w:r>
      <w:r w:rsidR="00D53E7E">
        <w:t xml:space="preserve">1, </w:t>
      </w:r>
      <w:r w:rsidR="00D53E7E" w:rsidRPr="00D53E7E">
        <w:t>XXX)</w:t>
      </w:r>
      <w:r w:rsidR="00D53E7E">
        <w:t xml:space="preserve"> and </w:t>
      </w:r>
      <w:r w:rsidR="00D53E7E" w:rsidRPr="00D53E7E">
        <w:t>two board-certified radiologists (</w:t>
      </w:r>
      <w:r w:rsidR="00D53E7E">
        <w:t xml:space="preserve">2, </w:t>
      </w:r>
      <w:r w:rsidR="00D53E7E" w:rsidRPr="00D53E7E">
        <w:t>XXX</w:t>
      </w:r>
      <w:r w:rsidR="00D53E7E">
        <w:t>)</w:t>
      </w:r>
      <w:r w:rsidR="00D53E7E" w:rsidRPr="00D53E7E">
        <w:t xml:space="preserve">, an interventional radiologist, and </w:t>
      </w:r>
      <w:r w:rsidR="00D53E7E">
        <w:t xml:space="preserve">(3, XXX), </w:t>
      </w:r>
      <w:r w:rsidR="00D53E7E" w:rsidRPr="00D53E7E">
        <w:t>a diagnostic radiologist, both of whom have m</w:t>
      </w:r>
      <w:r w:rsidR="00244A84">
        <w:t>ore than 10 years of experience</w:t>
      </w:r>
      <w:r w:rsidR="00D53E7E" w:rsidRPr="00D53E7E">
        <w:t xml:space="preserve">. </w:t>
      </w:r>
      <w:ins w:id="130" w:author="Anderson, Brian [2]" w:date="2022-03-31T15:50:00Z">
        <w:r w:rsidR="00A62143">
          <w:t>This will evaluate if the generated contours are deemed clinically useable.</w:t>
        </w:r>
      </w:ins>
    </w:p>
    <w:p w14:paraId="1CE5BD38" w14:textId="5D277948" w:rsidR="007847DE" w:rsidRDefault="00B938B9" w:rsidP="007847DE">
      <w:bookmarkStart w:id="131" w:name="_Hlk106115040"/>
      <w:bookmarkStart w:id="132" w:name="_Hlk105768145"/>
      <w:ins w:id="133" w:author="Anderson, Brian" w:date="2022-06-10T16:44:00Z">
        <w:r>
          <w:t>Eighteen</w:t>
        </w:r>
      </w:ins>
      <w:ins w:id="134" w:author="Anderson, Brian" w:date="2022-06-10T16:43:00Z">
        <w:r>
          <w:t xml:space="preserve"> patients</w:t>
        </w:r>
      </w:ins>
      <w:ins w:id="135" w:author="Anderson, Brian" w:date="2022-06-10T16:44:00Z">
        <w:r w:rsidR="007D527C">
          <w:t>,</w:t>
        </w:r>
      </w:ins>
      <w:ins w:id="136" w:author="Anderson, Brian" w:date="2022-06-10T16:43:00Z">
        <w:r>
          <w:t xml:space="preserve"> </w:t>
        </w:r>
      </w:ins>
      <w:ins w:id="137" w:author="Anderson, Brian" w:date="2022-06-10T16:44:00Z">
        <w:r w:rsidR="007D527C">
          <w:t>who had previously undergone targeted thermal ablation therapy</w:t>
        </w:r>
      </w:ins>
      <w:ins w:id="138" w:author="Anderson, Brian" w:date="2022-06-14T16:04:00Z">
        <w:r w:rsidR="00543DBB">
          <w:t xml:space="preserve"> for colorectal liver metastasis</w:t>
        </w:r>
      </w:ins>
      <w:ins w:id="139" w:author="Anderson, Brian" w:date="2022-06-10T16:44:00Z">
        <w:r w:rsidR="007D527C">
          <w:t xml:space="preserve"> at our institution, were</w:t>
        </w:r>
        <w:r w:rsidR="007D527C" w:rsidDel="00B938B9">
          <w:t xml:space="preserve"> </w:t>
        </w:r>
      </w:ins>
      <w:del w:id="140" w:author="Anderson, Brian" w:date="2022-06-10T16:43:00Z">
        <w:r w:rsidR="00D53E7E" w:rsidDel="00B938B9">
          <w:delText xml:space="preserve">We </w:delText>
        </w:r>
      </w:del>
      <w:r w:rsidR="00D53E7E">
        <w:t>retrospectively identified</w:t>
      </w:r>
      <w:del w:id="141" w:author="Anderson, Brian" w:date="2022-06-10T16:43:00Z">
        <w:r w:rsidR="00D53E7E" w:rsidDel="00B938B9">
          <w:delText xml:space="preserve"> 18</w:delText>
        </w:r>
        <w:r w:rsidR="00A26A24" w:rsidDel="00B938B9">
          <w:delText xml:space="preserve"> </w:delText>
        </w:r>
        <w:r w:rsidR="002F02D0" w:rsidDel="00B938B9">
          <w:delText>patients</w:delText>
        </w:r>
      </w:del>
      <w:del w:id="142" w:author="Anderson, Brian" w:date="2022-06-10T16:44:00Z">
        <w:r w:rsidR="004F48AD" w:rsidDel="007D527C">
          <w:delText>,</w:delText>
        </w:r>
      </w:del>
      <w:r w:rsidR="002F02D0">
        <w:t xml:space="preserve"> </w:t>
      </w:r>
      <w:del w:id="143" w:author="Anderson, Brian" w:date="2022-06-10T16:44:00Z">
        <w:r w:rsidR="002F02D0" w:rsidDel="007D527C">
          <w:delText>who had previously undergone</w:delText>
        </w:r>
        <w:r w:rsidR="000720AF" w:rsidDel="007D527C">
          <w:delText xml:space="preserve"> targeted</w:delText>
        </w:r>
        <w:r w:rsidR="002F02D0" w:rsidDel="007D527C">
          <w:delText xml:space="preserve"> thermal ablation therapy at our institution </w:delText>
        </w:r>
      </w:del>
      <w:r w:rsidR="002F02D0">
        <w:t>under an Institutional Review Board</w:t>
      </w:r>
      <w:r w:rsidR="00D53E7E">
        <w:t>-</w:t>
      </w:r>
      <w:r w:rsidR="002F02D0">
        <w:t>approved study</w:t>
      </w:r>
      <w:r w:rsidR="00F41906">
        <w:t xml:space="preserve"> (IRB: 2019-0213)</w:t>
      </w:r>
      <w:r w:rsidR="00D53E7E">
        <w:t>;</w:t>
      </w:r>
      <w:r w:rsidR="004F0855">
        <w:t xml:space="preserve"> these patients had 24 C</w:t>
      </w:r>
      <w:r w:rsidR="00BD495A">
        <w:t>R</w:t>
      </w:r>
      <w:r w:rsidR="004F0855">
        <w:t>LM sites and 19 ablation sites</w:t>
      </w:r>
      <w:bookmarkEnd w:id="131"/>
      <w:r w:rsidR="002F02D0">
        <w:t>.</w:t>
      </w:r>
      <w:r w:rsidR="004F0855">
        <w:t xml:space="preserve"> </w:t>
      </w:r>
      <w:bookmarkStart w:id="144" w:name="_Hlk105767232"/>
      <w:r w:rsidR="00D53E7E">
        <w:t>The p</w:t>
      </w:r>
      <w:r w:rsidR="004F0855">
        <w:t>redicted C</w:t>
      </w:r>
      <w:r w:rsidR="00BD495A">
        <w:t>R</w:t>
      </w:r>
      <w:r w:rsidR="004F0855">
        <w:t>LM and ablation</w:t>
      </w:r>
      <w:r w:rsidR="00D53E7E">
        <w:t xml:space="preserve"> contours</w:t>
      </w:r>
      <w:r w:rsidR="004F0855">
        <w:t xml:space="preserve"> </w:t>
      </w:r>
      <w:r w:rsidR="007847DE">
        <w:t xml:space="preserve">were scored independently </w:t>
      </w:r>
      <w:r w:rsidR="00D53E7E">
        <w:t xml:space="preserve">based on </w:t>
      </w:r>
      <w:r w:rsidR="007847DE">
        <w:t>a Likert quality scale of 1-5</w:t>
      </w:r>
      <w:ins w:id="145" w:author="Anderson, Brian" w:date="2022-06-10T15:24:00Z">
        <w:r w:rsidR="00206EF4">
          <w:t xml:space="preserve">. A </w:t>
        </w:r>
      </w:ins>
      <w:ins w:id="146" w:author="Anderson, Brian" w:date="2022-06-10T15:25:00Z">
        <w:r w:rsidR="00206EF4">
          <w:t xml:space="preserve">breakdown of these scores can be found in </w:t>
        </w:r>
      </w:ins>
      <w:del w:id="147" w:author="Anderson, Brian" w:date="2022-06-10T15:25:00Z">
        <w:r w:rsidR="00244A84" w:rsidDel="00206EF4">
          <w:delText xml:space="preserve"> (</w:delText>
        </w:r>
      </w:del>
      <w:r w:rsidR="000938FB">
        <w:t xml:space="preserve">Supplementary </w:t>
      </w:r>
      <w:r w:rsidR="007847DE">
        <w:t xml:space="preserve">Table </w:t>
      </w:r>
      <w:r w:rsidR="0038042D">
        <w:t>1</w:t>
      </w:r>
      <w:ins w:id="148" w:author="Anderson, Brian" w:date="2022-06-10T15:25:00Z">
        <w:r w:rsidR="00206EF4">
          <w:t>. A score of 4 is defined as requiring minor changes on less than four slices, or changes that would require less than 10 seconds to fix</w:t>
        </w:r>
      </w:ins>
      <w:del w:id="149" w:author="Anderson, Brian" w:date="2022-06-10T15:25:00Z">
        <w:r w:rsidR="00244A84" w:rsidDel="00206EF4">
          <w:delText>)</w:delText>
        </w:r>
      </w:del>
      <w:r w:rsidR="007847DE">
        <w:t>.</w:t>
      </w:r>
      <w:bookmarkEnd w:id="144"/>
    </w:p>
    <w:bookmarkEnd w:id="132"/>
    <w:p w14:paraId="598B0336" w14:textId="77777777" w:rsidR="004C6613" w:rsidRDefault="004C6613" w:rsidP="004C6613">
      <w:pPr>
        <w:pStyle w:val="Heading1"/>
      </w:pPr>
      <w:r>
        <w:t>Results</w:t>
      </w:r>
    </w:p>
    <w:p w14:paraId="2188BC33" w14:textId="20E622C0" w:rsidR="00DF5070" w:rsidRDefault="00DF5070" w:rsidP="001F566C">
      <w:r>
        <w:t>The best validation loss score</w:t>
      </w:r>
      <w:r w:rsidR="00D53E7E">
        <w:t>s</w:t>
      </w:r>
      <w:r>
        <w:t xml:space="preserve"> </w:t>
      </w:r>
      <w:r w:rsidR="00D53E7E">
        <w:t>were</w:t>
      </w:r>
      <w:r>
        <w:t xml:space="preserve">, Standard </w:t>
      </w:r>
      <w:proofErr w:type="spellStart"/>
      <w:r>
        <w:t>UNet</w:t>
      </w:r>
      <w:proofErr w:type="spellEnd"/>
      <w:r>
        <w:t xml:space="preserve">: 0.041, Residual </w:t>
      </w:r>
      <w:proofErr w:type="spellStart"/>
      <w:r>
        <w:t>UNet</w:t>
      </w:r>
      <w:proofErr w:type="spellEnd"/>
      <w:r>
        <w:t xml:space="preserve">: 0.024, </w:t>
      </w:r>
      <w:proofErr w:type="spellStart"/>
      <w:r>
        <w:t>DenseUNet</w:t>
      </w:r>
      <w:proofErr w:type="spellEnd"/>
      <w:r>
        <w:t>: 0.016, DenseNet2D (Encoder frozen): 0.022, DenseNet2D (All trainable): 0.013, DenseNet3D (2D frozen): 0.011, DenseNet3D (All trainable): 0.0092.</w:t>
      </w:r>
    </w:p>
    <w:p w14:paraId="450713D8" w14:textId="2BA9860F" w:rsidR="00B52D79" w:rsidRDefault="00B52D79" w:rsidP="00B52D79">
      <w:pPr>
        <w:pStyle w:val="Heading2"/>
      </w:pPr>
      <w:r>
        <w:t>Quantitative</w:t>
      </w:r>
    </w:p>
    <w:p w14:paraId="5E2F54E5" w14:textId="3D7D6D8D" w:rsidR="007F037B" w:rsidRDefault="004C6613" w:rsidP="00484061">
      <w:r>
        <w:t>The best model</w:t>
      </w:r>
      <w:r w:rsidR="00B84FBC">
        <w:t xml:space="preserve"> </w:t>
      </w:r>
      <w:r>
        <w:t xml:space="preserve">was </w:t>
      </w:r>
      <w:r w:rsidR="00210ED9">
        <w:t>the</w:t>
      </w:r>
      <w:r>
        <w:t xml:space="preserve"> </w:t>
      </w:r>
      <w:r w:rsidR="00966A20">
        <w:t>H</w:t>
      </w:r>
      <w:r w:rsidR="00A572D8">
        <w:t>ybrid-</w:t>
      </w:r>
      <w:proofErr w:type="spellStart"/>
      <w:r w:rsidR="00966A20">
        <w:t>W</w:t>
      </w:r>
      <w:r>
        <w:t>Net</w:t>
      </w:r>
      <w:proofErr w:type="spellEnd"/>
      <w:r>
        <w:t xml:space="preserve"> model</w:t>
      </w:r>
      <w:r w:rsidR="00A572D8">
        <w:t>:</w:t>
      </w:r>
      <w:r>
        <w:t xml:space="preserve"> </w:t>
      </w:r>
      <w:r w:rsidR="00F21758">
        <w:t>the 3D-</w:t>
      </w:r>
      <w:r w:rsidR="00966A20">
        <w:t>UNet contain</w:t>
      </w:r>
      <w:r w:rsidR="00A572D8">
        <w:t>ed</w:t>
      </w:r>
      <w:r>
        <w:t xml:space="preserve"> two layers, two convolution blocks, and </w:t>
      </w:r>
      <w:r w:rsidR="00DF5070">
        <w:t xml:space="preserve">32 </w:t>
      </w:r>
      <w:r>
        <w:t>filters</w:t>
      </w:r>
      <w:r w:rsidR="00A572D8">
        <w:t xml:space="preserve"> and had a convolution lambda of two</w:t>
      </w:r>
      <w:r>
        <w:t>. The model consist</w:t>
      </w:r>
      <w:r w:rsidR="00A572D8">
        <w:t>ed</w:t>
      </w:r>
      <w:r>
        <w:t xml:space="preserve"> of </w:t>
      </w:r>
      <w:r w:rsidR="007F037B">
        <w:t>14,497,600</w:t>
      </w:r>
      <w:r w:rsidR="00D8096A">
        <w:t xml:space="preserve"> </w:t>
      </w:r>
      <w:r>
        <w:t>parameters</w:t>
      </w:r>
      <w:r w:rsidR="00D8096A">
        <w:t xml:space="preserve"> (</w:t>
      </w:r>
      <w:r w:rsidR="007F037B">
        <w:t>14,408,960</w:t>
      </w:r>
      <w:r w:rsidR="00D8096A">
        <w:t xml:space="preserve"> trainable</w:t>
      </w:r>
      <w:r w:rsidR="00A572D8">
        <w:t xml:space="preserve"> and</w:t>
      </w:r>
      <w:r w:rsidR="00D8096A">
        <w:t xml:space="preserve"> </w:t>
      </w:r>
      <w:r w:rsidR="007F037B">
        <w:t>88,640</w:t>
      </w:r>
      <w:r w:rsidR="00966A20">
        <w:t xml:space="preserve"> </w:t>
      </w:r>
      <w:r w:rsidR="00D8096A">
        <w:t>non-trainable)</w:t>
      </w:r>
      <w:r>
        <w:t xml:space="preserve">. </w:t>
      </w:r>
    </w:p>
    <w:p w14:paraId="5ADDEA12" w14:textId="726F0CF4" w:rsidR="009E2942" w:rsidRDefault="004C177B" w:rsidP="001F566C">
      <w:r>
        <w:t>A</w:t>
      </w:r>
      <w:r w:rsidR="004C6613">
        <w:t xml:space="preserve"> seed</w:t>
      </w:r>
      <w:r w:rsidR="00A572D8">
        <w:t xml:space="preserve"> </w:t>
      </w:r>
      <w:r w:rsidR="004C6613">
        <w:t xml:space="preserve">value of </w:t>
      </w:r>
      <w:r w:rsidR="00D8096A">
        <w:t>0.6</w:t>
      </w:r>
      <w:r w:rsidR="008D3365">
        <w:t>7</w:t>
      </w:r>
      <w:r w:rsidR="00D8096A">
        <w:t xml:space="preserve"> </w:t>
      </w:r>
      <w:r w:rsidR="004C6613">
        <w:t xml:space="preserve">and threshold value of </w:t>
      </w:r>
      <w:r w:rsidR="00D8096A">
        <w:t>0.</w:t>
      </w:r>
      <w:r w:rsidR="008D3365">
        <w:t>30</w:t>
      </w:r>
      <w:r w:rsidR="00D8096A">
        <w:t xml:space="preserve"> </w:t>
      </w:r>
      <w:r w:rsidR="004C6613">
        <w:t>resulted in the highest overall</w:t>
      </w:r>
      <w:r w:rsidR="009C18CD">
        <w:t xml:space="preserve"> DSC in the validation dataset.</w:t>
      </w:r>
      <w:r w:rsidR="00B66C54">
        <w:t xml:space="preserve"> </w:t>
      </w:r>
      <w:proofErr w:type="spellStart"/>
      <w:r w:rsidR="005A32C2">
        <w:t>LiTs</w:t>
      </w:r>
      <w:proofErr w:type="spellEnd"/>
      <w:r w:rsidR="005A32C2">
        <w:t xml:space="preserve"> test set (n=</w:t>
      </w:r>
      <w:r w:rsidR="009C4D26">
        <w:t>70</w:t>
      </w:r>
      <w:r w:rsidR="005A32C2">
        <w:t>)</w:t>
      </w:r>
      <w:r w:rsidR="00A572D8">
        <w:t xml:space="preserve"> predictions required</w:t>
      </w:r>
      <w:r w:rsidR="005A32C2">
        <w:t xml:space="preserve"> a mean of 9.58 seconds, with a standard deviation of 2.32 seconds.</w:t>
      </w:r>
    </w:p>
    <w:p w14:paraId="138E664F" w14:textId="0FA7C103" w:rsidR="008E7A65" w:rsidRDefault="008E7A65" w:rsidP="008E7A65">
      <w:pPr>
        <w:pStyle w:val="Heading3"/>
      </w:pPr>
      <w:r>
        <w:t>Site-by-Site evaluation</w:t>
      </w:r>
    </w:p>
    <w:p w14:paraId="4BB2711E" w14:textId="7EFB818E" w:rsidR="009C18CD" w:rsidRDefault="008E7A65" w:rsidP="008E7A65">
      <w:pPr>
        <w:pStyle w:val="Heading4"/>
      </w:pPr>
      <w:r>
        <w:t>3D-IRCADb</w:t>
      </w:r>
    </w:p>
    <w:p w14:paraId="486971E2" w14:textId="13DAFB7D" w:rsidR="009A36A3" w:rsidRDefault="00C22B48" w:rsidP="008E7A65">
      <w:r>
        <w:t xml:space="preserve">On a site-by-site basis, </w:t>
      </w:r>
      <w:r w:rsidR="00A5472D">
        <w:t xml:space="preserve">the median surface distance, DSC, and sensitivity are presented in Table 3. Sites are distributed into two groups based on diameter: </w:t>
      </w:r>
      <w:r w:rsidR="00A15ADB">
        <w:t xml:space="preserve">sites </w:t>
      </w:r>
      <w:r w:rsidR="00A572D8">
        <w:t>&lt;</w:t>
      </w:r>
      <w:r w:rsidR="00A5472D">
        <w:t xml:space="preserve"> </w:t>
      </w:r>
      <w:r w:rsidR="00A15ADB">
        <w:t>1</w:t>
      </w:r>
      <w:r w:rsidR="0047778A">
        <w:t>5</w:t>
      </w:r>
      <w:r w:rsidR="00A5472D">
        <w:t xml:space="preserve"> </w:t>
      </w:r>
      <w:r w:rsidR="00066C83">
        <w:t>mm</w:t>
      </w:r>
      <w:r w:rsidR="00A5472D">
        <w:t xml:space="preserve"> and </w:t>
      </w:r>
      <w:r w:rsidR="00A5472D">
        <w:rPr>
          <w:rFonts w:cstheme="minorHAnsi"/>
        </w:rPr>
        <w:t>≥</w:t>
      </w:r>
      <w:r w:rsidR="00A5472D">
        <w:t xml:space="preserve"> </w:t>
      </w:r>
      <w:r w:rsidR="0047778A">
        <w:t>15</w:t>
      </w:r>
      <w:r w:rsidR="00A5472D">
        <w:t xml:space="preserve"> </w:t>
      </w:r>
      <w:r w:rsidR="00871E99">
        <w:t>mm</w:t>
      </w:r>
      <w:r w:rsidR="00300C90">
        <w:t>.</w:t>
      </w:r>
      <w:r w:rsidR="00A5472D">
        <w:t xml:space="preserve"> For sites </w:t>
      </w:r>
      <w:r w:rsidR="00A5472D">
        <w:rPr>
          <w:rFonts w:cstheme="minorHAnsi"/>
        </w:rPr>
        <w:t>≥</w:t>
      </w:r>
      <w:r w:rsidR="00A5472D">
        <w:t xml:space="preserve"> 15 mm (n=48), mean DSC was 0.74 and sensitivity was 98%. For sites &lt; 15 mm (n=73), mean DSC was 0.16 and sensitivity was 23%.</w:t>
      </w:r>
    </w:p>
    <w:p w14:paraId="77CACDC7" w14:textId="29E32D32" w:rsidR="008E7A65" w:rsidRDefault="008E7A65" w:rsidP="008E7A65">
      <w:pPr>
        <w:pStyle w:val="Heading4"/>
      </w:pPr>
      <w:r>
        <w:lastRenderedPageBreak/>
        <w:t>Institutional Data</w:t>
      </w:r>
    </w:p>
    <w:p w14:paraId="44652860" w14:textId="0AA59BDF" w:rsidR="008E7A65" w:rsidRDefault="008E7A65" w:rsidP="00D17B88">
      <w:r>
        <w:t xml:space="preserve">For the pre-treatment CECT </w:t>
      </w:r>
      <w:r w:rsidR="00A5472D">
        <w:t>CRLM target disease</w:t>
      </w:r>
      <w:r>
        <w:t xml:space="preserve"> (n=19 sites), </w:t>
      </w:r>
      <w:r w:rsidR="00871E99">
        <w:t>the mean (min-max) DSC was 0.80</w:t>
      </w:r>
      <w:r w:rsidR="00A5472D">
        <w:t xml:space="preserve"> </w:t>
      </w:r>
      <w:r w:rsidR="00871E99">
        <w:t>(0.59-0.91), with 84%</w:t>
      </w:r>
      <w:r w:rsidR="00A5472D">
        <w:t xml:space="preserve"> </w:t>
      </w:r>
      <w:r>
        <w:t>(16/19)</w:t>
      </w:r>
      <w:r w:rsidR="00871E99">
        <w:t xml:space="preserve"> having DSC</w:t>
      </w:r>
      <w:r w:rsidR="00A5472D">
        <w:t xml:space="preserve"> </w:t>
      </w:r>
      <w:r>
        <w:rPr>
          <w:rFonts w:cstheme="minorHAnsi"/>
        </w:rPr>
        <w:t>≥</w:t>
      </w:r>
      <w:r w:rsidR="00A5472D">
        <w:rPr>
          <w:rFonts w:cstheme="minorHAnsi"/>
        </w:rPr>
        <w:t xml:space="preserve"> </w:t>
      </w:r>
      <w:r>
        <w:t xml:space="preserve">0.76. For the post-treatment CECT </w:t>
      </w:r>
      <w:r w:rsidR="00A5472D">
        <w:t xml:space="preserve">target ablation zones </w:t>
      </w:r>
      <w:r>
        <w:t xml:space="preserve">(n=14 sites), </w:t>
      </w:r>
      <w:r w:rsidR="00871E99">
        <w:t>the mean (min-max) DSC was 0.75</w:t>
      </w:r>
      <w:r w:rsidR="00A5472D">
        <w:t xml:space="preserve"> </w:t>
      </w:r>
      <w:r w:rsidR="00871E99">
        <w:t>(0.09-0.90), with 71%</w:t>
      </w:r>
      <w:r w:rsidR="00A5472D">
        <w:t xml:space="preserve"> </w:t>
      </w:r>
      <w:r w:rsidR="00871E99">
        <w:t>(10/14) having DSC</w:t>
      </w:r>
      <w:r w:rsidR="00A5472D">
        <w:t xml:space="preserve"> </w:t>
      </w:r>
      <w:r>
        <w:rPr>
          <w:rFonts w:cstheme="minorHAnsi"/>
        </w:rPr>
        <w:t>≥</w:t>
      </w:r>
      <w:r w:rsidR="00A5472D">
        <w:rPr>
          <w:rFonts w:cstheme="minorHAnsi"/>
        </w:rPr>
        <w:t xml:space="preserve"> </w:t>
      </w:r>
      <w:r>
        <w:t>0.76.</w:t>
      </w:r>
    </w:p>
    <w:p w14:paraId="225524DA" w14:textId="1CFA9BA4" w:rsidR="008E7A65" w:rsidRPr="00D17B88" w:rsidRDefault="008E7A65" w:rsidP="008E7A65">
      <w:pPr>
        <w:pStyle w:val="Heading3"/>
      </w:pPr>
      <w:r>
        <w:t>Patient-by-Patient evaluation</w:t>
      </w:r>
    </w:p>
    <w:p w14:paraId="128DFE8D" w14:textId="0E195B48" w:rsidR="008E7A65" w:rsidRDefault="008E7A65" w:rsidP="008E7A65">
      <w:r>
        <w:t xml:space="preserve">Patient-by-patient evaluation for 3D-IRCADb and institutional data are summarized in Table </w:t>
      </w:r>
      <w:r w:rsidR="007577DE">
        <w:t>4</w:t>
      </w:r>
      <w:r>
        <w:t>.</w:t>
      </w:r>
    </w:p>
    <w:p w14:paraId="01EA9E2C" w14:textId="10CC8EC6" w:rsidR="009C18CD" w:rsidRDefault="00795D22" w:rsidP="008E7A65">
      <w:pPr>
        <w:pStyle w:val="Heading4"/>
      </w:pPr>
      <w:r>
        <w:t>3D-IRCADb</w:t>
      </w:r>
    </w:p>
    <w:p w14:paraId="594CDAAD" w14:textId="0231A480" w:rsidR="000709B7" w:rsidRDefault="00A5472D" w:rsidP="00E170A7">
      <w:r>
        <w:t>Quantitative metrics o</w:t>
      </w:r>
      <w:r w:rsidR="007A5596">
        <w:t>n a patient</w:t>
      </w:r>
      <w:r w:rsidR="00BD5219">
        <w:t>-by-patient basis</w:t>
      </w:r>
      <w:r>
        <w:t xml:space="preserve"> for 3D-IRCADb are summarized in the top of Table </w:t>
      </w:r>
      <w:r w:rsidR="007577DE">
        <w:t>4</w:t>
      </w:r>
      <w:r>
        <w:t xml:space="preserve">. Median DSC was 0.74, median surface distance was 1.95 mm, and median false-positive discoveries per patient was 1. </w:t>
      </w:r>
      <w:r w:rsidR="004C6613">
        <w:t>Note that a single patient might have multipl</w:t>
      </w:r>
      <w:r w:rsidR="009C18CD">
        <w:t>e</w:t>
      </w:r>
      <w:r w:rsidR="00146385">
        <w:t xml:space="preserve"> disease sites of varying size</w:t>
      </w:r>
      <w:r w:rsidR="00192101">
        <w:t>s</w:t>
      </w:r>
      <w:r w:rsidR="00597E64">
        <w:t>.</w:t>
      </w:r>
      <w:r w:rsidR="00597E64" w:rsidDel="00597E64">
        <w:t xml:space="preserve"> </w:t>
      </w:r>
      <w:r w:rsidR="00795D22">
        <w:t>The global DSC score was 0.81.</w:t>
      </w:r>
    </w:p>
    <w:p w14:paraId="558C2A2E" w14:textId="19B0056B" w:rsidR="00A74431" w:rsidRDefault="00A74431" w:rsidP="008E7A65">
      <w:pPr>
        <w:pStyle w:val="Heading4"/>
      </w:pPr>
      <w:r>
        <w:t>Institutional D</w:t>
      </w:r>
      <w:r w:rsidR="008E7A65">
        <w:t>ata</w:t>
      </w:r>
    </w:p>
    <w:p w14:paraId="25945985" w14:textId="731BDD72" w:rsidR="00C85E29" w:rsidRDefault="00C85E29" w:rsidP="00C85E29">
      <w:r>
        <w:t xml:space="preserve">Quantitative metrics for the institutional data are summarized in </w:t>
      </w:r>
      <w:r w:rsidR="007577DE">
        <w:t>the middle and bottom of Table 4</w:t>
      </w:r>
      <w:r>
        <w:t xml:space="preserve">. </w:t>
      </w:r>
      <w:r w:rsidR="00A74431">
        <w:t>For the pre-treatment CECT</w:t>
      </w:r>
      <w:r>
        <w:t xml:space="preserve"> CRLM target disease</w:t>
      </w:r>
      <w:r w:rsidR="00A74431">
        <w:t xml:space="preserve"> (n=</w:t>
      </w:r>
      <w:r w:rsidR="00EE0B97">
        <w:t>15 patients</w:t>
      </w:r>
      <w:r w:rsidR="00A74431">
        <w:t xml:space="preserve">), the </w:t>
      </w:r>
      <w:r>
        <w:t>median</w:t>
      </w:r>
      <w:r w:rsidR="00A74431">
        <w:t xml:space="preserve"> DSC</w:t>
      </w:r>
      <w:r w:rsidR="001E3700">
        <w:t xml:space="preserve"> </w:t>
      </w:r>
      <w:r w:rsidR="00A74431">
        <w:t xml:space="preserve">was </w:t>
      </w:r>
      <w:r>
        <w:t>0.78, median surface distance was 0.78 mm, and false-positive discoveries per patient was 1</w:t>
      </w:r>
      <w:r w:rsidR="00A74431">
        <w:t xml:space="preserve">. </w:t>
      </w:r>
      <w:r>
        <w:t xml:space="preserve">For the post-treatment CECT target ablation zones </w:t>
      </w:r>
      <w:r w:rsidR="00A74431">
        <w:t xml:space="preserve">(n=9 patients), </w:t>
      </w:r>
      <w:r>
        <w:t xml:space="preserve">the median DSC was 0.79, median surface distance was 0.76 mm, and false-positive discoveries per patient was 2. </w:t>
      </w:r>
    </w:p>
    <w:p w14:paraId="67D9D0A5" w14:textId="01B8B214" w:rsidR="00B52D79" w:rsidRDefault="00B52D79" w:rsidP="00C85E29">
      <w:pPr>
        <w:pStyle w:val="Heading2"/>
      </w:pPr>
      <w:r>
        <w:t>Qualitative</w:t>
      </w:r>
      <w:r w:rsidR="005D6E6B">
        <w:t xml:space="preserve"> Evaluation</w:t>
      </w:r>
    </w:p>
    <w:p w14:paraId="5DCEAB2F" w14:textId="77777777" w:rsidR="0009769A" w:rsidRPr="0009769A" w:rsidRDefault="0009769A" w:rsidP="0009769A">
      <w:pPr>
        <w:pStyle w:val="Heading3"/>
      </w:pPr>
      <w:r>
        <w:t>Institutional Data</w:t>
      </w:r>
    </w:p>
    <w:p w14:paraId="61C6001A" w14:textId="09AEDFBD" w:rsidR="0002050A" w:rsidRPr="0002050A" w:rsidRDefault="0061753E" w:rsidP="008E7A65">
      <w:pPr>
        <w:sectPr w:rsidR="0002050A" w:rsidRPr="0002050A">
          <w:footerReference w:type="default" r:id="rId9"/>
          <w:pgSz w:w="12240" w:h="15840"/>
          <w:pgMar w:top="1440" w:right="1440" w:bottom="1440" w:left="1440" w:header="720" w:footer="720" w:gutter="0"/>
          <w:cols w:space="720"/>
          <w:docGrid w:linePitch="360"/>
        </w:sectPr>
      </w:pPr>
      <w:r>
        <w:t xml:space="preserve">Supplementary </w:t>
      </w:r>
      <w:r w:rsidR="00657D83">
        <w:t xml:space="preserve">Table </w:t>
      </w:r>
      <w:r>
        <w:t>2</w:t>
      </w:r>
      <w:r w:rsidR="006164A1">
        <w:t xml:space="preserve"> </w:t>
      </w:r>
      <w:r w:rsidR="005D6E6B">
        <w:t xml:space="preserve">shows </w:t>
      </w:r>
      <w:r w:rsidR="006164A1">
        <w:t>the Liker</w:t>
      </w:r>
      <w:r w:rsidR="005D6E6B">
        <w:t>t</w:t>
      </w:r>
      <w:r w:rsidR="006164A1">
        <w:t xml:space="preserve"> </w:t>
      </w:r>
      <w:r w:rsidR="005D6E6B">
        <w:t>scores of</w:t>
      </w:r>
      <w:r w:rsidR="006164A1">
        <w:t xml:space="preserve"> the two radiologist</w:t>
      </w:r>
      <w:r w:rsidR="00F37728">
        <w:t xml:space="preserve">s and </w:t>
      </w:r>
      <w:r w:rsidR="004A2DD6">
        <w:t xml:space="preserve">radiology trained </w:t>
      </w:r>
      <w:r w:rsidR="00F37728">
        <w:t>physician fellow</w:t>
      </w:r>
      <w:r w:rsidR="005E2ADB">
        <w:t xml:space="preserve"> for each targeted disease and ablation zone</w:t>
      </w:r>
      <w:r w:rsidR="006164A1">
        <w:t>. T</w:t>
      </w:r>
      <w:r w:rsidR="00B52D79">
        <w:t xml:space="preserve">he </w:t>
      </w:r>
      <w:r w:rsidR="005E2ADB">
        <w:t xml:space="preserve">majority vote </w:t>
      </w:r>
      <w:r w:rsidR="00BD5219">
        <w:t>mean (min-</w:t>
      </w:r>
      <w:r w:rsidR="00CA46DF">
        <w:t>max) Likert score</w:t>
      </w:r>
      <w:r w:rsidR="002832C8">
        <w:t>s</w:t>
      </w:r>
      <w:r w:rsidR="00CA46DF">
        <w:t xml:space="preserve"> for </w:t>
      </w:r>
      <w:r w:rsidR="005E2ADB">
        <w:t xml:space="preserve">the target disease </w:t>
      </w:r>
      <w:r w:rsidR="00CA46DF">
        <w:t>volume</w:t>
      </w:r>
      <w:r w:rsidR="0009769A">
        <w:t>s</w:t>
      </w:r>
      <w:r w:rsidR="00CA46DF">
        <w:t xml:space="preserve"> (n=</w:t>
      </w:r>
      <w:r w:rsidR="00325229">
        <w:t>24</w:t>
      </w:r>
      <w:r w:rsidR="00CA46DF">
        <w:t xml:space="preserve">) </w:t>
      </w:r>
      <w:r w:rsidR="005D6E6B">
        <w:t xml:space="preserve">were </w:t>
      </w:r>
      <w:r w:rsidR="00325229">
        <w:t>4.8</w:t>
      </w:r>
      <w:r w:rsidR="005E2ADB">
        <w:t xml:space="preserve"> </w:t>
      </w:r>
      <w:r w:rsidR="00123FBD">
        <w:t>(</w:t>
      </w:r>
      <w:r w:rsidR="00325229">
        <w:t>4</w:t>
      </w:r>
      <w:r w:rsidR="00123FBD">
        <w:t>-</w:t>
      </w:r>
      <w:r w:rsidR="00325229">
        <w:t>5</w:t>
      </w:r>
      <w:r w:rsidR="00123FBD">
        <w:t>)</w:t>
      </w:r>
      <w:r w:rsidR="00CA46DF">
        <w:t xml:space="preserve">. </w:t>
      </w:r>
      <w:r w:rsidR="005E2ADB">
        <w:t xml:space="preserve">The majority vote mean (min-max) </w:t>
      </w:r>
      <w:r w:rsidR="00CA46DF">
        <w:t>Likert</w:t>
      </w:r>
      <w:r w:rsidR="002832C8">
        <w:t xml:space="preserve"> scores</w:t>
      </w:r>
      <w:r w:rsidR="00CA46DF">
        <w:t xml:space="preserve"> for </w:t>
      </w:r>
      <w:r w:rsidR="005E2ADB">
        <w:t>targeted</w:t>
      </w:r>
      <w:r w:rsidR="00CA46DF">
        <w:t xml:space="preserve"> ablation volume (n=</w:t>
      </w:r>
      <w:r w:rsidR="00325229">
        <w:t>19</w:t>
      </w:r>
      <w:r w:rsidR="00CA46DF">
        <w:t xml:space="preserve">) </w:t>
      </w:r>
      <w:r w:rsidR="005E2ADB">
        <w:t>were</w:t>
      </w:r>
      <w:r w:rsidR="00CA46DF">
        <w:t xml:space="preserve"> </w:t>
      </w:r>
      <w:r w:rsidR="00325229">
        <w:t>4.1</w:t>
      </w:r>
      <w:r w:rsidR="00123FBD">
        <w:t>(</w:t>
      </w:r>
      <w:r w:rsidR="00325229">
        <w:t>2</w:t>
      </w:r>
      <w:r w:rsidR="00123FBD">
        <w:t>-</w:t>
      </w:r>
      <w:r w:rsidR="00325229">
        <w:t>5</w:t>
      </w:r>
      <w:r w:rsidR="00123FBD">
        <w:t>)</w:t>
      </w:r>
      <w:r w:rsidR="00CA46DF">
        <w:t>.</w:t>
      </w:r>
      <w:r w:rsidR="00997F9A">
        <w:t xml:space="preserve"> </w:t>
      </w:r>
      <w:r w:rsidR="005D6E6B">
        <w:t xml:space="preserve">All </w:t>
      </w:r>
      <w:r w:rsidR="00CF1453">
        <w:t>(</w:t>
      </w:r>
      <w:r w:rsidR="00325229">
        <w:t>24</w:t>
      </w:r>
      <w:r w:rsidR="00123FBD">
        <w:t>/</w:t>
      </w:r>
      <w:r w:rsidR="00325229">
        <w:t>24</w:t>
      </w:r>
      <w:r w:rsidR="00CF1453">
        <w:t>)</w:t>
      </w:r>
      <w:r w:rsidR="00997F9A">
        <w:t xml:space="preserve"> of the </w:t>
      </w:r>
      <w:r w:rsidR="005D6E6B">
        <w:t xml:space="preserve">CRLM </w:t>
      </w:r>
      <w:r w:rsidR="00997F9A">
        <w:t>contours and</w:t>
      </w:r>
      <w:r w:rsidR="00123FBD">
        <w:t xml:space="preserve"> </w:t>
      </w:r>
      <w:r w:rsidR="00325229">
        <w:t>84</w:t>
      </w:r>
      <w:r w:rsidR="00123FBD">
        <w:t>%</w:t>
      </w:r>
      <w:r w:rsidR="005E2ADB">
        <w:t xml:space="preserve"> </w:t>
      </w:r>
      <w:r w:rsidR="00123FBD">
        <w:t>(</w:t>
      </w:r>
      <w:r w:rsidR="00325229">
        <w:t>16</w:t>
      </w:r>
      <w:r w:rsidR="00123FBD">
        <w:t>/</w:t>
      </w:r>
      <w:r w:rsidR="00325229">
        <w:t>19</w:t>
      </w:r>
      <w:r w:rsidR="00123FBD">
        <w:t>)</w:t>
      </w:r>
      <w:r w:rsidR="00997F9A">
        <w:t xml:space="preserve"> of the ablation contours </w:t>
      </w:r>
      <w:r w:rsidR="001D33AC">
        <w:t>had</w:t>
      </w:r>
      <w:r w:rsidR="00997F9A">
        <w:t xml:space="preserve"> a </w:t>
      </w:r>
      <w:r w:rsidR="004914BE">
        <w:t xml:space="preserve">majority </w:t>
      </w:r>
      <w:r w:rsidR="00997F9A">
        <w:t>Likert score</w:t>
      </w:r>
      <w:r w:rsidR="005E2ADB">
        <w:t xml:space="preserve"> </w:t>
      </w:r>
      <w:r w:rsidR="004914BE">
        <w:rPr>
          <w:rFonts w:cstheme="minorHAnsi"/>
        </w:rPr>
        <w:t>≥</w:t>
      </w:r>
      <w:r w:rsidR="00325229">
        <w:t>4</w:t>
      </w:r>
      <w:r w:rsidR="00997F9A">
        <w:t>.</w:t>
      </w:r>
      <w:r w:rsidR="005E2ADB">
        <w:t xml:space="preserve"> </w:t>
      </w:r>
      <w:r w:rsidR="002832C8">
        <w:t xml:space="preserve">Figure </w:t>
      </w:r>
      <w:r w:rsidR="008E7A65">
        <w:t>6</w:t>
      </w:r>
      <w:r w:rsidR="002832C8">
        <w:t xml:space="preserve"> </w:t>
      </w:r>
      <w:r w:rsidR="005E62CE">
        <w:t>show</w:t>
      </w:r>
      <w:r w:rsidR="008E7A65">
        <w:t>s</w:t>
      </w:r>
      <w:r w:rsidR="002832C8">
        <w:t xml:space="preserve"> the</w:t>
      </w:r>
      <w:r w:rsidR="005E62CE">
        <w:t xml:space="preserve"> scores of the</w:t>
      </w:r>
      <w:r w:rsidR="002832C8">
        <w:t xml:space="preserve"> two radiologists </w:t>
      </w:r>
      <w:r w:rsidR="009D63D5">
        <w:t xml:space="preserve">and physician fellow </w:t>
      </w:r>
      <w:r w:rsidR="002832C8">
        <w:t xml:space="preserve">on the </w:t>
      </w:r>
      <w:r w:rsidR="009D63D5">
        <w:t>C</w:t>
      </w:r>
      <w:r w:rsidR="00BD495A">
        <w:t>R</w:t>
      </w:r>
      <w:r w:rsidR="009D63D5">
        <w:t xml:space="preserve">LM </w:t>
      </w:r>
      <w:r w:rsidR="002832C8">
        <w:t>and ablation zones.</w:t>
      </w:r>
    </w:p>
    <w:p w14:paraId="71CB3FA9" w14:textId="77777777" w:rsidR="005757A3" w:rsidRDefault="005757A3" w:rsidP="005757A3">
      <w:pPr>
        <w:pStyle w:val="Heading1"/>
      </w:pPr>
      <w:r>
        <w:lastRenderedPageBreak/>
        <w:t>Discussion</w:t>
      </w:r>
    </w:p>
    <w:p w14:paraId="50C3FBFB" w14:textId="3E83560B" w:rsidR="000720AF" w:rsidRDefault="00E777A6" w:rsidP="00E777A6">
      <w:r>
        <w:t>While fully convolutional networks have been previously investigated for the segmentation of CRLM</w:t>
      </w:r>
      <w:r>
        <w:fldChar w:fldCharType="begin" w:fldLock="1"/>
      </w:r>
      <w:r w:rsidR="00511706">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8&lt;/sup&gt;","plainTextFormattedCitation":"8","previouslyFormattedCitation":"&lt;sup&gt;8&lt;/sup&gt;"},"properties":{"noteIndex":0},"schema":"https://github.com/citation-style-language/schema/raw/master/csl-citation.json"}</w:instrText>
      </w:r>
      <w:r>
        <w:fldChar w:fldCharType="separate"/>
      </w:r>
      <w:r w:rsidR="00305171" w:rsidRPr="00305171">
        <w:rPr>
          <w:noProof/>
          <w:vertAlign w:val="superscript"/>
        </w:rPr>
        <w:t>8</w:t>
      </w:r>
      <w:r>
        <w:fldChar w:fldCharType="end"/>
      </w:r>
      <w:r>
        <w:t xml:space="preserve">, only a quantitative assessment of model performance has been reported. </w:t>
      </w:r>
      <w:r w:rsidR="000720AF">
        <w:t xml:space="preserve">A comparison of </w:t>
      </w:r>
      <w:del w:id="150" w:author="Anderson, Brian" w:date="2022-06-10T16:47:00Z">
        <w:r w:rsidR="000720AF" w:rsidDel="00352022">
          <w:delText xml:space="preserve">our </w:delText>
        </w:r>
      </w:del>
      <w:ins w:id="151" w:author="Anderson, Brian" w:date="2022-06-10T16:47:00Z">
        <w:r w:rsidR="00352022">
          <w:t xml:space="preserve">the </w:t>
        </w:r>
      </w:ins>
      <w:r w:rsidR="000720AF">
        <w:t xml:space="preserve">model results to those of other authors is given in Table 5; </w:t>
      </w:r>
      <w:del w:id="152" w:author="Anderson, Brian" w:date="2022-06-10T16:47:00Z">
        <w:r w:rsidR="000720AF" w:rsidDel="00352022">
          <w:delText xml:space="preserve">our </w:delText>
        </w:r>
      </w:del>
      <w:ins w:id="153" w:author="Anderson, Brian" w:date="2022-06-10T16:47:00Z">
        <w:r w:rsidR="00352022">
          <w:t xml:space="preserve">the </w:t>
        </w:r>
      </w:ins>
      <w:r w:rsidR="000720AF">
        <w:t xml:space="preserve">size distributions were varied to match those of previous </w:t>
      </w:r>
      <w:proofErr w:type="gramStart"/>
      <w:r w:rsidR="000720AF">
        <w:t>work, and</w:t>
      </w:r>
      <w:proofErr w:type="gramEnd"/>
      <w:r w:rsidR="000720AF">
        <w:t xml:space="preserve"> compared in both a site-by-site basis and patient-by-patient basis. While </w:t>
      </w:r>
      <w:del w:id="154" w:author="Anderson, Brian" w:date="2022-06-10T16:47:00Z">
        <w:r w:rsidR="000720AF" w:rsidDel="00352022">
          <w:delText xml:space="preserve">our </w:delText>
        </w:r>
      </w:del>
      <w:ins w:id="155" w:author="Anderson, Brian" w:date="2022-06-10T16:47:00Z">
        <w:r w:rsidR="00352022">
          <w:t xml:space="preserve">the </w:t>
        </w:r>
      </w:ins>
      <w:r w:rsidR="000720AF">
        <w:t>model performed better in larger diameter sites (</w:t>
      </w:r>
      <w:r w:rsidR="000720AF">
        <w:rPr>
          <w:rFonts w:cstheme="minorHAnsi"/>
        </w:rPr>
        <w:t>≥</w:t>
      </w:r>
      <w:r w:rsidR="000720AF">
        <w:t xml:space="preserve">15 mm) by DSC and sensitivity compared to </w:t>
      </w:r>
      <w:proofErr w:type="spellStart"/>
      <w:r w:rsidR="000720AF" w:rsidRPr="0051477F">
        <w:t>Vorontsov</w:t>
      </w:r>
      <w:proofErr w:type="spellEnd"/>
      <w:r w:rsidR="000720AF">
        <w:t xml:space="preserve"> et al</w:t>
      </w:r>
      <w:r w:rsidR="000720AF">
        <w:fldChar w:fldCharType="begin" w:fldLock="1"/>
      </w:r>
      <w:r w:rsidR="00511706">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8&lt;/sup&gt;","plainTextFormattedCitation":"8","previouslyFormattedCitation":"&lt;sup&gt;8&lt;/sup&gt;"},"properties":{"noteIndex":0},"schema":"https://github.com/citation-style-language/schema/raw/master/csl-citation.json"}</w:instrText>
      </w:r>
      <w:r w:rsidR="000720AF">
        <w:fldChar w:fldCharType="separate"/>
      </w:r>
      <w:r w:rsidR="00305171" w:rsidRPr="00305171">
        <w:rPr>
          <w:noProof/>
          <w:vertAlign w:val="superscript"/>
        </w:rPr>
        <w:t>8</w:t>
      </w:r>
      <w:r w:rsidR="000720AF">
        <w:fldChar w:fldCharType="end"/>
      </w:r>
      <w:r w:rsidR="000720AF">
        <w:t xml:space="preserve">, it performed more poorly with sites &lt;10 mm. </w:t>
      </w:r>
      <w:r>
        <w:t xml:space="preserve">Similar </w:t>
      </w:r>
      <w:r w:rsidR="000720AF">
        <w:t>results</w:t>
      </w:r>
      <w:r>
        <w:t xml:space="preserve"> have also been reported by Christ et al;</w:t>
      </w:r>
      <w:r>
        <w:fldChar w:fldCharType="begin" w:fldLock="1"/>
      </w:r>
      <w:r w:rsidR="00511706">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7&lt;/sup&gt;","plainTextFormattedCitation":"7","previouslyFormattedCitation":"&lt;sup&gt;7&lt;/sup&gt;"},"properties":{"noteIndex":0},"schema":"https://github.com/citation-style-language/schema/raw/master/csl-citation.json"}</w:instrText>
      </w:r>
      <w:r>
        <w:fldChar w:fldCharType="separate"/>
      </w:r>
      <w:r w:rsidR="00305171" w:rsidRPr="00305171">
        <w:rPr>
          <w:noProof/>
          <w:vertAlign w:val="superscript"/>
        </w:rPr>
        <w:t>7</w:t>
      </w:r>
      <w:r>
        <w:fldChar w:fldCharType="end"/>
      </w:r>
      <w:r>
        <w:t xml:space="preserve"> however, their work focused on primary liver disease.</w:t>
      </w:r>
    </w:p>
    <w:p w14:paraId="48A5AA44" w14:textId="55DE46A7" w:rsidR="00E777A6" w:rsidRDefault="00E777A6" w:rsidP="00E777A6">
      <w:r>
        <w:t>Within our institutional data, 84%</w:t>
      </w:r>
      <w:r w:rsidR="000720AF">
        <w:t xml:space="preserve"> </w:t>
      </w:r>
      <w:r>
        <w:t>(16/19) of the disease sites had a DSC&gt;0.76, which has been reported as the inter-observer variability for CRLM segmentation</w:t>
      </w:r>
      <w:r>
        <w:fldChar w:fldCharType="begin" w:fldLock="1"/>
      </w:r>
      <w:r w:rsidR="00346592">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lt;sup&gt;24&lt;/sup&gt;","plainTextFormattedCitation":"24","previouslyFormattedCitation":"&lt;sup&gt;23&lt;/sup&gt;"},"properties":{"noteIndex":0},"schema":"https://github.com/citation-style-language/schema/raw/master/csl-citation.json"}</w:instrText>
      </w:r>
      <w:r>
        <w:fldChar w:fldCharType="separate"/>
      </w:r>
      <w:r w:rsidR="00346592" w:rsidRPr="00346592">
        <w:rPr>
          <w:noProof/>
          <w:vertAlign w:val="superscript"/>
        </w:rPr>
        <w:t>24</w:t>
      </w:r>
      <w:r>
        <w:fldChar w:fldCharType="end"/>
      </w:r>
      <w:r>
        <w:t>.</w:t>
      </w:r>
    </w:p>
    <w:p w14:paraId="7C6E586B" w14:textId="103A42B9" w:rsidR="003F4C17" w:rsidRDefault="003F4C17" w:rsidP="003F4C17">
      <w:r w:rsidRPr="00112AA5">
        <w:t xml:space="preserve">In this study, we proposed a </w:t>
      </w:r>
      <w:r>
        <w:t>Hybrid-</w:t>
      </w:r>
      <w:proofErr w:type="spellStart"/>
      <w:r>
        <w:t>W</w:t>
      </w:r>
      <w:r w:rsidRPr="00112AA5">
        <w:t>Net</w:t>
      </w:r>
      <w:proofErr w:type="spellEnd"/>
      <w:r w:rsidRPr="00112AA5">
        <w:t xml:space="preserve"> model architecture for the segmentation of the disease sites and ablation area</w:t>
      </w:r>
      <w:r>
        <w:t>s</w:t>
      </w:r>
      <w:r w:rsidRPr="00112AA5">
        <w:t xml:space="preserve"> in the context of </w:t>
      </w:r>
      <w:r w:rsidR="005E62CE">
        <w:t>CRLM</w:t>
      </w:r>
      <w:r w:rsidRPr="00112AA5">
        <w:t xml:space="preserve"> treated with ablation therapy. </w:t>
      </w:r>
      <w:r>
        <w:t>T</w:t>
      </w:r>
      <w:r w:rsidRPr="00112AA5">
        <w:t xml:space="preserve">he model was further evaluated using the Likert scoring method by two </w:t>
      </w:r>
      <w:r>
        <w:t xml:space="preserve">board </w:t>
      </w:r>
      <w:r w:rsidRPr="00112AA5">
        <w:t xml:space="preserve">certified </w:t>
      </w:r>
      <w:proofErr w:type="gramStart"/>
      <w:r>
        <w:t>r</w:t>
      </w:r>
      <w:r w:rsidR="00871E99">
        <w:t>adiologists</w:t>
      </w:r>
      <w:r w:rsidRPr="00112AA5">
        <w:t>(</w:t>
      </w:r>
      <w:proofErr w:type="gramEnd"/>
      <w:r w:rsidRPr="00112AA5">
        <w:t>XXX</w:t>
      </w:r>
      <w:r>
        <w:t>, interventional radiologist</w:t>
      </w:r>
      <w:r w:rsidRPr="00112AA5">
        <w:t xml:space="preserve"> and </w:t>
      </w:r>
      <w:r w:rsidR="007F2A89">
        <w:t>XXX</w:t>
      </w:r>
      <w:r>
        <w:t>, diagnostic radiologist</w:t>
      </w:r>
      <w:r w:rsidRPr="00112AA5">
        <w:t>)</w:t>
      </w:r>
      <w:r>
        <w:t xml:space="preserve"> and </w:t>
      </w:r>
      <w:r w:rsidR="005E62CE">
        <w:t xml:space="preserve">a </w:t>
      </w:r>
      <w:r>
        <w:t>rad</w:t>
      </w:r>
      <w:r w:rsidR="00871E99">
        <w:t>iology trained physician fellow</w:t>
      </w:r>
      <w:r>
        <w:t>(</w:t>
      </w:r>
      <w:r w:rsidR="007F2A89">
        <w:t>XXXs</w:t>
      </w:r>
      <w:r>
        <w:t xml:space="preserve">), with </w:t>
      </w:r>
      <w:r w:rsidR="00455BFB">
        <w:t xml:space="preserve">majority  voting </w:t>
      </w:r>
      <w:r w:rsidR="00871E99">
        <w:t>scores</w:t>
      </w:r>
      <w:r w:rsidR="008E1BE6">
        <w:t xml:space="preserve"> </w:t>
      </w:r>
      <w:r w:rsidR="00455BFB">
        <w:rPr>
          <w:rFonts w:cstheme="minorHAnsi"/>
        </w:rPr>
        <w:t>≥</w:t>
      </w:r>
      <w:r w:rsidRPr="00112AA5">
        <w:t>4</w:t>
      </w:r>
      <w:r>
        <w:t xml:space="preserve"> out of 5</w:t>
      </w:r>
      <w:r w:rsidRPr="00112AA5">
        <w:t xml:space="preserve"> for </w:t>
      </w:r>
      <w:r>
        <w:t>100</w:t>
      </w:r>
      <w:r w:rsidRPr="00112AA5">
        <w:t>%</w:t>
      </w:r>
      <w:r>
        <w:t>(24/24)</w:t>
      </w:r>
      <w:r w:rsidRPr="00112AA5">
        <w:t xml:space="preserve"> </w:t>
      </w:r>
      <w:r>
        <w:t xml:space="preserve">of the disease </w:t>
      </w:r>
      <w:r w:rsidRPr="00112AA5">
        <w:t xml:space="preserve">and </w:t>
      </w:r>
      <w:r>
        <w:t>84</w:t>
      </w:r>
      <w:r w:rsidRPr="00112AA5">
        <w:t>%</w:t>
      </w:r>
      <w:r>
        <w:t>(16/19)</w:t>
      </w:r>
      <w:r w:rsidRPr="00112AA5">
        <w:t xml:space="preserve"> of the ablation segmentations. The </w:t>
      </w:r>
      <w:r>
        <w:t>prediction</w:t>
      </w:r>
      <w:r w:rsidRPr="00112AA5">
        <w:t xml:space="preserve"> process </w:t>
      </w:r>
      <w:r>
        <w:t>has been</w:t>
      </w:r>
      <w:r w:rsidRPr="00112AA5">
        <w:t xml:space="preserve"> implemented in a treatment planning system (</w:t>
      </w:r>
      <w:proofErr w:type="spellStart"/>
      <w:r w:rsidRPr="00112AA5">
        <w:t>RayStation</w:t>
      </w:r>
      <w:proofErr w:type="spellEnd"/>
      <w:r w:rsidRPr="00112AA5">
        <w:t xml:space="preserve"> 9B</w:t>
      </w:r>
      <w:r>
        <w:t xml:space="preserve">, </w:t>
      </w:r>
      <w:proofErr w:type="spellStart"/>
      <w:r>
        <w:t>RaySearch</w:t>
      </w:r>
      <w:proofErr w:type="spellEnd"/>
      <w:r>
        <w:t xml:space="preserve"> Laboratories, Sweden</w:t>
      </w:r>
      <w:r w:rsidRPr="00112AA5">
        <w:t>)</w:t>
      </w:r>
      <w:r w:rsidR="00633C20">
        <w:fldChar w:fldCharType="begin" w:fldLock="1"/>
      </w:r>
      <w:r w:rsidR="00346592">
        <w:instrText>ADDIN CSL_CITATION {"citationItems":[{"id":"ITEM-1","itemData":{"DOI":"10.1016/j.meddos.2018.02.013","ISSN":"18734022","PMID":"29650302","abstract":"RaySearch Laboratories is a world leader in the field of advanced software and creator of the RayStation treatment planning system for radiation therapy. The aim with RayStation is to deliver an unmatched user experience and leading functionality. Unique features described here include multiatlas based autosegmentation for contouring, deformable registration with 2 different algorithms, multicriteria optimization, Plan Explorer, fallback planning, ultrafast computation speed, and 4-dimensional (4D) adaptive radiation therapy. RayStation can be used to plan for electrons and photons on traditional linacs, for protons on various delivery systems, and for Accuray's helical TomoTherapy system. This paper describes some of these modalities, with reference to clinical cases and including descriptions of the impact on workflow.","author":[{"dropping-particle":"","family":"Bodensteiner","given":"Dayna","non-dropping-particle":"","parse-names":false,"suffix":""}],"container-title":"Medical Dosimetry","id":"ITEM-1","issue":"2","issued":{"date-parts":[["2018","6","1"]]},"page":"168-176","publisher":"Elsevier Inc.","title":"RayStation: External beam treatment planning system","type":"article-journal","volume":"43"},"uris":["http://www.mendeley.com/documents/?uuid=678ec4ce-059e-3bcc-91b8-3f0526d5a32b"]}],"mendeley":{"formattedCitation":"&lt;sup&gt;25&lt;/sup&gt;","plainTextFormattedCitation":"25","previouslyFormattedCitation":"&lt;sup&gt;24&lt;/sup&gt;"},"properties":{"noteIndex":0},"schema":"https://github.com/citation-style-language/schema/raw/master/csl-citation.json"}</w:instrText>
      </w:r>
      <w:r w:rsidR="00633C20">
        <w:fldChar w:fldCharType="separate"/>
      </w:r>
      <w:r w:rsidR="00346592" w:rsidRPr="00346592">
        <w:rPr>
          <w:noProof/>
          <w:vertAlign w:val="superscript"/>
        </w:rPr>
        <w:t>25</w:t>
      </w:r>
      <w:r w:rsidR="00633C20">
        <w:fldChar w:fldCharType="end"/>
      </w:r>
      <w:r w:rsidRPr="00112AA5">
        <w:t xml:space="preserve"> and </w:t>
      </w:r>
      <w:r w:rsidR="00455BFB">
        <w:t>can</w:t>
      </w:r>
      <w:r w:rsidRPr="00112AA5">
        <w:t xml:space="preserve"> perform segmentation</w:t>
      </w:r>
      <w:r>
        <w:t>s</w:t>
      </w:r>
      <w:r w:rsidRPr="00112AA5">
        <w:t xml:space="preserve"> in </w:t>
      </w:r>
      <w:r w:rsidR="00455BFB">
        <w:t>&lt;</w:t>
      </w:r>
      <w:r w:rsidRPr="00112AA5">
        <w:t>30</w:t>
      </w:r>
      <w:r w:rsidR="00455BFB">
        <w:t xml:space="preserve"> seconds</w:t>
      </w:r>
      <w:r w:rsidRPr="00112AA5">
        <w:t xml:space="preserve">, making it suitable for </w:t>
      </w:r>
      <w:r>
        <w:t>clinical use</w:t>
      </w:r>
      <w:r w:rsidRPr="00112AA5">
        <w:t>.</w:t>
      </w:r>
    </w:p>
    <w:p w14:paraId="31240036" w14:textId="54937997" w:rsidR="008E1BE6" w:rsidRDefault="00403483" w:rsidP="001D0C8B">
      <w:r>
        <w:t>Our work is inno</w:t>
      </w:r>
      <w:r w:rsidR="00021A8C">
        <w:t xml:space="preserve">vative </w:t>
      </w:r>
      <w:r w:rsidR="005E62CE">
        <w:t xml:space="preserve">because of </w:t>
      </w:r>
      <w:r w:rsidR="00021A8C">
        <w:t xml:space="preserve">the </w:t>
      </w:r>
      <w:r w:rsidR="00D16E5F">
        <w:t>Hybrid-</w:t>
      </w:r>
      <w:proofErr w:type="spellStart"/>
      <w:r w:rsidR="00D16E5F">
        <w:t>W</w:t>
      </w:r>
      <w:r w:rsidR="009D63D5">
        <w:t>N</w:t>
      </w:r>
      <w:r>
        <w:t>et</w:t>
      </w:r>
      <w:proofErr w:type="spellEnd"/>
      <w:r>
        <w:t xml:space="preserve"> model architecture an</w:t>
      </w:r>
      <w:r w:rsidR="00687B5B">
        <w:t>d the training of the model</w:t>
      </w:r>
      <w:r w:rsidR="005E62CE">
        <w:t>;</w:t>
      </w:r>
      <w:r w:rsidR="00687B5B">
        <w:t xml:space="preserve"> the model </w:t>
      </w:r>
      <w:r w:rsidR="005E62CE">
        <w:t xml:space="preserve">had </w:t>
      </w:r>
      <w:r w:rsidR="00687B5B">
        <w:t xml:space="preserve">with </w:t>
      </w:r>
      <w:r w:rsidR="009D63D5">
        <w:t>98</w:t>
      </w:r>
      <w:r w:rsidR="00687B5B">
        <w:t>%</w:t>
      </w:r>
      <w:r w:rsidR="008E1BE6">
        <w:t xml:space="preserve"> </w:t>
      </w:r>
      <w:r w:rsidR="000971BF">
        <w:t xml:space="preserve">(47/48) </w:t>
      </w:r>
      <w:r w:rsidR="00687B5B">
        <w:t xml:space="preserve">sensitivity on disease sites </w:t>
      </w:r>
      <w:r w:rsidR="008E7A65">
        <w:rPr>
          <w:rFonts w:cstheme="minorHAnsi"/>
        </w:rPr>
        <w:t>≥</w:t>
      </w:r>
      <w:r w:rsidR="009D63D5">
        <w:t>15mm</w:t>
      </w:r>
      <w:r w:rsidR="00687B5B">
        <w:t xml:space="preserve">, </w:t>
      </w:r>
      <w:r w:rsidR="009E6C58">
        <w:t xml:space="preserve">with predictions </w:t>
      </w:r>
      <w:r w:rsidR="00871E99">
        <w:t>in &lt;</w:t>
      </w:r>
      <w:r w:rsidR="00566B0B">
        <w:t>30 seconds.</w:t>
      </w:r>
    </w:p>
    <w:p w14:paraId="517AAE23" w14:textId="0E1AAA77" w:rsidR="00112AA5" w:rsidRDefault="00112AA5" w:rsidP="001D0C8B">
      <w:r>
        <w:t xml:space="preserve">The proposed </w:t>
      </w:r>
      <w:r w:rsidR="009E6C58">
        <w:t>Hybrid-</w:t>
      </w:r>
      <w:proofErr w:type="spellStart"/>
      <w:r w:rsidR="009E6C58">
        <w:t>WNet</w:t>
      </w:r>
      <w:proofErr w:type="spellEnd"/>
      <w:r w:rsidR="008A657C">
        <w:t xml:space="preserve"> </w:t>
      </w:r>
      <w:r>
        <w:t xml:space="preserve">architecture in this study differs </w:t>
      </w:r>
      <w:r w:rsidR="00455BFB">
        <w:t>from the model which inspired it</w:t>
      </w:r>
      <w:r w:rsidR="00BC3022">
        <w:fldChar w:fldCharType="begin" w:fldLock="1"/>
      </w:r>
      <w:r w:rsidR="00511706">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9&lt;/sup&gt;","plainTextFormattedCitation":"9","previouslyFormattedCitation":"&lt;sup&gt;9&lt;/sup&gt;"},"properties":{"noteIndex":0},"schema":"https://github.com/citation-style-language/schema/raw/master/csl-citation.json"}</w:instrText>
      </w:r>
      <w:r w:rsidR="00BC3022">
        <w:fldChar w:fldCharType="separate"/>
      </w:r>
      <w:r w:rsidR="00305171" w:rsidRPr="00305171">
        <w:rPr>
          <w:noProof/>
          <w:vertAlign w:val="superscript"/>
        </w:rPr>
        <w:t>9</w:t>
      </w:r>
      <w:r w:rsidR="00BC3022">
        <w:fldChar w:fldCharType="end"/>
      </w:r>
      <w:r w:rsidR="00455BFB">
        <w:t xml:space="preserve"> </w:t>
      </w:r>
      <w:r>
        <w:t>by</w:t>
      </w:r>
      <w:r w:rsidR="00455BFB">
        <w:t xml:space="preserve"> adding additions to the 2D feature extractor, and</w:t>
      </w:r>
      <w:r>
        <w:t xml:space="preserve"> connecting all</w:t>
      </w:r>
      <w:r w:rsidR="00455BFB">
        <w:t xml:space="preserve"> of the</w:t>
      </w:r>
      <w:r>
        <w:t xml:space="preserve"> convolutional layers within the convolution blocks between the encoding </w:t>
      </w:r>
      <w:r w:rsidR="00455BFB">
        <w:t xml:space="preserve">and </w:t>
      </w:r>
      <w:r>
        <w:t>decoding</w:t>
      </w:r>
      <w:r w:rsidR="008A6E73">
        <w:t xml:space="preserve"> of the 3D-</w:t>
      </w:r>
      <w:r w:rsidR="00455BFB">
        <w:t>DenseNet</w:t>
      </w:r>
      <w:r>
        <w:t>. Previous</w:t>
      </w:r>
      <w:r w:rsidR="00455BFB">
        <w:t>ly</w:t>
      </w:r>
      <w:r>
        <w:t xml:space="preserve"> published studies proposed similar architectures</w:t>
      </w:r>
      <w:r w:rsidR="00455BFB">
        <w:t xml:space="preserve"> that were</w:t>
      </w:r>
      <w:r>
        <w:t xml:space="preserve"> focused only on dense connections within a single convolutional block</w:t>
      </w:r>
      <w:r>
        <w:fldChar w:fldCharType="begin" w:fldLock="1"/>
      </w:r>
      <w:r w:rsidR="00346592">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lt;sup&gt;26–28&lt;/sup&gt;","plainTextFormattedCitation":"26–28","previouslyFormattedCitation":"&lt;sup&gt;25–27&lt;/sup&gt;"},"properties":{"noteIndex":0},"schema":"https://github.com/citation-style-language/schema/raw/master/csl-citation.json"}</w:instrText>
      </w:r>
      <w:r>
        <w:fldChar w:fldCharType="separate"/>
      </w:r>
      <w:r w:rsidR="00346592" w:rsidRPr="00346592">
        <w:rPr>
          <w:noProof/>
          <w:vertAlign w:val="superscript"/>
        </w:rPr>
        <w:t>26–28</w:t>
      </w:r>
      <w:r>
        <w:fldChar w:fldCharType="end"/>
      </w:r>
      <w:r w:rsidR="00B402E5">
        <w:t>.</w:t>
      </w:r>
      <w:r>
        <w:t xml:space="preserve"> </w:t>
      </w:r>
      <w:del w:id="156" w:author="Anderson, Brian" w:date="2022-06-10T16:47:00Z">
        <w:r w:rsidDel="00352022">
          <w:delText xml:space="preserve">Our </w:delText>
        </w:r>
      </w:del>
      <w:ins w:id="157" w:author="Anderson, Brian" w:date="2022-06-10T16:47:00Z">
        <w:r w:rsidR="00352022">
          <w:t xml:space="preserve">The </w:t>
        </w:r>
      </w:ins>
      <w:r>
        <w:t xml:space="preserve">proposed implementation allows the model to receive inputs from every convolution of the same image size across the entire network. </w:t>
      </w:r>
      <w:r w:rsidR="00B402E5">
        <w:t xml:space="preserve">This global passing of convolution layers across the network removes bottlenecks in each convolution block, something </w:t>
      </w:r>
      <w:r w:rsidR="00455BFB">
        <w:t xml:space="preserve">that </w:t>
      </w:r>
      <w:r w:rsidR="00B402E5">
        <w:t xml:space="preserve">is particularly important with dense connections where convolutions can be re-used. </w:t>
      </w:r>
      <w:r>
        <w:t>The proposed m</w:t>
      </w:r>
      <w:r w:rsidR="00B402E5">
        <w:t>odel will b</w:t>
      </w:r>
      <w:r w:rsidR="003F4C17">
        <w:t>e publicly available</w:t>
      </w:r>
      <w:r w:rsidR="00455BFB">
        <w:t xml:space="preserve"> (</w:t>
      </w:r>
      <w:proofErr w:type="spellStart"/>
      <w:r w:rsidR="003F4C17">
        <w:t>Github</w:t>
      </w:r>
      <w:proofErr w:type="spellEnd"/>
      <w:r w:rsidR="00B402E5">
        <w:t>: redacted for anonymization</w:t>
      </w:r>
      <w:r w:rsidR="00455BFB">
        <w:t>)</w:t>
      </w:r>
      <w:r w:rsidR="00B402E5">
        <w:t>.</w:t>
      </w:r>
    </w:p>
    <w:p w14:paraId="6834924D" w14:textId="30C85595" w:rsidR="00687B5B" w:rsidRDefault="00231DAB" w:rsidP="001D0C8B">
      <w:r>
        <w:t xml:space="preserve">Segmentation of </w:t>
      </w:r>
      <w:r w:rsidR="00093FBD">
        <w:t>CRL</w:t>
      </w:r>
      <w:r w:rsidR="00640705">
        <w:t>M</w:t>
      </w:r>
      <w:r w:rsidR="00093FBD">
        <w:t xml:space="preserve"> has </w:t>
      </w:r>
      <w:r w:rsidR="00EE5A60">
        <w:t>historically</w:t>
      </w:r>
      <w:r w:rsidR="00093FBD">
        <w:t xml:space="preserve"> been difficult </w:t>
      </w:r>
      <w:r w:rsidR="00455BFB">
        <w:t>because of</w:t>
      </w:r>
      <w:r w:rsidR="00093FBD">
        <w:t xml:space="preserve"> the relatively small size of </w:t>
      </w:r>
      <w:r w:rsidR="00455BFB">
        <w:t xml:space="preserve">lesions </w:t>
      </w:r>
      <w:r w:rsidR="00147049">
        <w:t xml:space="preserve">and </w:t>
      </w:r>
      <w:r w:rsidR="00455BFB">
        <w:t xml:space="preserve">the </w:t>
      </w:r>
      <w:r w:rsidR="00147049">
        <w:t xml:space="preserve">large search </w:t>
      </w:r>
      <w:r w:rsidR="00455BFB">
        <w:t>area</w:t>
      </w:r>
      <w:r w:rsidR="00147049">
        <w:t>.</w:t>
      </w:r>
      <w:r w:rsidR="00687B5B">
        <w:t xml:space="preserve"> The extent of disease can vary from patient to patient, </w:t>
      </w:r>
      <w:r w:rsidR="00455BFB">
        <w:t>from</w:t>
      </w:r>
      <w:r w:rsidR="00687B5B">
        <w:t xml:space="preserve"> a single lesion </w:t>
      </w:r>
      <w:r w:rsidR="00455BFB">
        <w:t>to</w:t>
      </w:r>
      <w:r w:rsidR="00687B5B">
        <w:t xml:space="preserve"> multiple lesions. Simple class weighting of disease would </w:t>
      </w:r>
      <w:r w:rsidR="008919DF">
        <w:t>lead to</w:t>
      </w:r>
      <w:r w:rsidR="00687B5B">
        <w:t xml:space="preserve"> favoring training </w:t>
      </w:r>
      <w:r w:rsidR="00455BFB">
        <w:t>i</w:t>
      </w:r>
      <w:r w:rsidR="00687B5B">
        <w:t xml:space="preserve">n patients with more disease sites. </w:t>
      </w:r>
      <w:del w:id="158" w:author="Anderson, Brian" w:date="2022-06-10T16:47:00Z">
        <w:r w:rsidR="009E6C58" w:rsidDel="00352022">
          <w:delText>O</w:delText>
        </w:r>
        <w:r w:rsidR="00687B5B" w:rsidDel="00352022">
          <w:delText xml:space="preserve">ur </w:delText>
        </w:r>
      </w:del>
      <w:ins w:id="159" w:author="Anderson, Brian" w:date="2022-06-10T16:47:00Z">
        <w:r w:rsidR="00352022">
          <w:t xml:space="preserve">The </w:t>
        </w:r>
      </w:ins>
      <w:r w:rsidR="003F4C17">
        <w:t xml:space="preserve">proposed </w:t>
      </w:r>
      <w:r w:rsidR="00687B5B">
        <w:t xml:space="preserve">method of splitting the liver into </w:t>
      </w:r>
      <w:r w:rsidR="00974CFC">
        <w:t>slabs</w:t>
      </w:r>
      <w:r w:rsidR="00687B5B">
        <w:t xml:space="preserve"> </w:t>
      </w:r>
      <w:r w:rsidR="00455BFB">
        <w:t xml:space="preserve">that </w:t>
      </w:r>
      <w:r w:rsidR="008C0E98">
        <w:t>were</w:t>
      </w:r>
      <w:r w:rsidR="00455BFB">
        <w:t xml:space="preserve"> </w:t>
      </w:r>
      <w:r w:rsidR="00687B5B">
        <w:t xml:space="preserve">centered specifically on disease sites ensures that the model learns </w:t>
      </w:r>
      <w:r w:rsidR="00455BFB">
        <w:t xml:space="preserve">using </w:t>
      </w:r>
      <w:r w:rsidR="00687B5B">
        <w:t xml:space="preserve">a more balanced representation of data. </w:t>
      </w:r>
      <w:r w:rsidR="00B402E5">
        <w:t xml:space="preserve">The training workflow was designed to allow the model </w:t>
      </w:r>
      <w:r w:rsidR="00455BFB">
        <w:t xml:space="preserve">to </w:t>
      </w:r>
      <w:r w:rsidR="00B402E5">
        <w:t>learn from batches that contains cubic images from multiple patients at once, enabling the creation of a more generalized model.</w:t>
      </w:r>
    </w:p>
    <w:p w14:paraId="37EE17D6" w14:textId="18EA16B5" w:rsidR="00810645" w:rsidRDefault="00112AA5" w:rsidP="00E170A7">
      <w:pPr>
        <w:pStyle w:val="Heading2"/>
      </w:pPr>
      <w:r>
        <w:t>Limitations</w:t>
      </w:r>
    </w:p>
    <w:p w14:paraId="66347EC5" w14:textId="7C9068AF" w:rsidR="007B4FFA" w:rsidRDefault="00455BFB" w:rsidP="000B6221">
      <w:pPr>
        <w:rPr>
          <w:ins w:id="160" w:author="Anderson, Brian" w:date="2022-06-14T13:37:00Z"/>
        </w:rPr>
      </w:pPr>
      <w:r w:rsidRPr="00455BFB">
        <w:t xml:space="preserve">Our study has several limitations. </w:t>
      </w:r>
      <w:bookmarkStart w:id="161" w:name="_Hlk106106318"/>
      <w:r w:rsidRPr="00455BFB">
        <w:t>The mean sensitivity</w:t>
      </w:r>
      <w:r w:rsidR="008A6E73">
        <w:t xml:space="preserve"> was only 7% in disease sites &lt;</w:t>
      </w:r>
      <w:r w:rsidRPr="00455BFB">
        <w:t>10 mm in diamet</w:t>
      </w:r>
      <w:r w:rsidR="008A6E73">
        <w:t>er compared with 98% in sites &gt;</w:t>
      </w:r>
      <w:r w:rsidRPr="00455BFB">
        <w:t>15 mm. We believe that the low sensitivity in small sites may be partly due to the test data used, where several 10-15-mm disease sites were present on a single scan slice.</w:t>
      </w:r>
      <w:ins w:id="162" w:author="Anderson, Brian" w:date="2022-06-14T13:34:00Z">
        <w:r w:rsidR="007B4FFA">
          <w:t xml:space="preserve"> We </w:t>
        </w:r>
        <w:r w:rsidR="007B4FFA">
          <w:lastRenderedPageBreak/>
          <w:t>furthermore believe this model should not be used as a st</w:t>
        </w:r>
      </w:ins>
      <w:ins w:id="163" w:author="Anderson, Brian" w:date="2022-06-14T13:35:00Z">
        <w:r w:rsidR="007B4FFA">
          <w:t xml:space="preserve">rictly diagnostic device. </w:t>
        </w:r>
      </w:ins>
      <w:ins w:id="164" w:author="Anderson, Brian" w:date="2022-06-14T13:36:00Z">
        <w:r w:rsidR="007B4FFA">
          <w:t xml:space="preserve">If the diagnosis of smaller disease sites is wanted, the ‘seed’ and ‘threshold’ values, discussed in Model Evaluation, can be reduced. Overall, this would increase sensitivity, while </w:t>
        </w:r>
      </w:ins>
      <w:ins w:id="165" w:author="Anderson, Brian" w:date="2022-06-14T13:37:00Z">
        <w:r w:rsidR="007B4FFA">
          <w:t xml:space="preserve">also increasing </w:t>
        </w:r>
      </w:ins>
      <w:ins w:id="166" w:author="Anderson, Brian" w:date="2022-06-14T13:38:00Z">
        <w:r w:rsidR="007B4FFA">
          <w:t>false positives</w:t>
        </w:r>
      </w:ins>
      <w:ins w:id="167" w:author="Anderson, Brian" w:date="2022-06-14T13:37:00Z">
        <w:r w:rsidR="007B4FFA">
          <w:t>.</w:t>
        </w:r>
        <w:bookmarkEnd w:id="161"/>
      </w:ins>
    </w:p>
    <w:p w14:paraId="03B60A0E" w14:textId="1E11321D" w:rsidR="00455BFB" w:rsidRPr="00455BFB" w:rsidRDefault="00455BFB" w:rsidP="000B6221">
      <w:del w:id="168" w:author="Anderson, Brian" w:date="2022-06-14T13:37:00Z">
        <w:r w:rsidRPr="00455BFB" w:rsidDel="007B4FFA">
          <w:delText xml:space="preserve"> </w:delText>
        </w:r>
      </w:del>
      <w:r w:rsidRPr="00455BFB">
        <w:t xml:space="preserve">Unfortunately, manual contours were not present for </w:t>
      </w:r>
      <w:del w:id="169" w:author="Anderson, Brian" w:date="2022-06-14T13:40:00Z">
        <w:r w:rsidRPr="00455BFB" w:rsidDel="0035683E">
          <w:delText>all of</w:delText>
        </w:r>
      </w:del>
      <w:ins w:id="170" w:author="Anderson, Brian" w:date="2022-06-14T13:40:00Z">
        <w:r w:rsidR="0035683E" w:rsidRPr="00455BFB">
          <w:t>all</w:t>
        </w:r>
      </w:ins>
      <w:r w:rsidRPr="00455BFB">
        <w:t xml:space="preserve"> the institutional CRLM and ablation data, limiting </w:t>
      </w:r>
      <w:del w:id="171" w:author="Anderson, Brian" w:date="2022-06-10T16:47:00Z">
        <w:r w:rsidRPr="00455BFB" w:rsidDel="00352022">
          <w:delText xml:space="preserve">our </w:delText>
        </w:r>
      </w:del>
      <w:ins w:id="172" w:author="Anderson, Brian" w:date="2022-06-10T16:47:00Z">
        <w:r w:rsidR="00352022">
          <w:t>the</w:t>
        </w:r>
        <w:r w:rsidR="00352022" w:rsidRPr="00455BFB">
          <w:t xml:space="preserve"> </w:t>
        </w:r>
      </w:ins>
      <w:r w:rsidRPr="00455BFB">
        <w:t>quantitative comparison to 19 of the 24 CLRM sites and 9 of the 19 ablation sites.</w:t>
      </w:r>
    </w:p>
    <w:p w14:paraId="7434BBE5" w14:textId="12D86081" w:rsidR="00B402E5" w:rsidRDefault="0046341D" w:rsidP="000B6221">
      <w:r>
        <w:t>Majority voting showed poor</w:t>
      </w:r>
      <w:r w:rsidR="00E904F6">
        <w:t xml:space="preserve"> Likert </w:t>
      </w:r>
      <w:r w:rsidR="008A6E73">
        <w:t>score (&lt;</w:t>
      </w:r>
      <w:r>
        <w:t>4) for three ablation sites</w:t>
      </w:r>
      <w:r w:rsidR="00B402E5">
        <w:t>. The</w:t>
      </w:r>
      <w:r>
        <w:t xml:space="preserve"> predictions for these sites</w:t>
      </w:r>
      <w:r w:rsidR="00B402E5">
        <w:t xml:space="preserve"> </w:t>
      </w:r>
      <w:r>
        <w:t xml:space="preserve">can be seen in the Supplementary Figure </w:t>
      </w:r>
      <w:r w:rsidR="008E7A65">
        <w:t>2</w:t>
      </w:r>
      <w:r>
        <w:t>, where disagreement about the boundary of the ablation zone and the time needed for correction resulted in a range of scores from the reviewers.</w:t>
      </w:r>
      <w:r w:rsidR="003F4C17">
        <w:t xml:space="preserve"> We believe that suboptimal imaging quality during </w:t>
      </w:r>
      <w:proofErr w:type="spellStart"/>
      <w:r w:rsidR="003F4C17">
        <w:t>porto</w:t>
      </w:r>
      <w:proofErr w:type="spellEnd"/>
      <w:r w:rsidR="003F4C17">
        <w:t xml:space="preserve">-venous CT acquisition phase might have negatively impacted ablation zone boundary identification in such patients. Optimizing imaging acquisition protocol intra-procedurally during ablation interventions might overcome </w:t>
      </w:r>
      <w:r w:rsidR="005242D3">
        <w:t>this</w:t>
      </w:r>
      <w:r w:rsidR="003F4C17">
        <w:t xml:space="preserve"> limitation.</w:t>
      </w:r>
    </w:p>
    <w:p w14:paraId="78458327" w14:textId="3D511128" w:rsidR="00FF38F7" w:rsidRDefault="00FF38F7" w:rsidP="0083644B">
      <w:r>
        <w:t>The measurement of false</w:t>
      </w:r>
      <w:r w:rsidR="005311CF">
        <w:t>-</w:t>
      </w:r>
      <w:r>
        <w:t>positive volume seem</w:t>
      </w:r>
      <w:r w:rsidR="005311CF">
        <w:t>ed to be</w:t>
      </w:r>
      <w:r>
        <w:t xml:space="preserve"> highly biased when there </w:t>
      </w:r>
      <w:r w:rsidR="005311CF">
        <w:t xml:space="preserve">were </w:t>
      </w:r>
      <w:r>
        <w:t>small amounts of over-segmentation on large tumors</w:t>
      </w:r>
      <w:r w:rsidR="005311CF">
        <w:t>;</w:t>
      </w:r>
      <w:r>
        <w:t xml:space="preserve"> this was the rationale for the creation of the </w:t>
      </w:r>
      <w:r w:rsidR="000B662B">
        <w:t>erroneous</w:t>
      </w:r>
      <w:r>
        <w:t xml:space="preserve"> </w:t>
      </w:r>
      <w:r w:rsidR="000B662B">
        <w:t>and over-segmentation false</w:t>
      </w:r>
      <w:r w:rsidR="005311CF">
        <w:t>-</w:t>
      </w:r>
      <w:r w:rsidR="000B662B">
        <w:t>positive</w:t>
      </w:r>
      <w:r w:rsidR="005311CF">
        <w:t xml:space="preserve"> volumes</w:t>
      </w:r>
      <w:r w:rsidR="008E0125">
        <w:t xml:space="preserve">. </w:t>
      </w:r>
      <w:r w:rsidR="00810645">
        <w:t>To ensure transparency,</w:t>
      </w:r>
      <w:r>
        <w:t xml:space="preserve"> </w:t>
      </w:r>
      <w:del w:id="173" w:author="Anderson, Brian" w:date="2022-06-10T16:45:00Z">
        <w:r w:rsidDel="00352022">
          <w:delText>we include</w:delText>
        </w:r>
        <w:r w:rsidR="005311CF" w:rsidDel="00352022">
          <w:delText>d</w:delText>
        </w:r>
        <w:r w:rsidR="000B662B" w:rsidDel="00352022">
          <w:delText xml:space="preserve"> </w:delText>
        </w:r>
      </w:del>
      <w:r w:rsidR="000B662B">
        <w:t>all three</w:t>
      </w:r>
      <w:ins w:id="174" w:author="Anderson, Brian" w:date="2022-06-10T16:45:00Z">
        <w:r w:rsidR="00352022">
          <w:t xml:space="preserve"> are </w:t>
        </w:r>
      </w:ins>
      <w:ins w:id="175" w:author="Anderson, Brian" w:date="2022-06-10T16:46:00Z">
        <w:r w:rsidR="00352022">
          <w:t>shown</w:t>
        </w:r>
      </w:ins>
      <w:r>
        <w:t xml:space="preserve"> and rel</w:t>
      </w:r>
      <w:r w:rsidR="005311CF">
        <w:t>ied</w:t>
      </w:r>
      <w:r>
        <w:t xml:space="preserve"> on qualitative assessment to add weight to the quality of the contours.</w:t>
      </w:r>
    </w:p>
    <w:p w14:paraId="0374F1B5" w14:textId="42D52B6D" w:rsidR="00810645" w:rsidRDefault="00810645" w:rsidP="00E170A7">
      <w:pPr>
        <w:pStyle w:val="Heading2"/>
      </w:pPr>
      <w:r>
        <w:t>Conclusion</w:t>
      </w:r>
      <w:r w:rsidR="005311CF">
        <w:t>s</w:t>
      </w:r>
    </w:p>
    <w:p w14:paraId="406251BD" w14:textId="012D4A1E" w:rsidR="009555FA" w:rsidRDefault="009555FA" w:rsidP="0083644B">
      <w:r>
        <w:t xml:space="preserve">The proposed </w:t>
      </w:r>
      <w:r w:rsidR="008E0125">
        <w:t>Hybrid-</w:t>
      </w:r>
      <w:proofErr w:type="spellStart"/>
      <w:r w:rsidR="008E0125">
        <w:t>W</w:t>
      </w:r>
      <w:r>
        <w:t>Net</w:t>
      </w:r>
      <w:proofErr w:type="spellEnd"/>
      <w:r>
        <w:t xml:space="preserve"> model </w:t>
      </w:r>
      <w:r w:rsidR="005311CF">
        <w:t>provided</w:t>
      </w:r>
      <w:r>
        <w:t xml:space="preserve"> fast </w:t>
      </w:r>
      <w:r w:rsidR="00B402E5">
        <w:t>(&lt;</w:t>
      </w:r>
      <w:r w:rsidR="005311CF">
        <w:t xml:space="preserve"> </w:t>
      </w:r>
      <w:r w:rsidR="00B402E5">
        <w:t xml:space="preserve">30 seconds) </w:t>
      </w:r>
      <w:r>
        <w:t xml:space="preserve">and accurate </w:t>
      </w:r>
      <w:r w:rsidR="005311CF">
        <w:t>CRLM</w:t>
      </w:r>
      <w:r>
        <w:t xml:space="preserve"> and ablation </w:t>
      </w:r>
      <w:r w:rsidR="005311CF">
        <w:t xml:space="preserve">zone </w:t>
      </w:r>
      <w:r>
        <w:t xml:space="preserve">segmentations for CECT. </w:t>
      </w:r>
      <w:del w:id="176" w:author="Anderson, Brian" w:date="2022-06-10T16:46:00Z">
        <w:r w:rsidR="007A677F" w:rsidDel="00352022">
          <w:delText xml:space="preserve">Our </w:delText>
        </w:r>
      </w:del>
      <w:ins w:id="177" w:author="Anderson, Brian" w:date="2022-06-10T16:46:00Z">
        <w:r w:rsidR="00352022">
          <w:t xml:space="preserve">The </w:t>
        </w:r>
      </w:ins>
      <w:r w:rsidR="007A677F">
        <w:t xml:space="preserve">model’s results were well accepted by the reviewers, with all three scoring the disease segmentation (n=24) as </w:t>
      </w:r>
      <w:r w:rsidR="005311CF">
        <w:t xml:space="preserve">4 </w:t>
      </w:r>
      <w:r w:rsidR="007A677F">
        <w:t xml:space="preserve">or </w:t>
      </w:r>
      <w:r w:rsidR="005311CF">
        <w:t xml:space="preserve">higher </w:t>
      </w:r>
      <w:r w:rsidR="007A677F">
        <w:t xml:space="preserve">on the Likert </w:t>
      </w:r>
      <w:r w:rsidR="005311CF">
        <w:t>scale</w:t>
      </w:r>
      <w:r w:rsidR="007A677F">
        <w:t xml:space="preserve">, and 84% (16/19) as 4 or </w:t>
      </w:r>
      <w:r w:rsidR="005311CF">
        <w:t xml:space="preserve">higher </w:t>
      </w:r>
      <w:r w:rsidR="007A677F">
        <w:t xml:space="preserve">with ablation segmentation. </w:t>
      </w:r>
      <w:del w:id="178" w:author="Anderson, Brian" w:date="2022-06-10T16:46:00Z">
        <w:r w:rsidR="007A677F" w:rsidDel="00352022">
          <w:delText xml:space="preserve">We </w:delText>
        </w:r>
      </w:del>
      <w:ins w:id="179" w:author="Anderson, Brian" w:date="2022-06-10T16:46:00Z">
        <w:r w:rsidR="00352022">
          <w:t xml:space="preserve">It is hoped </w:t>
        </w:r>
      </w:ins>
      <w:del w:id="180" w:author="Anderson, Brian" w:date="2022-06-10T16:46:00Z">
        <w:r w:rsidR="007A677F" w:rsidDel="00352022">
          <w:delText xml:space="preserve">believe </w:delText>
        </w:r>
      </w:del>
      <w:r w:rsidR="005311CF">
        <w:t xml:space="preserve">that this </w:t>
      </w:r>
      <w:r>
        <w:t xml:space="preserve">model can </w:t>
      </w:r>
      <w:r w:rsidR="00C508F0">
        <w:t>provide</w:t>
      </w:r>
      <w:r>
        <w:t xml:space="preserve"> clinical benefit</w:t>
      </w:r>
      <w:r w:rsidR="005311CF">
        <w:t>s</w:t>
      </w:r>
      <w:r>
        <w:t xml:space="preserve"> in </w:t>
      </w:r>
      <w:r w:rsidR="005311CF">
        <w:t xml:space="preserve">the </w:t>
      </w:r>
      <w:r>
        <w:t xml:space="preserve">detection of </w:t>
      </w:r>
      <w:r w:rsidR="005311CF">
        <w:t>CRLM</w:t>
      </w:r>
      <w:r>
        <w:t>,</w:t>
      </w:r>
      <w:r w:rsidR="005311CF">
        <w:t xml:space="preserve"> the assessment of</w:t>
      </w:r>
      <w:r>
        <w:t xml:space="preserve"> ablation therapy</w:t>
      </w:r>
      <w:r w:rsidR="005311CF">
        <w:t xml:space="preserve">, </w:t>
      </w:r>
      <w:r>
        <w:t xml:space="preserve">and automated planning for </w:t>
      </w:r>
      <w:r w:rsidR="005311CF">
        <w:t>radiation therapy</w:t>
      </w:r>
      <w:r>
        <w:t>.</w:t>
      </w:r>
    </w:p>
    <w:p w14:paraId="569FF511" w14:textId="455AF187" w:rsidR="004254F1" w:rsidRDefault="004254F1" w:rsidP="0083644B">
      <w:r w:rsidRPr="004254F1">
        <w:t>Our proposed Hybrid-</w:t>
      </w:r>
      <w:proofErr w:type="spellStart"/>
      <w:r w:rsidRPr="004254F1">
        <w:t>WNet</w:t>
      </w:r>
      <w:proofErr w:type="spellEnd"/>
      <w:r w:rsidRPr="004254F1">
        <w:t xml:space="preserve"> provided fast (&lt; 30 seconds) and accurate segmentation of colorectal liver metastasis and ablation zones, </w:t>
      </w:r>
      <w:r w:rsidR="00B22086" w:rsidRPr="00A46D05">
        <w:t>with largely positive physician reviews.</w:t>
      </w:r>
    </w:p>
    <w:p w14:paraId="4CF0B058" w14:textId="0F885724" w:rsidR="00994459" w:rsidRDefault="00994459" w:rsidP="00994459">
      <w:pPr>
        <w:pStyle w:val="Heading1"/>
      </w:pPr>
      <w:r>
        <w:t>Acknowledgements</w:t>
      </w:r>
    </w:p>
    <w:p w14:paraId="7C83BB1E" w14:textId="4C32A71F" w:rsidR="00994459" w:rsidRPr="00994459" w:rsidRDefault="002E5992" w:rsidP="00994459">
      <w:r w:rsidRPr="002E5992">
        <w:t xml:space="preserve">The authors would like to acknowledge the Editing Services, Research Medical Library at </w:t>
      </w:r>
      <w:r w:rsidR="000B091A">
        <w:t>XXX</w:t>
      </w:r>
      <w:r w:rsidRPr="002E5992">
        <w:t>, funding from the Society of Interventional Radiology Foundation Allied Scientist Grant, NIH (NCI R01CA221971</w:t>
      </w:r>
      <w:r w:rsidR="00E16955">
        <w:t>, NCI R01CA235564</w:t>
      </w:r>
      <w:r w:rsidRPr="002E5992">
        <w:t>), and the Helen Black Image Guided Fund.</w:t>
      </w:r>
    </w:p>
    <w:p w14:paraId="14402FEF" w14:textId="7A432340" w:rsidR="00717C8A" w:rsidRDefault="00717C8A" w:rsidP="00717C8A">
      <w:pPr>
        <w:pStyle w:val="Heading1"/>
        <w:pageBreakBefore/>
      </w:pPr>
      <w:r>
        <w:lastRenderedPageBreak/>
        <w:t>References</w:t>
      </w:r>
    </w:p>
    <w:p w14:paraId="578E7439" w14:textId="33FF612B" w:rsidR="00346592" w:rsidRPr="00346592" w:rsidRDefault="00717C8A" w:rsidP="00346592">
      <w:pPr>
        <w:widowControl w:val="0"/>
        <w:autoSpaceDE w:val="0"/>
        <w:autoSpaceDN w:val="0"/>
        <w:adjustRightInd w:val="0"/>
        <w:spacing w:line="240" w:lineRule="auto"/>
        <w:ind w:left="640" w:hanging="640"/>
        <w:rPr>
          <w:rFonts w:ascii="Calibri" w:hAnsi="Calibri" w:cs="Calibri"/>
          <w:noProof/>
          <w:szCs w:val="24"/>
        </w:rPr>
      </w:pPr>
      <w:r>
        <w:fldChar w:fldCharType="begin" w:fldLock="1"/>
      </w:r>
      <w:r>
        <w:instrText xml:space="preserve">ADDIN Mendeley Bibliography CSL_BIBLIOGRAPHY </w:instrText>
      </w:r>
      <w:r>
        <w:fldChar w:fldCharType="separate"/>
      </w:r>
      <w:r w:rsidR="00346592" w:rsidRPr="00346592">
        <w:rPr>
          <w:rFonts w:ascii="Calibri" w:hAnsi="Calibri" w:cs="Calibri"/>
          <w:noProof/>
          <w:szCs w:val="24"/>
        </w:rPr>
        <w:t xml:space="preserve">1. </w:t>
      </w:r>
      <w:r w:rsidR="00346592" w:rsidRPr="00346592">
        <w:rPr>
          <w:rFonts w:ascii="Calibri" w:hAnsi="Calibri" w:cs="Calibri"/>
          <w:noProof/>
          <w:szCs w:val="24"/>
        </w:rPr>
        <w:tab/>
        <w:t xml:space="preserve">Siegel RL, Miller KD, Jemal A. Cancer statistics, 2019. </w:t>
      </w:r>
      <w:r w:rsidR="00346592" w:rsidRPr="00346592">
        <w:rPr>
          <w:rFonts w:ascii="Calibri" w:hAnsi="Calibri" w:cs="Calibri"/>
          <w:i/>
          <w:iCs/>
          <w:noProof/>
          <w:szCs w:val="24"/>
        </w:rPr>
        <w:t>CA Cancer J Clin</w:t>
      </w:r>
      <w:r w:rsidR="00346592" w:rsidRPr="00346592">
        <w:rPr>
          <w:rFonts w:ascii="Calibri" w:hAnsi="Calibri" w:cs="Calibri"/>
          <w:noProof/>
          <w:szCs w:val="24"/>
        </w:rPr>
        <w:t>. 2019;69(1):7-34. doi:10.3322/caac.21551</w:t>
      </w:r>
    </w:p>
    <w:p w14:paraId="0F0D9F54"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2. </w:t>
      </w:r>
      <w:r w:rsidRPr="00346592">
        <w:rPr>
          <w:rFonts w:ascii="Calibri" w:hAnsi="Calibri" w:cs="Calibri"/>
          <w:noProof/>
          <w:szCs w:val="24"/>
        </w:rPr>
        <w:tab/>
        <w:t>WHO Biennial Report 2012-2013. Accessed October 27, 2020. https://governance.iarc.fr/SC/SC50/Biennial Report 2012-2013.pdf</w:t>
      </w:r>
    </w:p>
    <w:p w14:paraId="18A60D38"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3. </w:t>
      </w:r>
      <w:r w:rsidRPr="00346592">
        <w:rPr>
          <w:rFonts w:ascii="Calibri" w:hAnsi="Calibri" w:cs="Calibri"/>
          <w:noProof/>
          <w:szCs w:val="24"/>
        </w:rPr>
        <w:tab/>
        <w:t xml:space="preserve">Siegel RL, Miller KD, Fedewa SA, et al. Colorectal cancer statistics, 2017. </w:t>
      </w:r>
      <w:r w:rsidRPr="00346592">
        <w:rPr>
          <w:rFonts w:ascii="Calibri" w:hAnsi="Calibri" w:cs="Calibri"/>
          <w:i/>
          <w:iCs/>
          <w:noProof/>
          <w:szCs w:val="24"/>
        </w:rPr>
        <w:t>CA Cancer J Clin</w:t>
      </w:r>
      <w:r w:rsidRPr="00346592">
        <w:rPr>
          <w:rFonts w:ascii="Calibri" w:hAnsi="Calibri" w:cs="Calibri"/>
          <w:noProof/>
          <w:szCs w:val="24"/>
        </w:rPr>
        <w:t>. 2017;67(3):177-193. doi:10.3322/caac.21395</w:t>
      </w:r>
    </w:p>
    <w:p w14:paraId="3555DD8F"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4. </w:t>
      </w:r>
      <w:r w:rsidRPr="00346592">
        <w:rPr>
          <w:rFonts w:ascii="Calibri" w:hAnsi="Calibri" w:cs="Calibri"/>
          <w:noProof/>
          <w:szCs w:val="24"/>
        </w:rPr>
        <w:tab/>
        <w:t xml:space="preserve">Alper Sag A, Selcukbiricik F, Mandel NM. Evidence-based medical oncology and interventional radiology paradigms for liver-dominant colorectal cancer metastases. </w:t>
      </w:r>
      <w:r w:rsidRPr="00346592">
        <w:rPr>
          <w:rFonts w:ascii="Calibri" w:hAnsi="Calibri" w:cs="Calibri"/>
          <w:i/>
          <w:iCs/>
          <w:noProof/>
          <w:szCs w:val="24"/>
        </w:rPr>
        <w:t>World J Gastroenterol</w:t>
      </w:r>
      <w:r w:rsidRPr="00346592">
        <w:rPr>
          <w:rFonts w:ascii="Calibri" w:hAnsi="Calibri" w:cs="Calibri"/>
          <w:noProof/>
          <w:szCs w:val="24"/>
        </w:rPr>
        <w:t>. 2016;22(11):3127-3149. doi:10.3748/wjg.v22.i11.3127</w:t>
      </w:r>
    </w:p>
    <w:p w14:paraId="3A2183FA"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5. </w:t>
      </w:r>
      <w:r w:rsidRPr="00346592">
        <w:rPr>
          <w:rFonts w:ascii="Calibri" w:hAnsi="Calibri" w:cs="Calibri"/>
          <w:noProof/>
          <w:szCs w:val="24"/>
        </w:rPr>
        <w:tab/>
        <w:t xml:space="preserve">Gillams A, Goldberg N, Ahmed M, et al. Thermal ablation of colorectal liver metastases: a position paper by an international panel of ablation experts, the interventional oncology sans frontières meeting 2013. </w:t>
      </w:r>
      <w:r w:rsidRPr="00346592">
        <w:rPr>
          <w:rFonts w:ascii="Calibri" w:hAnsi="Calibri" w:cs="Calibri"/>
          <w:i/>
          <w:iCs/>
          <w:noProof/>
          <w:szCs w:val="24"/>
        </w:rPr>
        <w:t>Eur Radiol</w:t>
      </w:r>
      <w:r w:rsidRPr="00346592">
        <w:rPr>
          <w:rFonts w:ascii="Calibri" w:hAnsi="Calibri" w:cs="Calibri"/>
          <w:noProof/>
          <w:szCs w:val="24"/>
        </w:rPr>
        <w:t>. 2015;25(12):3438-3454. doi:10.1007/s00330-015-3779-z</w:t>
      </w:r>
    </w:p>
    <w:p w14:paraId="32D0DD2C"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6. </w:t>
      </w:r>
      <w:r w:rsidRPr="00346592">
        <w:rPr>
          <w:rFonts w:ascii="Calibri" w:hAnsi="Calibri" w:cs="Calibri"/>
          <w:noProof/>
          <w:szCs w:val="24"/>
        </w:rPr>
        <w:tab/>
        <w:t>Software-Aided Imaging (Morfeus) for Confirming Tumor Coverage With Ablation in Patients With Liver Tumors, the COVER-ALL Study - Full Text View - ClinicalTrials.gov. Accessed August 28, 2020. https://clinicaltrials.gov/ct2/show/NCT04083378</w:t>
      </w:r>
    </w:p>
    <w:p w14:paraId="11C1A22D"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7. </w:t>
      </w:r>
      <w:r w:rsidRPr="00346592">
        <w:rPr>
          <w:rFonts w:ascii="Calibri" w:hAnsi="Calibri" w:cs="Calibri"/>
          <w:noProof/>
          <w:szCs w:val="24"/>
        </w:rPr>
        <w:tab/>
        <w:t xml:space="preserve">Christ PF, Elshaer MEA, Ettlinger F, et al. Automatic liver and lesion segmentation in CT using cascaded fully convolutional neural networks and 3D conditional random fields. In: </w:t>
      </w:r>
      <w:r w:rsidRPr="00346592">
        <w:rPr>
          <w:rFonts w:ascii="Calibri" w:hAnsi="Calibri" w:cs="Calibri"/>
          <w:i/>
          <w:iCs/>
          <w:noProof/>
          <w:szCs w:val="24"/>
        </w:rPr>
        <w:t>Lecture Notes in Computer Science (Including Subseries Lecture Notes in Artificial Intelligence and Lecture Notes in Bioinformatics)</w:t>
      </w:r>
      <w:r w:rsidRPr="00346592">
        <w:rPr>
          <w:rFonts w:ascii="Calibri" w:hAnsi="Calibri" w:cs="Calibri"/>
          <w:noProof/>
          <w:szCs w:val="24"/>
        </w:rPr>
        <w:t>. Vol 9901 LNCS. Springer Verlag; 2016:415-423. doi:10.1007/978-3-319-46723-8_48</w:t>
      </w:r>
    </w:p>
    <w:p w14:paraId="4C774CDF"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8. </w:t>
      </w:r>
      <w:r w:rsidRPr="00346592">
        <w:rPr>
          <w:rFonts w:ascii="Calibri" w:hAnsi="Calibri" w:cs="Calibri"/>
          <w:noProof/>
          <w:szCs w:val="24"/>
        </w:rPr>
        <w:tab/>
        <w:t xml:space="preserve">Vorontsov E, Cerny M, Régnier P, et al. Deep Learning for Automated Segmentation of Liver Lesions at CT in Patients with Colorectal Cancer Liver Metastases. </w:t>
      </w:r>
      <w:r w:rsidRPr="00346592">
        <w:rPr>
          <w:rFonts w:ascii="Calibri" w:hAnsi="Calibri" w:cs="Calibri"/>
          <w:i/>
          <w:iCs/>
          <w:noProof/>
          <w:szCs w:val="24"/>
        </w:rPr>
        <w:t>Radiol Artif Intell</w:t>
      </w:r>
      <w:r w:rsidRPr="00346592">
        <w:rPr>
          <w:rFonts w:ascii="Calibri" w:hAnsi="Calibri" w:cs="Calibri"/>
          <w:noProof/>
          <w:szCs w:val="24"/>
        </w:rPr>
        <w:t>. 2019;1(2):180014. doi:10.1148/ryai.2019180014</w:t>
      </w:r>
    </w:p>
    <w:p w14:paraId="17CCED84"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9. </w:t>
      </w:r>
      <w:r w:rsidRPr="00346592">
        <w:rPr>
          <w:rFonts w:ascii="Calibri" w:hAnsi="Calibri" w:cs="Calibri"/>
          <w:noProof/>
          <w:szCs w:val="24"/>
        </w:rPr>
        <w:tab/>
        <w:t xml:space="preserve">Li X, Chen H, Qi X, Dou Q, Fu CW, Heng PA. H-DenseUNet: Hybrid Densely Connected UNet for Liver and Tumor Segmentation from CT Volumes. </w:t>
      </w:r>
      <w:r w:rsidRPr="00346592">
        <w:rPr>
          <w:rFonts w:ascii="Calibri" w:hAnsi="Calibri" w:cs="Calibri"/>
          <w:i/>
          <w:iCs/>
          <w:noProof/>
          <w:szCs w:val="24"/>
        </w:rPr>
        <w:t>IEEE Trans Med Imaging</w:t>
      </w:r>
      <w:r w:rsidRPr="00346592">
        <w:rPr>
          <w:rFonts w:ascii="Calibri" w:hAnsi="Calibri" w:cs="Calibri"/>
          <w:noProof/>
          <w:szCs w:val="24"/>
        </w:rPr>
        <w:t>. Published online June 11, 2018:1-1. doi:10.1109/TMI.2018.2845918</w:t>
      </w:r>
    </w:p>
    <w:p w14:paraId="2BC0A703"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10. </w:t>
      </w:r>
      <w:r w:rsidRPr="00346592">
        <w:rPr>
          <w:rFonts w:ascii="Calibri" w:hAnsi="Calibri" w:cs="Calibri"/>
          <w:noProof/>
          <w:szCs w:val="24"/>
        </w:rPr>
        <w:tab/>
        <w:t xml:space="preserve">Seo H, Huang C, Bassenne M, Xiao R, Xing L. Modified U-Net (mU-Net) with Incorporation of Object-Dependent High Level Features for Improved Liver and Liver-Tumor Segmentation in CT Images. </w:t>
      </w:r>
      <w:r w:rsidRPr="00346592">
        <w:rPr>
          <w:rFonts w:ascii="Calibri" w:hAnsi="Calibri" w:cs="Calibri"/>
          <w:i/>
          <w:iCs/>
          <w:noProof/>
          <w:szCs w:val="24"/>
        </w:rPr>
        <w:t>IEEE Trans Med Imaging</w:t>
      </w:r>
      <w:r w:rsidRPr="00346592">
        <w:rPr>
          <w:rFonts w:ascii="Calibri" w:hAnsi="Calibri" w:cs="Calibri"/>
          <w:noProof/>
          <w:szCs w:val="24"/>
        </w:rPr>
        <w:t>. 2020;39(5):1316-1325. doi:10.1109/TMI.2019.2948320</w:t>
      </w:r>
    </w:p>
    <w:p w14:paraId="18D3F190"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11. </w:t>
      </w:r>
      <w:r w:rsidRPr="00346592">
        <w:rPr>
          <w:rFonts w:ascii="Calibri" w:hAnsi="Calibri" w:cs="Calibri"/>
          <w:noProof/>
          <w:szCs w:val="24"/>
        </w:rPr>
        <w:tab/>
        <w:t>Shah S, Shukla A, Paunipagar B. Radiological Features of Hepatocellular Carcinoma. Published online 2014. doi:10.1016/j.jceh.2014.06.009</w:t>
      </w:r>
    </w:p>
    <w:p w14:paraId="15E6E221"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12. </w:t>
      </w:r>
      <w:r w:rsidRPr="00346592">
        <w:rPr>
          <w:rFonts w:ascii="Calibri" w:hAnsi="Calibri" w:cs="Calibri"/>
          <w:noProof/>
          <w:szCs w:val="24"/>
        </w:rPr>
        <w:tab/>
        <w:t xml:space="preserve">Tang A, Bashir MR, Corwin MT, et al. evidence supporting Li-Rads major Features for Ct-and mR imaging-based diagnosis of Hepatocellular Carcinoma: A Systematic Review 1 REVIEW: LI-RADS Major Features for Hepatocellular Carcinoma Diagnosis Tang et al. </w:t>
      </w:r>
      <w:r w:rsidRPr="00346592">
        <w:rPr>
          <w:rFonts w:ascii="Calibri" w:hAnsi="Calibri" w:cs="Calibri"/>
          <w:i/>
          <w:iCs/>
          <w:noProof/>
          <w:szCs w:val="24"/>
        </w:rPr>
        <w:t>Rev Comment n Rev Radiol</w:t>
      </w:r>
      <w:r w:rsidRPr="00346592">
        <w:rPr>
          <w:rFonts w:ascii="Calibri" w:hAnsi="Calibri" w:cs="Calibri"/>
          <w:noProof/>
          <w:szCs w:val="24"/>
        </w:rPr>
        <w:t>. 2018;286(1). doi:10.1148/radiol.2017170554</w:t>
      </w:r>
    </w:p>
    <w:p w14:paraId="557DC409"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13. </w:t>
      </w:r>
      <w:r w:rsidRPr="00346592">
        <w:rPr>
          <w:rFonts w:ascii="Calibri" w:hAnsi="Calibri" w:cs="Calibri"/>
          <w:noProof/>
          <w:szCs w:val="24"/>
        </w:rPr>
        <w:tab/>
        <w:t xml:space="preserve">Xu LH, Cai SJ, Cai GX, Peng WJ. Imaging diagnosis of colorectal liver metastases. </w:t>
      </w:r>
      <w:r w:rsidRPr="00346592">
        <w:rPr>
          <w:rFonts w:ascii="Calibri" w:hAnsi="Calibri" w:cs="Calibri"/>
          <w:i/>
          <w:iCs/>
          <w:noProof/>
          <w:szCs w:val="24"/>
        </w:rPr>
        <w:t>World J Gastroenterol</w:t>
      </w:r>
      <w:r w:rsidRPr="00346592">
        <w:rPr>
          <w:rFonts w:ascii="Calibri" w:hAnsi="Calibri" w:cs="Calibri"/>
          <w:noProof/>
          <w:szCs w:val="24"/>
        </w:rPr>
        <w:t>. 2011;17(42):4654-4659. doi:10.3748/wjg.v17.i42.4654</w:t>
      </w:r>
    </w:p>
    <w:p w14:paraId="54D66203"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14. </w:t>
      </w:r>
      <w:r w:rsidRPr="00346592">
        <w:rPr>
          <w:rFonts w:ascii="Calibri" w:hAnsi="Calibri" w:cs="Calibri"/>
          <w:noProof/>
          <w:szCs w:val="24"/>
        </w:rPr>
        <w:tab/>
        <w:t xml:space="preserve">Renzulli M, Clemente A, Ierardi AM, et al. Imaging of Colorectal Liver Metastases: New </w:t>
      </w:r>
      <w:r w:rsidRPr="00346592">
        <w:rPr>
          <w:rFonts w:ascii="Calibri" w:hAnsi="Calibri" w:cs="Calibri"/>
          <w:noProof/>
          <w:szCs w:val="24"/>
        </w:rPr>
        <w:lastRenderedPageBreak/>
        <w:t xml:space="preserve">Developments and Pending Issues. </w:t>
      </w:r>
      <w:r w:rsidRPr="00346592">
        <w:rPr>
          <w:rFonts w:ascii="Calibri" w:hAnsi="Calibri" w:cs="Calibri"/>
          <w:i/>
          <w:iCs/>
          <w:noProof/>
          <w:szCs w:val="24"/>
        </w:rPr>
        <w:t>Cancers 2020, Vol 12, Page 151</w:t>
      </w:r>
      <w:r w:rsidRPr="00346592">
        <w:rPr>
          <w:rFonts w:ascii="Calibri" w:hAnsi="Calibri" w:cs="Calibri"/>
          <w:noProof/>
          <w:szCs w:val="24"/>
        </w:rPr>
        <w:t>. 2020;12(1):151. doi:10.3390/CANCERS12010151</w:t>
      </w:r>
    </w:p>
    <w:p w14:paraId="3F7AF7A3"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15. </w:t>
      </w:r>
      <w:r w:rsidRPr="00346592">
        <w:rPr>
          <w:rFonts w:ascii="Calibri" w:hAnsi="Calibri" w:cs="Calibri"/>
          <w:noProof/>
          <w:szCs w:val="24"/>
        </w:rPr>
        <w:tab/>
        <w:t xml:space="preserve">Bilic P, Christ PF, Vorontsov E, et al. </w:t>
      </w:r>
      <w:r w:rsidRPr="00346592">
        <w:rPr>
          <w:rFonts w:ascii="Calibri" w:hAnsi="Calibri" w:cs="Calibri"/>
          <w:i/>
          <w:iCs/>
          <w:noProof/>
          <w:szCs w:val="24"/>
        </w:rPr>
        <w:t>The Liver Tumor Segmentation Benchmark (LiTS)</w:t>
      </w:r>
      <w:r w:rsidRPr="00346592">
        <w:rPr>
          <w:rFonts w:ascii="Calibri" w:hAnsi="Calibri" w:cs="Calibri"/>
          <w:noProof/>
          <w:szCs w:val="24"/>
        </w:rPr>
        <w:t>.; 2019.</w:t>
      </w:r>
    </w:p>
    <w:p w14:paraId="6B7B0D4A"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16. </w:t>
      </w:r>
      <w:r w:rsidRPr="00346592">
        <w:rPr>
          <w:rFonts w:ascii="Calibri" w:hAnsi="Calibri" w:cs="Calibri"/>
          <w:noProof/>
          <w:szCs w:val="24"/>
        </w:rPr>
        <w:tab/>
        <w:t>3D-IRCADb 01 | IRCAD France. Accessed September 29, 2020. https://www.ircad.fr/research/3d-ircadb-01/</w:t>
      </w:r>
    </w:p>
    <w:p w14:paraId="6AB9D15B"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17. </w:t>
      </w:r>
      <w:r w:rsidRPr="00346592">
        <w:rPr>
          <w:rFonts w:ascii="Calibri" w:hAnsi="Calibri" w:cs="Calibri"/>
          <w:noProof/>
          <w:szCs w:val="24"/>
        </w:rPr>
        <w:tab/>
        <w:t xml:space="preserve">He K, Zhang X, Ren S, Sun J. </w:t>
      </w:r>
      <w:r w:rsidRPr="00346592">
        <w:rPr>
          <w:rFonts w:ascii="Calibri" w:hAnsi="Calibri" w:cs="Calibri"/>
          <w:i/>
          <w:iCs/>
          <w:noProof/>
          <w:szCs w:val="24"/>
        </w:rPr>
        <w:t>Deep Residual Learning for Image Recognition</w:t>
      </w:r>
      <w:r w:rsidRPr="00346592">
        <w:rPr>
          <w:rFonts w:ascii="Calibri" w:hAnsi="Calibri" w:cs="Calibri"/>
          <w:noProof/>
          <w:szCs w:val="24"/>
        </w:rPr>
        <w:t>. Accessed July 28, 2020. http://image-net.org/challenges/LSVRC/2015/</w:t>
      </w:r>
    </w:p>
    <w:p w14:paraId="75A18B76"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18. </w:t>
      </w:r>
      <w:r w:rsidRPr="00346592">
        <w:rPr>
          <w:rFonts w:ascii="Calibri" w:hAnsi="Calibri" w:cs="Calibri"/>
          <w:noProof/>
          <w:szCs w:val="24"/>
        </w:rPr>
        <w:tab/>
        <w:t xml:space="preserve">Huang G, Liu Z, Van Der Maaten L, Weinberger KQ. </w:t>
      </w:r>
      <w:r w:rsidRPr="00346592">
        <w:rPr>
          <w:rFonts w:ascii="Calibri" w:hAnsi="Calibri" w:cs="Calibri"/>
          <w:i/>
          <w:iCs/>
          <w:noProof/>
          <w:szCs w:val="24"/>
        </w:rPr>
        <w:t>Densely Connected Convolutional Networks</w:t>
      </w:r>
      <w:r w:rsidRPr="00346592">
        <w:rPr>
          <w:rFonts w:ascii="Calibri" w:hAnsi="Calibri" w:cs="Calibri"/>
          <w:noProof/>
          <w:szCs w:val="24"/>
        </w:rPr>
        <w:t>. Accessed July 28, 2020. https://github.com/liuzhuang13/DenseNet.</w:t>
      </w:r>
    </w:p>
    <w:p w14:paraId="5170344A"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19. </w:t>
      </w:r>
      <w:r w:rsidRPr="00346592">
        <w:rPr>
          <w:rFonts w:ascii="Calibri" w:hAnsi="Calibri" w:cs="Calibri"/>
          <w:noProof/>
          <w:szCs w:val="24"/>
        </w:rPr>
        <w:tab/>
        <w:t>Abadi M, Agarwal A, Barham P, et al. TensorFlow: Large-Scale Machine Learning on Heterogeneous Distributed Systems. Accessed December 10, 2017. https://static.googleusercontent.com/media/research.google.com/en//pubs/archive/45166.pdf</w:t>
      </w:r>
    </w:p>
    <w:p w14:paraId="5892CFA0"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20. </w:t>
      </w:r>
      <w:r w:rsidRPr="00346592">
        <w:rPr>
          <w:rFonts w:ascii="Calibri" w:hAnsi="Calibri" w:cs="Calibri"/>
          <w:noProof/>
          <w:szCs w:val="24"/>
        </w:rPr>
        <w:tab/>
        <w:t>NVIDIA Tesla V100 | NVIDIA. Accessed July 28, 2020. https://www.nvidia.com/en-gb/data-center/tesla-v100/</w:t>
      </w:r>
    </w:p>
    <w:p w14:paraId="133417AD"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21. </w:t>
      </w:r>
      <w:r w:rsidRPr="00346592">
        <w:rPr>
          <w:rFonts w:ascii="Calibri" w:hAnsi="Calibri" w:cs="Calibri"/>
          <w:noProof/>
          <w:szCs w:val="24"/>
        </w:rPr>
        <w:tab/>
        <w:t xml:space="preserve">Abadi M, Agarwal A, Barham P, et al. </w:t>
      </w:r>
      <w:r w:rsidRPr="00346592">
        <w:rPr>
          <w:rFonts w:ascii="Calibri" w:hAnsi="Calibri" w:cs="Calibri"/>
          <w:i/>
          <w:iCs/>
          <w:noProof/>
          <w:szCs w:val="24"/>
        </w:rPr>
        <w:t>TensorFlow: Large-Scale Machine Learning on Heterogeneous Distributed Systems</w:t>
      </w:r>
      <w:r w:rsidRPr="00346592">
        <w:rPr>
          <w:rFonts w:ascii="Calibri" w:hAnsi="Calibri" w:cs="Calibri"/>
          <w:noProof/>
          <w:szCs w:val="24"/>
        </w:rPr>
        <w:t>. Accessed July 28, 2020. www.tensorflow.org.</w:t>
      </w:r>
    </w:p>
    <w:p w14:paraId="507D0690"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22. </w:t>
      </w:r>
      <w:r w:rsidRPr="00346592">
        <w:rPr>
          <w:rFonts w:ascii="Calibri" w:hAnsi="Calibri" w:cs="Calibri"/>
          <w:noProof/>
          <w:szCs w:val="24"/>
        </w:rPr>
        <w:tab/>
        <w:t xml:space="preserve">Smith LN. </w:t>
      </w:r>
      <w:r w:rsidRPr="00346592">
        <w:rPr>
          <w:rFonts w:ascii="Calibri" w:hAnsi="Calibri" w:cs="Calibri"/>
          <w:i/>
          <w:iCs/>
          <w:noProof/>
          <w:szCs w:val="24"/>
        </w:rPr>
        <w:t>Cyclical Learning Rates for Training Neural Networks</w:t>
      </w:r>
      <w:r w:rsidRPr="00346592">
        <w:rPr>
          <w:rFonts w:ascii="Calibri" w:hAnsi="Calibri" w:cs="Calibri"/>
          <w:noProof/>
          <w:szCs w:val="24"/>
        </w:rPr>
        <w:t>. Accessed July 28, 2020. www.cs.toronto.edu/</w:t>
      </w:r>
    </w:p>
    <w:p w14:paraId="67719D6C"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23. </w:t>
      </w:r>
      <w:r w:rsidRPr="00346592">
        <w:rPr>
          <w:rFonts w:ascii="Calibri" w:hAnsi="Calibri" w:cs="Calibri"/>
          <w:noProof/>
          <w:szCs w:val="24"/>
        </w:rPr>
        <w:tab/>
        <w:t xml:space="preserve">Anderson BM, Lin EY, Cardenas CE, et al. Automated Contouring of Contrast and Noncontrast Computed Tomography Liver Images With Fully Convolutional Networks. </w:t>
      </w:r>
      <w:r w:rsidRPr="00346592">
        <w:rPr>
          <w:rFonts w:ascii="Calibri" w:hAnsi="Calibri" w:cs="Calibri"/>
          <w:i/>
          <w:iCs/>
          <w:noProof/>
          <w:szCs w:val="24"/>
        </w:rPr>
        <w:t>Advancesradonc</w:t>
      </w:r>
      <w:r w:rsidRPr="00346592">
        <w:rPr>
          <w:rFonts w:ascii="Calibri" w:hAnsi="Calibri" w:cs="Calibri"/>
          <w:noProof/>
          <w:szCs w:val="24"/>
        </w:rPr>
        <w:t>. Published online 2020. doi:10.1016/j.adro.2020.04.023</w:t>
      </w:r>
    </w:p>
    <w:p w14:paraId="0CB133A5"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24. </w:t>
      </w:r>
      <w:r w:rsidRPr="00346592">
        <w:rPr>
          <w:rFonts w:ascii="Calibri" w:hAnsi="Calibri" w:cs="Calibri"/>
          <w:noProof/>
          <w:szCs w:val="24"/>
        </w:rPr>
        <w:tab/>
        <w:t xml:space="preserve">Jensen NKG, Mulder D, Lock M, et al. Dynamic contrast enhanced CT aiding gross tumor volume delineation of liver tumors: An interobserver variability study. </w:t>
      </w:r>
      <w:r w:rsidRPr="00346592">
        <w:rPr>
          <w:rFonts w:ascii="Calibri" w:hAnsi="Calibri" w:cs="Calibri"/>
          <w:i/>
          <w:iCs/>
          <w:noProof/>
          <w:szCs w:val="24"/>
        </w:rPr>
        <w:t>Radiother Oncol</w:t>
      </w:r>
      <w:r w:rsidRPr="00346592">
        <w:rPr>
          <w:rFonts w:ascii="Calibri" w:hAnsi="Calibri" w:cs="Calibri"/>
          <w:noProof/>
          <w:szCs w:val="24"/>
        </w:rPr>
        <w:t>. 2014;111(1):153-157. doi:10.1016/j.radonc.2014.01.026</w:t>
      </w:r>
    </w:p>
    <w:p w14:paraId="0516FAA4"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25. </w:t>
      </w:r>
      <w:r w:rsidRPr="00346592">
        <w:rPr>
          <w:rFonts w:ascii="Calibri" w:hAnsi="Calibri" w:cs="Calibri"/>
          <w:noProof/>
          <w:szCs w:val="24"/>
        </w:rPr>
        <w:tab/>
        <w:t xml:space="preserve">Bodensteiner D. RayStation: External beam treatment planning system. </w:t>
      </w:r>
      <w:r w:rsidRPr="00346592">
        <w:rPr>
          <w:rFonts w:ascii="Calibri" w:hAnsi="Calibri" w:cs="Calibri"/>
          <w:i/>
          <w:iCs/>
          <w:noProof/>
          <w:szCs w:val="24"/>
        </w:rPr>
        <w:t>Med Dosim</w:t>
      </w:r>
      <w:r w:rsidRPr="00346592">
        <w:rPr>
          <w:rFonts w:ascii="Calibri" w:hAnsi="Calibri" w:cs="Calibri"/>
          <w:noProof/>
          <w:szCs w:val="24"/>
        </w:rPr>
        <w:t>. 2018;43(2):168-176. doi:10.1016/j.meddos.2018.02.013</w:t>
      </w:r>
    </w:p>
    <w:p w14:paraId="5D9A13CF"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26. </w:t>
      </w:r>
      <w:r w:rsidRPr="00346592">
        <w:rPr>
          <w:rFonts w:ascii="Calibri" w:hAnsi="Calibri" w:cs="Calibri"/>
          <w:noProof/>
          <w:szCs w:val="24"/>
        </w:rPr>
        <w:tab/>
        <w:t xml:space="preserve">Jégou S, Drozdzal M, Vazquez D, Romero A, Bengio Y. </w:t>
      </w:r>
      <w:r w:rsidRPr="00346592">
        <w:rPr>
          <w:rFonts w:ascii="Calibri" w:hAnsi="Calibri" w:cs="Calibri"/>
          <w:i/>
          <w:iCs/>
          <w:noProof/>
          <w:szCs w:val="24"/>
        </w:rPr>
        <w:t>The One Hundred Layers Tiramisu: Fully Convolutional DenseNets for Semantic Segmentation</w:t>
      </w:r>
      <w:r w:rsidRPr="00346592">
        <w:rPr>
          <w:rFonts w:ascii="Calibri" w:hAnsi="Calibri" w:cs="Calibri"/>
          <w:noProof/>
          <w:szCs w:val="24"/>
        </w:rPr>
        <w:t>. Accessed August 26, 2020. https://github.com/SimJeg/FC-DenseNet</w:t>
      </w:r>
    </w:p>
    <w:p w14:paraId="7AF6C8CF"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szCs w:val="24"/>
        </w:rPr>
      </w:pPr>
      <w:r w:rsidRPr="00346592">
        <w:rPr>
          <w:rFonts w:ascii="Calibri" w:hAnsi="Calibri" w:cs="Calibri"/>
          <w:noProof/>
          <w:szCs w:val="24"/>
        </w:rPr>
        <w:t xml:space="preserve">27. </w:t>
      </w:r>
      <w:r w:rsidRPr="00346592">
        <w:rPr>
          <w:rFonts w:ascii="Calibri" w:hAnsi="Calibri" w:cs="Calibri"/>
          <w:noProof/>
          <w:szCs w:val="24"/>
        </w:rPr>
        <w:tab/>
        <w:t xml:space="preserve">Hai J, Qiao K, Chen J, et al. Fully convolutional densenet with multiscale context for automated breast tumor segmentation. </w:t>
      </w:r>
      <w:r w:rsidRPr="00346592">
        <w:rPr>
          <w:rFonts w:ascii="Calibri" w:hAnsi="Calibri" w:cs="Calibri"/>
          <w:i/>
          <w:iCs/>
          <w:noProof/>
          <w:szCs w:val="24"/>
        </w:rPr>
        <w:t>J Healthc Eng</w:t>
      </w:r>
      <w:r w:rsidRPr="00346592">
        <w:rPr>
          <w:rFonts w:ascii="Calibri" w:hAnsi="Calibri" w:cs="Calibri"/>
          <w:noProof/>
          <w:szCs w:val="24"/>
        </w:rPr>
        <w:t>. 2019;2019. doi:10.1155/2019/8415485</w:t>
      </w:r>
    </w:p>
    <w:p w14:paraId="68829A84" w14:textId="77777777" w:rsidR="00346592" w:rsidRPr="00346592" w:rsidRDefault="00346592" w:rsidP="00346592">
      <w:pPr>
        <w:widowControl w:val="0"/>
        <w:autoSpaceDE w:val="0"/>
        <w:autoSpaceDN w:val="0"/>
        <w:adjustRightInd w:val="0"/>
        <w:spacing w:line="240" w:lineRule="auto"/>
        <w:ind w:left="640" w:hanging="640"/>
        <w:rPr>
          <w:rFonts w:ascii="Calibri" w:hAnsi="Calibri" w:cs="Calibri"/>
          <w:noProof/>
        </w:rPr>
      </w:pPr>
      <w:r w:rsidRPr="00346592">
        <w:rPr>
          <w:rFonts w:ascii="Calibri" w:hAnsi="Calibri" w:cs="Calibri"/>
          <w:noProof/>
          <w:szCs w:val="24"/>
        </w:rPr>
        <w:t xml:space="preserve">28. </w:t>
      </w:r>
      <w:r w:rsidRPr="00346592">
        <w:rPr>
          <w:rFonts w:ascii="Calibri" w:hAnsi="Calibri" w:cs="Calibri"/>
          <w:noProof/>
          <w:szCs w:val="24"/>
        </w:rPr>
        <w:tab/>
        <w:t xml:space="preserve">Brahimi S, Ben Aoun N, Benoit A, Lambert P, Ben Amar C. Semantic segmentation using reinforced fully convolutional densenet with multiscale kernel. </w:t>
      </w:r>
      <w:r w:rsidRPr="00346592">
        <w:rPr>
          <w:rFonts w:ascii="Calibri" w:hAnsi="Calibri" w:cs="Calibri"/>
          <w:i/>
          <w:iCs/>
          <w:noProof/>
          <w:szCs w:val="24"/>
        </w:rPr>
        <w:t>Multimed Tools Appl</w:t>
      </w:r>
      <w:r w:rsidRPr="00346592">
        <w:rPr>
          <w:rFonts w:ascii="Calibri" w:hAnsi="Calibri" w:cs="Calibri"/>
          <w:noProof/>
          <w:szCs w:val="24"/>
        </w:rPr>
        <w:t>. 2019;78(15):22077-22098. doi:10.1007/s11042-019-7430-x</w:t>
      </w:r>
    </w:p>
    <w:p w14:paraId="7B266A6D" w14:textId="593E584C" w:rsidR="00252919" w:rsidRDefault="00717C8A" w:rsidP="00B82668">
      <w:pPr>
        <w:pStyle w:val="Heading1"/>
        <w:pageBreakBefore/>
        <w:jc w:val="center"/>
      </w:pPr>
      <w:r>
        <w:lastRenderedPageBreak/>
        <w:fldChar w:fldCharType="end"/>
      </w:r>
      <w:r w:rsidR="00855CBA">
        <w:t xml:space="preserve">Table and </w:t>
      </w:r>
      <w:r w:rsidR="009E4C4F">
        <w:t>Figure Legends</w:t>
      </w:r>
    </w:p>
    <w:p w14:paraId="643BA77C" w14:textId="73971838" w:rsidR="007561D4" w:rsidRPr="00A47AE7" w:rsidRDefault="007561D4" w:rsidP="00A47AE7">
      <w:pPr>
        <w:pStyle w:val="Caption"/>
        <w:spacing w:after="0"/>
        <w:contextualSpacing/>
        <w:rPr>
          <w:rFonts w:ascii="Arial" w:hAnsi="Arial" w:cs="Arial"/>
          <w:i w:val="0"/>
          <w:color w:val="auto"/>
          <w:sz w:val="16"/>
          <w:szCs w:val="16"/>
        </w:rPr>
      </w:pPr>
      <w:r w:rsidRPr="007561D4">
        <w:rPr>
          <w:rFonts w:ascii="Arial" w:hAnsi="Arial" w:cs="Arial"/>
          <w:b/>
          <w:i w:val="0"/>
          <w:color w:val="auto"/>
          <w:sz w:val="16"/>
          <w:szCs w:val="16"/>
        </w:rPr>
        <w:t xml:space="preserve">Table </w:t>
      </w:r>
      <w:r w:rsidR="0061753E">
        <w:rPr>
          <w:rFonts w:ascii="Arial" w:hAnsi="Arial" w:cs="Arial"/>
          <w:b/>
          <w:i w:val="0"/>
          <w:color w:val="auto"/>
          <w:sz w:val="16"/>
          <w:szCs w:val="16"/>
        </w:rPr>
        <w:t>1</w:t>
      </w:r>
      <w:r w:rsidRPr="007561D4">
        <w:rPr>
          <w:rFonts w:ascii="Arial" w:hAnsi="Arial" w:cs="Arial"/>
          <w:b/>
          <w:i w:val="0"/>
          <w:color w:val="auto"/>
          <w:sz w:val="16"/>
          <w:szCs w:val="16"/>
        </w:rPr>
        <w:t xml:space="preserve">: </w:t>
      </w:r>
      <w:r w:rsidRPr="007561D4">
        <w:rPr>
          <w:rFonts w:ascii="Arial" w:hAnsi="Arial" w:cs="Arial"/>
          <w:i w:val="0"/>
          <w:color w:val="auto"/>
          <w:sz w:val="16"/>
          <w:szCs w:val="16"/>
        </w:rPr>
        <w:t xml:space="preserve">Image Acquisition Parameters of the </w:t>
      </w:r>
      <w:proofErr w:type="spellStart"/>
      <w:r w:rsidRPr="007561D4">
        <w:rPr>
          <w:rFonts w:ascii="Arial" w:hAnsi="Arial" w:cs="Arial"/>
          <w:i w:val="0"/>
          <w:color w:val="auto"/>
          <w:sz w:val="16"/>
          <w:szCs w:val="16"/>
        </w:rPr>
        <w:t>LiTS</w:t>
      </w:r>
      <w:proofErr w:type="spellEnd"/>
      <w:r w:rsidRPr="007561D4">
        <w:rPr>
          <w:rFonts w:ascii="Arial" w:hAnsi="Arial" w:cs="Arial"/>
          <w:i w:val="0"/>
          <w:color w:val="auto"/>
          <w:sz w:val="16"/>
          <w:szCs w:val="16"/>
        </w:rPr>
        <w:t xml:space="preserve"> Challenge for the Training, Validation, and Test Sets</w:t>
      </w:r>
      <w:r w:rsidR="00A47AE7">
        <w:rPr>
          <w:rFonts w:ascii="Arial" w:hAnsi="Arial" w:cs="Arial"/>
          <w:i w:val="0"/>
          <w:color w:val="auto"/>
          <w:sz w:val="16"/>
          <w:szCs w:val="16"/>
        </w:rPr>
        <w:br/>
      </w:r>
    </w:p>
    <w:p w14:paraId="012857F4" w14:textId="3818AF53" w:rsidR="007561D4" w:rsidRDefault="0061753E" w:rsidP="007561D4">
      <w:pPr>
        <w:keepNext/>
        <w:spacing w:after="0" w:line="240" w:lineRule="auto"/>
        <w:contextualSpacing/>
        <w:rPr>
          <w:rFonts w:ascii="Arial" w:eastAsia="Calibri" w:hAnsi="Arial" w:cs="Arial"/>
          <w:iCs/>
          <w:sz w:val="16"/>
          <w:szCs w:val="16"/>
        </w:rPr>
      </w:pPr>
      <w:r>
        <w:rPr>
          <w:rFonts w:ascii="Arial" w:eastAsia="Calibri" w:hAnsi="Arial" w:cs="Arial"/>
          <w:b/>
          <w:iCs/>
          <w:sz w:val="16"/>
          <w:szCs w:val="16"/>
        </w:rPr>
        <w:t xml:space="preserve">Table </w:t>
      </w:r>
      <w:r w:rsidR="00EC40C1">
        <w:rPr>
          <w:rFonts w:ascii="Arial" w:eastAsia="Calibri" w:hAnsi="Arial" w:cs="Arial"/>
          <w:b/>
          <w:iCs/>
          <w:sz w:val="16"/>
          <w:szCs w:val="16"/>
        </w:rPr>
        <w:t>2</w:t>
      </w:r>
      <w:r w:rsidR="007561D4" w:rsidRPr="007561D4">
        <w:rPr>
          <w:rFonts w:ascii="Arial" w:eastAsia="Calibri" w:hAnsi="Arial" w:cs="Arial"/>
          <w:b/>
          <w:iCs/>
          <w:sz w:val="16"/>
          <w:szCs w:val="16"/>
        </w:rPr>
        <w:t xml:space="preserve">: </w:t>
      </w:r>
      <w:r w:rsidR="00EC40C1" w:rsidRPr="00EC40C1">
        <w:rPr>
          <w:rFonts w:ascii="Arial" w:eastAsia="Calibri" w:hAnsi="Arial" w:cs="Arial"/>
          <w:iCs/>
          <w:sz w:val="16"/>
          <w:szCs w:val="16"/>
        </w:rPr>
        <w:t>Investigated architectural hyper parameters for each architectural style. Note that the number of filters doubled after each pooling</w:t>
      </w:r>
      <w:r w:rsidR="00116584">
        <w:rPr>
          <w:rFonts w:ascii="Arial" w:eastAsia="Calibri" w:hAnsi="Arial" w:cs="Arial"/>
          <w:iCs/>
          <w:sz w:val="16"/>
          <w:szCs w:val="16"/>
        </w:rPr>
        <w:t>.</w:t>
      </w:r>
      <w:r w:rsidR="00EC40C1" w:rsidRPr="00EC40C1">
        <w:rPr>
          <w:rFonts w:ascii="Arial" w:eastAsia="Calibri" w:hAnsi="Arial" w:cs="Arial"/>
          <w:iCs/>
          <w:sz w:val="16"/>
          <w:szCs w:val="16"/>
        </w:rPr>
        <w:t xml:space="preserve"> ‘Growth Rate’ is unique to the Dense network.</w:t>
      </w:r>
    </w:p>
    <w:p w14:paraId="033FBC7B" w14:textId="77777777" w:rsidR="00EC40C1" w:rsidRDefault="00EC40C1" w:rsidP="00EC40C1">
      <w:pPr>
        <w:keepNext/>
        <w:spacing w:after="0" w:line="240" w:lineRule="auto"/>
        <w:contextualSpacing/>
        <w:rPr>
          <w:rFonts w:ascii="Arial" w:eastAsia="Calibri" w:hAnsi="Arial" w:cs="Arial"/>
          <w:b/>
          <w:iCs/>
          <w:sz w:val="16"/>
          <w:szCs w:val="16"/>
        </w:rPr>
      </w:pPr>
    </w:p>
    <w:p w14:paraId="7DDBD18F" w14:textId="26C23388" w:rsidR="00EC40C1" w:rsidRDefault="00EC40C1" w:rsidP="00EC40C1">
      <w:pPr>
        <w:keepNext/>
        <w:spacing w:after="0" w:line="240" w:lineRule="auto"/>
        <w:contextualSpacing/>
        <w:rPr>
          <w:rFonts w:ascii="Arial" w:eastAsia="Calibri" w:hAnsi="Arial" w:cs="Arial"/>
          <w:iCs/>
          <w:sz w:val="16"/>
          <w:szCs w:val="16"/>
        </w:rPr>
      </w:pPr>
      <w:r>
        <w:rPr>
          <w:rFonts w:ascii="Arial" w:eastAsia="Calibri" w:hAnsi="Arial" w:cs="Arial"/>
          <w:b/>
          <w:iCs/>
          <w:sz w:val="16"/>
          <w:szCs w:val="16"/>
        </w:rPr>
        <w:t>Table 3</w:t>
      </w:r>
      <w:r w:rsidRPr="007561D4">
        <w:rPr>
          <w:rFonts w:ascii="Arial" w:eastAsia="Calibri" w:hAnsi="Arial" w:cs="Arial"/>
          <w:b/>
          <w:iCs/>
          <w:sz w:val="16"/>
          <w:szCs w:val="16"/>
        </w:rPr>
        <w:t xml:space="preserve">: </w:t>
      </w:r>
      <w:r w:rsidRPr="007561D4">
        <w:rPr>
          <w:rFonts w:ascii="Arial" w:eastAsia="Calibri" w:hAnsi="Arial" w:cs="Arial"/>
          <w:iCs/>
          <w:sz w:val="16"/>
          <w:szCs w:val="16"/>
        </w:rPr>
        <w:t>Mean, Min, and Max Dice Similarity Coefficient and Median Surface Distance and Sensitivity for Individual Disease Sites by Differing Size Criteria of the 3D-IRCADb Dataset</w:t>
      </w:r>
    </w:p>
    <w:p w14:paraId="5CF00D48" w14:textId="596135A4" w:rsidR="007561D4" w:rsidRPr="007561D4" w:rsidRDefault="007561D4" w:rsidP="007561D4">
      <w:pPr>
        <w:keepNext/>
        <w:spacing w:after="0" w:line="240" w:lineRule="auto"/>
        <w:contextualSpacing/>
        <w:rPr>
          <w:rFonts w:ascii="Arial" w:eastAsia="Calibri" w:hAnsi="Arial" w:cs="Arial"/>
          <w:b/>
          <w:iCs/>
          <w:color w:val="44546A"/>
          <w:sz w:val="16"/>
          <w:szCs w:val="16"/>
        </w:rPr>
      </w:pPr>
    </w:p>
    <w:p w14:paraId="5203D3D9" w14:textId="5323CECC" w:rsidR="007561D4" w:rsidRDefault="004866E8" w:rsidP="00A47AE7">
      <w:pPr>
        <w:keepNext/>
        <w:spacing w:after="0" w:line="240" w:lineRule="auto"/>
        <w:contextualSpacing/>
        <w:rPr>
          <w:rFonts w:ascii="Arial" w:eastAsia="Calibri" w:hAnsi="Arial" w:cs="Arial"/>
          <w:iCs/>
          <w:sz w:val="16"/>
          <w:szCs w:val="16"/>
        </w:rPr>
      </w:pPr>
      <w:r>
        <w:rPr>
          <w:rFonts w:ascii="Arial" w:eastAsia="Calibri" w:hAnsi="Arial" w:cs="Arial"/>
          <w:b/>
          <w:iCs/>
          <w:sz w:val="16"/>
          <w:szCs w:val="16"/>
        </w:rPr>
        <w:t>Table 4</w:t>
      </w:r>
      <w:r w:rsidR="007561D4" w:rsidRPr="007561D4">
        <w:rPr>
          <w:rFonts w:ascii="Arial" w:eastAsia="Calibri" w:hAnsi="Arial" w:cs="Arial"/>
          <w:b/>
          <w:iCs/>
          <w:sz w:val="16"/>
          <w:szCs w:val="16"/>
        </w:rPr>
        <w:t xml:space="preserve">: </w:t>
      </w:r>
      <w:r w:rsidR="007561D4" w:rsidRPr="007561D4">
        <w:rPr>
          <w:rFonts w:ascii="Arial" w:eastAsia="Calibri" w:hAnsi="Arial" w:cs="Arial"/>
          <w:iCs/>
          <w:sz w:val="16"/>
          <w:szCs w:val="16"/>
        </w:rPr>
        <w:t>Metrics of Dice Similarity Coefficient, Median Surface Distance (mm), False-Positive Discoveries (Per Patient), and False-Positive Volume (cc) for 15 3D-IRCADb Test Patients</w:t>
      </w:r>
    </w:p>
    <w:p w14:paraId="1FC14B77" w14:textId="4B897E7E" w:rsidR="004866E8" w:rsidRDefault="004866E8" w:rsidP="00A47AE7">
      <w:pPr>
        <w:keepNext/>
        <w:spacing w:after="0" w:line="240" w:lineRule="auto"/>
        <w:contextualSpacing/>
        <w:rPr>
          <w:rFonts w:ascii="Arial" w:eastAsia="Calibri" w:hAnsi="Arial" w:cs="Arial"/>
          <w:iCs/>
          <w:sz w:val="16"/>
          <w:szCs w:val="16"/>
        </w:rPr>
      </w:pPr>
    </w:p>
    <w:p w14:paraId="74C6765F" w14:textId="348A8FE0" w:rsidR="004866E8" w:rsidRPr="004866E8" w:rsidRDefault="004866E8" w:rsidP="00A47AE7">
      <w:pPr>
        <w:keepNext/>
        <w:spacing w:after="0" w:line="240" w:lineRule="auto"/>
        <w:contextualSpacing/>
        <w:rPr>
          <w:rFonts w:ascii="Arial" w:eastAsia="Calibri" w:hAnsi="Arial" w:cs="Arial"/>
          <w:b/>
          <w:iCs/>
          <w:sz w:val="16"/>
          <w:szCs w:val="16"/>
        </w:rPr>
      </w:pPr>
      <w:r>
        <w:rPr>
          <w:rFonts w:ascii="Arial" w:eastAsia="Calibri" w:hAnsi="Arial" w:cs="Arial"/>
          <w:b/>
          <w:iCs/>
          <w:sz w:val="16"/>
          <w:szCs w:val="16"/>
        </w:rPr>
        <w:t>Table 5</w:t>
      </w:r>
      <w:r w:rsidRPr="007561D4">
        <w:rPr>
          <w:rFonts w:ascii="Arial" w:eastAsia="Calibri" w:hAnsi="Arial" w:cs="Arial"/>
          <w:b/>
          <w:iCs/>
          <w:sz w:val="16"/>
          <w:szCs w:val="16"/>
        </w:rPr>
        <w:t xml:space="preserve">: </w:t>
      </w:r>
      <w:r w:rsidRPr="007561D4">
        <w:rPr>
          <w:rFonts w:ascii="Arial" w:eastAsia="Calibri" w:hAnsi="Arial" w:cs="Arial"/>
          <w:iCs/>
          <w:sz w:val="16"/>
          <w:szCs w:val="16"/>
        </w:rPr>
        <w:t xml:space="preserve">Comparison of CRLM Segmentation Results from </w:t>
      </w:r>
      <w:del w:id="181" w:author="Anderson, Brian" w:date="2022-06-10T16:47:00Z">
        <w:r w:rsidRPr="007561D4" w:rsidDel="00352022">
          <w:rPr>
            <w:rFonts w:ascii="Arial" w:eastAsia="Calibri" w:hAnsi="Arial" w:cs="Arial"/>
            <w:iCs/>
            <w:sz w:val="16"/>
            <w:szCs w:val="16"/>
          </w:rPr>
          <w:delText>O</w:delText>
        </w:r>
      </w:del>
      <w:ins w:id="182" w:author="Anderson, Brian" w:date="2022-06-10T16:47:00Z">
        <w:r w:rsidR="00352022">
          <w:rPr>
            <w:rFonts w:ascii="Arial" w:eastAsia="Calibri" w:hAnsi="Arial" w:cs="Arial"/>
            <w:iCs/>
            <w:sz w:val="16"/>
            <w:szCs w:val="16"/>
          </w:rPr>
          <w:t>o</w:t>
        </w:r>
      </w:ins>
      <w:r w:rsidRPr="007561D4">
        <w:rPr>
          <w:rFonts w:ascii="Arial" w:eastAsia="Calibri" w:hAnsi="Arial" w:cs="Arial"/>
          <w:iCs/>
          <w:sz w:val="16"/>
          <w:szCs w:val="16"/>
        </w:rPr>
        <w:t>ur Model and the Literature. Green Box Indicates More Disease Sites (n), Better Dice Similarity Coefficient (DSC), or Higher Sensitivity.</w:t>
      </w:r>
    </w:p>
    <w:p w14:paraId="6C10A6EC" w14:textId="55E0960E" w:rsidR="000D7963" w:rsidRDefault="000D7963" w:rsidP="00A47AE7">
      <w:pPr>
        <w:keepNext/>
        <w:spacing w:after="0" w:line="240" w:lineRule="auto"/>
        <w:contextualSpacing/>
        <w:rPr>
          <w:rFonts w:ascii="Arial" w:eastAsia="Calibri" w:hAnsi="Arial" w:cs="Arial"/>
          <w:iCs/>
          <w:sz w:val="16"/>
          <w:szCs w:val="16"/>
        </w:rPr>
      </w:pPr>
    </w:p>
    <w:p w14:paraId="7FA0DAB3" w14:textId="1846E7E0" w:rsidR="000D7963" w:rsidRDefault="000D7963" w:rsidP="000D7963">
      <w:pPr>
        <w:keepNext/>
        <w:spacing w:after="0" w:line="240" w:lineRule="auto"/>
        <w:contextualSpacing/>
        <w:rPr>
          <w:rFonts w:ascii="Arial" w:eastAsia="Calibri" w:hAnsi="Arial" w:cs="Arial"/>
          <w:iCs/>
          <w:sz w:val="16"/>
          <w:szCs w:val="16"/>
        </w:rPr>
      </w:pPr>
      <w:r w:rsidRPr="000D7963">
        <w:rPr>
          <w:rFonts w:ascii="Arial" w:eastAsia="Calibri" w:hAnsi="Arial" w:cs="Arial"/>
          <w:b/>
          <w:iCs/>
          <w:sz w:val="16"/>
          <w:szCs w:val="16"/>
        </w:rPr>
        <w:t>Supplementary Table</w:t>
      </w:r>
      <w:r>
        <w:rPr>
          <w:rFonts w:ascii="Arial" w:eastAsia="Calibri" w:hAnsi="Arial" w:cs="Arial"/>
          <w:b/>
          <w:iCs/>
          <w:sz w:val="16"/>
          <w:szCs w:val="16"/>
        </w:rPr>
        <w:t xml:space="preserve"> 1</w:t>
      </w:r>
      <w:r w:rsidRPr="000D7963">
        <w:rPr>
          <w:rFonts w:ascii="Arial" w:eastAsia="Calibri" w:hAnsi="Arial" w:cs="Arial"/>
          <w:b/>
          <w:iCs/>
          <w:sz w:val="16"/>
          <w:szCs w:val="16"/>
        </w:rPr>
        <w:t xml:space="preserve">: </w:t>
      </w:r>
      <w:r w:rsidRPr="000D7963">
        <w:rPr>
          <w:rFonts w:ascii="Arial" w:eastAsia="Calibri" w:hAnsi="Arial" w:cs="Arial"/>
          <w:iCs/>
          <w:sz w:val="16"/>
          <w:szCs w:val="16"/>
        </w:rPr>
        <w:t>Likert Scoring for Assessment of Colorectal Liver Metastasis (CRLM) and Ablation Contours</w:t>
      </w:r>
    </w:p>
    <w:p w14:paraId="733A383D" w14:textId="0E09348A" w:rsidR="0061753E" w:rsidRDefault="0061753E" w:rsidP="000D7963">
      <w:pPr>
        <w:keepNext/>
        <w:spacing w:after="0" w:line="240" w:lineRule="auto"/>
        <w:contextualSpacing/>
        <w:rPr>
          <w:rFonts w:ascii="Arial" w:eastAsia="Calibri" w:hAnsi="Arial" w:cs="Arial"/>
          <w:iCs/>
          <w:sz w:val="16"/>
          <w:szCs w:val="16"/>
        </w:rPr>
      </w:pPr>
    </w:p>
    <w:p w14:paraId="12314A8F" w14:textId="30809C34" w:rsidR="0061753E" w:rsidRPr="000D7963" w:rsidRDefault="0061753E" w:rsidP="000D7963">
      <w:pPr>
        <w:keepNext/>
        <w:spacing w:after="0" w:line="240" w:lineRule="auto"/>
        <w:contextualSpacing/>
        <w:rPr>
          <w:rFonts w:ascii="Arial" w:eastAsia="Calibri" w:hAnsi="Arial" w:cs="Arial"/>
          <w:b/>
          <w:iCs/>
          <w:sz w:val="16"/>
          <w:szCs w:val="16"/>
        </w:rPr>
      </w:pPr>
      <w:r w:rsidRPr="000D7963">
        <w:rPr>
          <w:rFonts w:ascii="Arial" w:eastAsia="Calibri" w:hAnsi="Arial" w:cs="Arial"/>
          <w:b/>
          <w:iCs/>
          <w:sz w:val="16"/>
          <w:szCs w:val="16"/>
        </w:rPr>
        <w:t>Supplementary Table</w:t>
      </w:r>
      <w:r>
        <w:rPr>
          <w:rFonts w:ascii="Arial" w:eastAsia="Calibri" w:hAnsi="Arial" w:cs="Arial"/>
          <w:b/>
          <w:iCs/>
          <w:sz w:val="16"/>
          <w:szCs w:val="16"/>
        </w:rPr>
        <w:t xml:space="preserve"> 2</w:t>
      </w:r>
      <w:r w:rsidRPr="007561D4">
        <w:rPr>
          <w:rFonts w:ascii="Arial" w:eastAsia="Calibri" w:hAnsi="Arial" w:cs="Arial"/>
          <w:b/>
          <w:iCs/>
          <w:sz w:val="16"/>
          <w:szCs w:val="16"/>
        </w:rPr>
        <w:t xml:space="preserve">: </w:t>
      </w:r>
      <w:r w:rsidRPr="000D7963">
        <w:rPr>
          <w:rFonts w:ascii="Arial" w:eastAsia="Calibri" w:hAnsi="Arial" w:cs="Arial"/>
          <w:iCs/>
          <w:sz w:val="16"/>
          <w:szCs w:val="16"/>
        </w:rPr>
        <w:t>Breakdown of Likert Score (1-5) for Predicted Contours of CLM and Ablation Sites by Each Reviewer</w:t>
      </w:r>
    </w:p>
    <w:p w14:paraId="1AA0B667" w14:textId="2BB4A641" w:rsidR="000D7963" w:rsidRPr="00A47AE7" w:rsidRDefault="000D7963" w:rsidP="00A47AE7">
      <w:pPr>
        <w:keepNext/>
        <w:spacing w:after="0" w:line="240" w:lineRule="auto"/>
        <w:contextualSpacing/>
        <w:rPr>
          <w:rFonts w:ascii="Arial" w:eastAsia="Calibri" w:hAnsi="Arial" w:cs="Arial"/>
          <w:iCs/>
          <w:color w:val="44546A"/>
          <w:sz w:val="16"/>
          <w:szCs w:val="16"/>
        </w:rPr>
      </w:pPr>
    </w:p>
    <w:p w14:paraId="2380B9C4" w14:textId="3F6E7418" w:rsidR="00252919" w:rsidRPr="00D055C7" w:rsidRDefault="00252919" w:rsidP="00252919">
      <w:pPr>
        <w:pStyle w:val="Caption"/>
        <w:spacing w:after="0"/>
        <w:contextualSpacing/>
        <w:rPr>
          <w:rFonts w:ascii="Arial" w:hAnsi="Arial" w:cs="Arial"/>
          <w:i w:val="0"/>
          <w:sz w:val="16"/>
          <w:szCs w:val="16"/>
        </w:rPr>
      </w:pPr>
      <w:r w:rsidRPr="00D055C7">
        <w:rPr>
          <w:rFonts w:ascii="Arial" w:hAnsi="Arial" w:cs="Arial"/>
          <w:b/>
          <w:i w:val="0"/>
          <w:color w:val="auto"/>
          <w:sz w:val="16"/>
          <w:szCs w:val="16"/>
        </w:rPr>
        <w:t xml:space="preserve">Figure </w:t>
      </w:r>
      <w:r w:rsidRPr="00D055C7">
        <w:rPr>
          <w:rFonts w:ascii="Arial" w:hAnsi="Arial" w:cs="Arial"/>
          <w:b/>
          <w:i w:val="0"/>
          <w:color w:val="auto"/>
          <w:sz w:val="16"/>
          <w:szCs w:val="16"/>
        </w:rPr>
        <w:fldChar w:fldCharType="begin"/>
      </w:r>
      <w:r w:rsidRPr="00D055C7">
        <w:rPr>
          <w:rFonts w:ascii="Arial" w:hAnsi="Arial" w:cs="Arial"/>
          <w:b/>
          <w:i w:val="0"/>
          <w:color w:val="auto"/>
          <w:sz w:val="16"/>
          <w:szCs w:val="16"/>
        </w:rPr>
        <w:instrText xml:space="preserve"> SEQ Figure \* ARABIC </w:instrText>
      </w:r>
      <w:r w:rsidRPr="00D055C7">
        <w:rPr>
          <w:rFonts w:ascii="Arial" w:hAnsi="Arial" w:cs="Arial"/>
          <w:b/>
          <w:i w:val="0"/>
          <w:color w:val="auto"/>
          <w:sz w:val="16"/>
          <w:szCs w:val="16"/>
        </w:rPr>
        <w:fldChar w:fldCharType="separate"/>
      </w:r>
      <w:r>
        <w:rPr>
          <w:rFonts w:ascii="Arial" w:hAnsi="Arial" w:cs="Arial"/>
          <w:b/>
          <w:i w:val="0"/>
          <w:noProof/>
          <w:color w:val="auto"/>
          <w:sz w:val="16"/>
          <w:szCs w:val="16"/>
        </w:rPr>
        <w:t>1</w:t>
      </w:r>
      <w:r w:rsidRPr="00D055C7">
        <w:rPr>
          <w:rFonts w:ascii="Arial" w:hAnsi="Arial" w:cs="Arial"/>
          <w:b/>
          <w:i w:val="0"/>
          <w:noProof/>
          <w:color w:val="auto"/>
          <w:sz w:val="16"/>
          <w:szCs w:val="16"/>
        </w:rPr>
        <w:fldChar w:fldCharType="end"/>
      </w:r>
      <w:r w:rsidRPr="00D055C7">
        <w:rPr>
          <w:rFonts w:ascii="Arial" w:hAnsi="Arial" w:cs="Arial"/>
          <w:b/>
          <w:i w:val="0"/>
          <w:color w:val="auto"/>
          <w:sz w:val="16"/>
          <w:szCs w:val="16"/>
        </w:rPr>
        <w:t>:</w:t>
      </w:r>
      <w:r w:rsidRPr="00D055C7">
        <w:rPr>
          <w:rFonts w:ascii="Arial" w:hAnsi="Arial" w:cs="Arial"/>
          <w:i w:val="0"/>
          <w:color w:val="auto"/>
          <w:sz w:val="16"/>
          <w:szCs w:val="16"/>
        </w:rPr>
        <w:t xml:space="preserve"> Liver distributed into individual </w:t>
      </w:r>
      <w:r w:rsidR="00974CFC">
        <w:rPr>
          <w:rFonts w:ascii="Arial" w:hAnsi="Arial" w:cs="Arial"/>
          <w:i w:val="0"/>
          <w:color w:val="auto"/>
          <w:sz w:val="16"/>
          <w:szCs w:val="16"/>
        </w:rPr>
        <w:t>slabs</w:t>
      </w:r>
      <w:r w:rsidRPr="00D055C7">
        <w:rPr>
          <w:rFonts w:ascii="Arial" w:hAnsi="Arial" w:cs="Arial"/>
          <w:i w:val="0"/>
          <w:color w:val="auto"/>
          <w:sz w:val="16"/>
          <w:szCs w:val="16"/>
        </w:rPr>
        <w:t xml:space="preserve"> of 32x120x120. Disease </w:t>
      </w:r>
      <w:r>
        <w:rPr>
          <w:rFonts w:ascii="Arial" w:hAnsi="Arial" w:cs="Arial"/>
          <w:i w:val="0"/>
          <w:color w:val="auto"/>
          <w:sz w:val="16"/>
          <w:szCs w:val="16"/>
        </w:rPr>
        <w:t>was</w:t>
      </w:r>
      <w:r w:rsidRPr="00D055C7">
        <w:rPr>
          <w:rFonts w:ascii="Arial" w:hAnsi="Arial" w:cs="Arial"/>
          <w:i w:val="0"/>
          <w:color w:val="auto"/>
          <w:sz w:val="16"/>
          <w:szCs w:val="16"/>
        </w:rPr>
        <w:t xml:space="preserve"> labeled as disease, regardless of the center of the </w:t>
      </w:r>
      <w:r w:rsidR="00974CFC">
        <w:rPr>
          <w:rFonts w:ascii="Arial" w:hAnsi="Arial" w:cs="Arial"/>
          <w:i w:val="0"/>
          <w:color w:val="auto"/>
          <w:sz w:val="16"/>
          <w:szCs w:val="16"/>
        </w:rPr>
        <w:t>slab</w:t>
      </w:r>
      <w:r w:rsidRPr="00D055C7">
        <w:rPr>
          <w:rFonts w:ascii="Arial" w:hAnsi="Arial" w:cs="Arial"/>
          <w:i w:val="0"/>
          <w:color w:val="auto"/>
          <w:sz w:val="16"/>
          <w:szCs w:val="16"/>
        </w:rPr>
        <w:t xml:space="preserve">. The validation and test set were not broken into </w:t>
      </w:r>
      <w:r w:rsidR="00974CFC">
        <w:rPr>
          <w:rFonts w:ascii="Arial" w:hAnsi="Arial" w:cs="Arial"/>
          <w:i w:val="0"/>
          <w:color w:val="auto"/>
          <w:sz w:val="16"/>
          <w:szCs w:val="16"/>
        </w:rPr>
        <w:t>slabs</w:t>
      </w:r>
      <w:r w:rsidRPr="00D055C7">
        <w:rPr>
          <w:rFonts w:ascii="Arial" w:hAnsi="Arial" w:cs="Arial"/>
          <w:i w:val="0"/>
          <w:color w:val="auto"/>
          <w:sz w:val="16"/>
          <w:szCs w:val="16"/>
        </w:rPr>
        <w:t>; our architectures accept</w:t>
      </w:r>
      <w:r>
        <w:rPr>
          <w:rFonts w:ascii="Arial" w:hAnsi="Arial" w:cs="Arial"/>
          <w:i w:val="0"/>
          <w:color w:val="auto"/>
          <w:sz w:val="16"/>
          <w:szCs w:val="16"/>
        </w:rPr>
        <w:t>ed</w:t>
      </w:r>
      <w:r w:rsidRPr="00D055C7">
        <w:rPr>
          <w:rFonts w:ascii="Arial" w:hAnsi="Arial" w:cs="Arial"/>
          <w:i w:val="0"/>
          <w:color w:val="auto"/>
          <w:sz w:val="16"/>
          <w:szCs w:val="16"/>
        </w:rPr>
        <w:t xml:space="preserve"> variable input sizes, with the entire liver being passed at once for evaluation and testing.</w:t>
      </w:r>
    </w:p>
    <w:p w14:paraId="379531A6" w14:textId="77777777" w:rsidR="00252919" w:rsidRDefault="00252919" w:rsidP="00252919">
      <w:pPr>
        <w:keepNext/>
        <w:spacing w:after="0" w:line="240" w:lineRule="auto"/>
        <w:contextualSpacing/>
        <w:rPr>
          <w:rFonts w:ascii="Arial" w:hAnsi="Arial" w:cs="Arial"/>
          <w:b/>
          <w:sz w:val="16"/>
          <w:szCs w:val="16"/>
        </w:rPr>
      </w:pPr>
    </w:p>
    <w:p w14:paraId="78500C7B" w14:textId="0D42ED2C" w:rsidR="00252919" w:rsidRDefault="00252919" w:rsidP="00252919">
      <w:pPr>
        <w:keepNext/>
        <w:spacing w:after="0" w:line="240" w:lineRule="auto"/>
        <w:contextualSpacing/>
        <w:rPr>
          <w:rFonts w:ascii="Arial" w:hAnsi="Arial" w:cs="Arial"/>
          <w:sz w:val="16"/>
          <w:szCs w:val="16"/>
        </w:rPr>
      </w:pPr>
      <w:r w:rsidRPr="00D055C7">
        <w:rPr>
          <w:rFonts w:ascii="Arial" w:hAnsi="Arial" w:cs="Arial"/>
          <w:b/>
          <w:sz w:val="16"/>
          <w:szCs w:val="16"/>
        </w:rPr>
        <w:t xml:space="preserve">Figure </w:t>
      </w:r>
      <w:r w:rsidRPr="00D055C7">
        <w:rPr>
          <w:rFonts w:ascii="Arial" w:hAnsi="Arial" w:cs="Arial"/>
          <w:b/>
          <w:sz w:val="16"/>
          <w:szCs w:val="16"/>
        </w:rPr>
        <w:fldChar w:fldCharType="begin"/>
      </w:r>
      <w:r w:rsidRPr="00D055C7">
        <w:rPr>
          <w:rFonts w:ascii="Arial" w:hAnsi="Arial" w:cs="Arial"/>
          <w:b/>
          <w:sz w:val="16"/>
          <w:szCs w:val="16"/>
        </w:rPr>
        <w:instrText xml:space="preserve"> SEQ Figure \* ARABIC </w:instrText>
      </w:r>
      <w:r w:rsidRPr="00D055C7">
        <w:rPr>
          <w:rFonts w:ascii="Arial" w:hAnsi="Arial" w:cs="Arial"/>
          <w:b/>
          <w:sz w:val="16"/>
          <w:szCs w:val="16"/>
        </w:rPr>
        <w:fldChar w:fldCharType="separate"/>
      </w:r>
      <w:r>
        <w:rPr>
          <w:rFonts w:ascii="Arial" w:hAnsi="Arial" w:cs="Arial"/>
          <w:b/>
          <w:noProof/>
          <w:sz w:val="16"/>
          <w:szCs w:val="16"/>
        </w:rPr>
        <w:t>2</w:t>
      </w:r>
      <w:r w:rsidRPr="00D055C7">
        <w:rPr>
          <w:rFonts w:ascii="Arial" w:hAnsi="Arial" w:cs="Arial"/>
          <w:b/>
          <w:noProof/>
          <w:sz w:val="16"/>
          <w:szCs w:val="16"/>
        </w:rPr>
        <w:fldChar w:fldCharType="end"/>
      </w:r>
      <w:r w:rsidRPr="00D055C7">
        <w:rPr>
          <w:rFonts w:ascii="Arial" w:hAnsi="Arial" w:cs="Arial"/>
          <w:b/>
          <w:sz w:val="16"/>
          <w:szCs w:val="16"/>
        </w:rPr>
        <w:t>:</w:t>
      </w:r>
      <w:r w:rsidRPr="00D055C7">
        <w:rPr>
          <w:rFonts w:ascii="Arial" w:hAnsi="Arial" w:cs="Arial"/>
          <w:sz w:val="16"/>
          <w:szCs w:val="16"/>
        </w:rPr>
        <w:t xml:space="preserve"> Top (A): Basic architecture</w:t>
      </w:r>
      <w:r w:rsidRPr="004C780F">
        <w:rPr>
          <w:rFonts w:ascii="Arial" w:hAnsi="Arial" w:cs="Arial"/>
          <w:sz w:val="16"/>
          <w:szCs w:val="16"/>
        </w:rPr>
        <w:t xml:space="preserve"> </w:t>
      </w:r>
      <w:r w:rsidRPr="00E61DE0">
        <w:rPr>
          <w:rFonts w:ascii="Arial" w:hAnsi="Arial" w:cs="Arial"/>
          <w:sz w:val="16"/>
          <w:szCs w:val="16"/>
        </w:rPr>
        <w:t>framework</w:t>
      </w:r>
      <w:r w:rsidRPr="00D055C7">
        <w:rPr>
          <w:rFonts w:ascii="Arial" w:hAnsi="Arial" w:cs="Arial"/>
          <w:sz w:val="16"/>
          <w:szCs w:val="16"/>
        </w:rPr>
        <w:t>. Bottom (B): Difference in convolution blocks, surrounded by green to indicate the same region in (A). Standard: previous feature maps are convolved and activated. Residual: previous feature maps are directly added to convolutional output in a skip</w:t>
      </w:r>
      <w:r>
        <w:rPr>
          <w:rFonts w:ascii="Arial" w:hAnsi="Arial" w:cs="Arial"/>
          <w:sz w:val="16"/>
          <w:szCs w:val="16"/>
        </w:rPr>
        <w:t>-</w:t>
      </w:r>
      <w:r w:rsidRPr="00D055C7">
        <w:rPr>
          <w:rFonts w:ascii="Arial" w:hAnsi="Arial" w:cs="Arial"/>
          <w:sz w:val="16"/>
          <w:szCs w:val="16"/>
        </w:rPr>
        <w:t>connection before activation. Dense: previous feature maps are continually concatenated together before activation and convolution. BN: batch normalization.</w:t>
      </w:r>
    </w:p>
    <w:p w14:paraId="5B9177F1" w14:textId="77777777" w:rsidR="00252919" w:rsidRPr="00252919" w:rsidRDefault="00252919" w:rsidP="00252919">
      <w:pPr>
        <w:keepNext/>
        <w:spacing w:after="0" w:line="240" w:lineRule="auto"/>
        <w:contextualSpacing/>
        <w:rPr>
          <w:rFonts w:ascii="Arial" w:hAnsi="Arial" w:cs="Arial"/>
          <w:sz w:val="16"/>
          <w:szCs w:val="16"/>
        </w:rPr>
      </w:pPr>
    </w:p>
    <w:p w14:paraId="0ECE96D5" w14:textId="77777777" w:rsidR="00841AFF" w:rsidRDefault="00841AFF" w:rsidP="00841AFF">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3</w:t>
      </w:r>
      <w:r w:rsidRPr="00D055C7">
        <w:rPr>
          <w:rFonts w:ascii="Arial" w:hAnsi="Arial" w:cs="Arial"/>
          <w:b/>
          <w:sz w:val="16"/>
          <w:szCs w:val="16"/>
        </w:rPr>
        <w:t>:</w:t>
      </w:r>
      <w:r w:rsidRPr="00D055C7">
        <w:rPr>
          <w:rFonts w:ascii="Arial" w:hAnsi="Arial" w:cs="Arial"/>
          <w:sz w:val="16"/>
          <w:szCs w:val="16"/>
        </w:rPr>
        <w:t xml:space="preserve"> Hybrid</w:t>
      </w:r>
      <w:r>
        <w:rPr>
          <w:rFonts w:ascii="Arial" w:hAnsi="Arial" w:cs="Arial"/>
          <w:sz w:val="16"/>
          <w:szCs w:val="16"/>
        </w:rPr>
        <w:t>-</w:t>
      </w:r>
      <w:proofErr w:type="spellStart"/>
      <w:r w:rsidRPr="00D055C7">
        <w:rPr>
          <w:rFonts w:ascii="Arial" w:hAnsi="Arial" w:cs="Arial"/>
          <w:sz w:val="16"/>
          <w:szCs w:val="16"/>
        </w:rPr>
        <w:t>WNet</w:t>
      </w:r>
      <w:proofErr w:type="spellEnd"/>
      <w:r w:rsidRPr="00D055C7">
        <w:rPr>
          <w:rFonts w:ascii="Arial" w:hAnsi="Arial" w:cs="Arial"/>
          <w:sz w:val="16"/>
          <w:szCs w:val="16"/>
        </w:rPr>
        <w:t xml:space="preserve">. (Left) Pre-trained 2D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121 converted into </w:t>
      </w:r>
      <w:proofErr w:type="spellStart"/>
      <w:r w:rsidRPr="00D055C7">
        <w:rPr>
          <w:rFonts w:ascii="Arial" w:hAnsi="Arial" w:cs="Arial"/>
          <w:sz w:val="16"/>
          <w:szCs w:val="16"/>
        </w:rPr>
        <w:t>UNet</w:t>
      </w:r>
      <w:proofErr w:type="spellEnd"/>
      <w:r w:rsidRPr="00D055C7">
        <w:rPr>
          <w:rFonts w:ascii="Arial" w:hAnsi="Arial" w:cs="Arial"/>
          <w:sz w:val="16"/>
          <w:szCs w:val="16"/>
        </w:rPr>
        <w:t>, where final features</w:t>
      </w:r>
      <w:r>
        <w:rPr>
          <w:rFonts w:ascii="Arial" w:hAnsi="Arial" w:cs="Arial"/>
          <w:sz w:val="16"/>
          <w:szCs w:val="16"/>
        </w:rPr>
        <w:t xml:space="preserve">, filters from 2D prediction are 32 and </w:t>
      </w:r>
      <w:r w:rsidRPr="00D055C7">
        <w:rPr>
          <w:rFonts w:ascii="Arial" w:hAnsi="Arial" w:cs="Arial"/>
          <w:sz w:val="16"/>
          <w:szCs w:val="16"/>
        </w:rPr>
        <w:t xml:space="preserve">concatenated into 3D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(Right) 3D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architecture </w:t>
      </w:r>
      <w:r>
        <w:rPr>
          <w:rFonts w:ascii="Arial" w:hAnsi="Arial" w:cs="Arial"/>
          <w:sz w:val="16"/>
          <w:szCs w:val="16"/>
        </w:rPr>
        <w:t xml:space="preserve">was </w:t>
      </w:r>
      <w:r w:rsidRPr="00D055C7">
        <w:rPr>
          <w:rFonts w:ascii="Arial" w:hAnsi="Arial" w:cs="Arial"/>
          <w:sz w:val="16"/>
          <w:szCs w:val="16"/>
        </w:rPr>
        <w:t xml:space="preserve">defined as two layers, two convolution blocks in layer 0, three convolution blocks in layer 1, and </w:t>
      </w:r>
      <w:r>
        <w:rPr>
          <w:rFonts w:ascii="Arial" w:hAnsi="Arial" w:cs="Arial"/>
          <w:sz w:val="16"/>
          <w:szCs w:val="16"/>
        </w:rPr>
        <w:t>8</w:t>
      </w:r>
      <w:r w:rsidRPr="00D055C7">
        <w:rPr>
          <w:rFonts w:ascii="Arial" w:hAnsi="Arial" w:cs="Arial"/>
          <w:sz w:val="16"/>
          <w:szCs w:val="16"/>
        </w:rPr>
        <w:t xml:space="preserve"> initial filters.</w:t>
      </w:r>
      <w:r>
        <w:rPr>
          <w:rFonts w:ascii="Arial" w:hAnsi="Arial" w:cs="Arial"/>
          <w:sz w:val="16"/>
          <w:szCs w:val="16"/>
        </w:rPr>
        <w:t xml:space="preserve"> BN: Batch Normalization. </w:t>
      </w:r>
    </w:p>
    <w:p w14:paraId="769068D7" w14:textId="77777777" w:rsidR="00252919" w:rsidRDefault="00252919" w:rsidP="00252919">
      <w:pPr>
        <w:spacing w:after="0" w:line="240" w:lineRule="auto"/>
        <w:contextualSpacing/>
        <w:rPr>
          <w:rFonts w:ascii="Arial" w:hAnsi="Arial" w:cs="Arial"/>
          <w:b/>
          <w:sz w:val="16"/>
          <w:szCs w:val="16"/>
        </w:rPr>
      </w:pPr>
    </w:p>
    <w:p w14:paraId="53B51718" w14:textId="6543D6B2"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4</w:t>
      </w:r>
      <w:r w:rsidRPr="00D055C7">
        <w:rPr>
          <w:rFonts w:ascii="Arial" w:hAnsi="Arial" w:cs="Arial"/>
          <w:b/>
          <w:sz w:val="16"/>
          <w:szCs w:val="16"/>
        </w:rPr>
        <w:t>:</w:t>
      </w:r>
      <w:r w:rsidRPr="00D055C7">
        <w:rPr>
          <w:rFonts w:ascii="Arial" w:hAnsi="Arial" w:cs="Arial"/>
          <w:sz w:val="16"/>
          <w:szCs w:val="16"/>
        </w:rPr>
        <w:t xml:space="preserve"> Example of visualization of prediction on validation data during training. Top row: Image being fed into the model, masked by the liver segmentation. Middle row: Ground truth of disease contours. Bottom row: Prediction of disease contours, set with a threshold of 0.5 to the binary mask.</w:t>
      </w:r>
    </w:p>
    <w:p w14:paraId="5D4A9304" w14:textId="77777777" w:rsidR="00252919" w:rsidRDefault="00252919" w:rsidP="00252919">
      <w:pPr>
        <w:spacing w:after="0" w:line="240" w:lineRule="auto"/>
        <w:contextualSpacing/>
        <w:rPr>
          <w:rFonts w:ascii="Arial" w:hAnsi="Arial" w:cs="Arial"/>
          <w:b/>
          <w:sz w:val="16"/>
          <w:szCs w:val="16"/>
        </w:rPr>
      </w:pPr>
    </w:p>
    <w:p w14:paraId="7C533034" w14:textId="1E6D2C56" w:rsidR="00252919" w:rsidRPr="00D055C7"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5</w:t>
      </w:r>
      <w:r w:rsidRPr="00D055C7">
        <w:rPr>
          <w:rFonts w:ascii="Arial" w:hAnsi="Arial" w:cs="Arial"/>
          <w:b/>
          <w:sz w:val="16"/>
          <w:szCs w:val="16"/>
        </w:rPr>
        <w:t>:</w:t>
      </w:r>
      <w:r w:rsidRPr="00D055C7">
        <w:rPr>
          <w:rFonts w:ascii="Arial" w:hAnsi="Arial" w:cs="Arial"/>
          <w:sz w:val="16"/>
          <w:szCs w:val="16"/>
        </w:rPr>
        <w:t xml:space="preserve"> (Left) Overlay between predicted (white) and ground truth (red) disease segmentations. (Right) Subtraction of the predicted and ground truth disease segmentation</w:t>
      </w:r>
      <w:r>
        <w:rPr>
          <w:rFonts w:ascii="Arial" w:hAnsi="Arial" w:cs="Arial"/>
          <w:sz w:val="16"/>
          <w:szCs w:val="16"/>
        </w:rPr>
        <w:t xml:space="preserve"> and</w:t>
      </w:r>
      <w:r w:rsidRPr="00D055C7">
        <w:rPr>
          <w:rFonts w:ascii="Arial" w:hAnsi="Arial" w:cs="Arial"/>
          <w:sz w:val="16"/>
          <w:szCs w:val="16"/>
        </w:rPr>
        <w:t xml:space="preserve"> over-segmentation of the disease volume (blue) and unconnected erroneous false-positive region (green). The sum of blue and green is a false-positive volume.</w:t>
      </w:r>
    </w:p>
    <w:p w14:paraId="58C17C64" w14:textId="77777777" w:rsidR="00252919" w:rsidRDefault="00252919" w:rsidP="00252919">
      <w:pPr>
        <w:pStyle w:val="Caption"/>
        <w:spacing w:after="0"/>
        <w:contextualSpacing/>
        <w:rPr>
          <w:rFonts w:ascii="Arial" w:hAnsi="Arial" w:cs="Arial"/>
          <w:b/>
          <w:i w:val="0"/>
          <w:color w:val="auto"/>
          <w:sz w:val="16"/>
          <w:szCs w:val="16"/>
        </w:rPr>
      </w:pPr>
    </w:p>
    <w:p w14:paraId="6C153EE7" w14:textId="061B1A02" w:rsidR="00252919" w:rsidRPr="00D055C7" w:rsidRDefault="00252919" w:rsidP="00252919">
      <w:pPr>
        <w:pStyle w:val="Caption"/>
        <w:spacing w:after="0"/>
        <w:contextualSpacing/>
        <w:rPr>
          <w:rFonts w:ascii="Arial" w:hAnsi="Arial" w:cs="Arial"/>
          <w:i w:val="0"/>
          <w:sz w:val="16"/>
          <w:szCs w:val="16"/>
        </w:rPr>
      </w:pPr>
      <w:r w:rsidRPr="00D055C7">
        <w:rPr>
          <w:rFonts w:ascii="Arial" w:hAnsi="Arial" w:cs="Arial"/>
          <w:b/>
          <w:i w:val="0"/>
          <w:color w:val="auto"/>
          <w:sz w:val="16"/>
          <w:szCs w:val="16"/>
        </w:rPr>
        <w:t>Figure</w:t>
      </w:r>
      <w:r>
        <w:rPr>
          <w:rFonts w:ascii="Arial" w:hAnsi="Arial" w:cs="Arial"/>
          <w:b/>
          <w:i w:val="0"/>
          <w:color w:val="auto"/>
          <w:sz w:val="16"/>
          <w:szCs w:val="16"/>
        </w:rPr>
        <w:t xml:space="preserve"> 6</w:t>
      </w:r>
      <w:r w:rsidRPr="00D055C7">
        <w:rPr>
          <w:rFonts w:ascii="Arial" w:hAnsi="Arial" w:cs="Arial"/>
          <w:b/>
          <w:i w:val="0"/>
          <w:color w:val="auto"/>
          <w:sz w:val="16"/>
          <w:szCs w:val="16"/>
        </w:rPr>
        <w:t>:</w:t>
      </w:r>
      <w:r w:rsidRPr="00D055C7">
        <w:rPr>
          <w:rFonts w:ascii="Arial" w:hAnsi="Arial" w:cs="Arial"/>
          <w:i w:val="0"/>
          <w:color w:val="auto"/>
          <w:sz w:val="16"/>
          <w:szCs w:val="16"/>
        </w:rPr>
        <w:t xml:space="preserve"> (Top) Likert score by each reviewer for each disease site. (Bottom) Likert score by each reviewer for each ablation site. A higher value is associated with higher quality.</w:t>
      </w:r>
    </w:p>
    <w:p w14:paraId="3127E156" w14:textId="77777777" w:rsidR="00252919" w:rsidRDefault="00252919" w:rsidP="00252919">
      <w:pPr>
        <w:spacing w:after="0" w:line="240" w:lineRule="auto"/>
        <w:contextualSpacing/>
        <w:rPr>
          <w:rFonts w:ascii="Arial" w:hAnsi="Arial" w:cs="Arial"/>
          <w:b/>
          <w:sz w:val="16"/>
          <w:szCs w:val="16"/>
        </w:rPr>
      </w:pPr>
    </w:p>
    <w:p w14:paraId="253BDCD6" w14:textId="0493B232"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Supplementary Figure</w:t>
      </w:r>
      <w:r>
        <w:rPr>
          <w:rFonts w:ascii="Arial" w:hAnsi="Arial" w:cs="Arial"/>
          <w:b/>
          <w:sz w:val="16"/>
          <w:szCs w:val="16"/>
        </w:rPr>
        <w:t xml:space="preserve"> 1</w:t>
      </w:r>
      <w:r w:rsidRPr="00D055C7">
        <w:rPr>
          <w:rFonts w:ascii="Arial" w:hAnsi="Arial" w:cs="Arial"/>
          <w:b/>
          <w:sz w:val="16"/>
          <w:szCs w:val="16"/>
        </w:rPr>
        <w:t>:</w:t>
      </w:r>
      <w:r w:rsidRPr="00D055C7">
        <w:rPr>
          <w:rFonts w:ascii="Arial" w:hAnsi="Arial" w:cs="Arial"/>
          <w:sz w:val="16"/>
          <w:szCs w:val="16"/>
        </w:rPr>
        <w:t xml:space="preserve"> Learning rate finder figure. The learning rate is gradually increased from 10e-7 to 10e-0; the point where loss begins to decrease is the minimum learning rate (min LR), and the point where it begins to increase is the maximum learning rate (max LR).</w:t>
      </w:r>
    </w:p>
    <w:p w14:paraId="697D8BA1" w14:textId="77777777" w:rsidR="00252919" w:rsidRDefault="00252919" w:rsidP="00252919">
      <w:pPr>
        <w:spacing w:after="0" w:line="240" w:lineRule="auto"/>
        <w:contextualSpacing/>
        <w:rPr>
          <w:rFonts w:ascii="Arial" w:hAnsi="Arial" w:cs="Arial"/>
          <w:b/>
          <w:sz w:val="16"/>
          <w:szCs w:val="16"/>
        </w:rPr>
      </w:pPr>
    </w:p>
    <w:p w14:paraId="2B8B8455" w14:textId="22607537"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Supplementary Figure</w:t>
      </w:r>
      <w:r>
        <w:rPr>
          <w:rFonts w:ascii="Arial" w:hAnsi="Arial" w:cs="Arial"/>
          <w:b/>
          <w:sz w:val="16"/>
          <w:szCs w:val="16"/>
        </w:rPr>
        <w:t xml:space="preserve"> 2</w:t>
      </w:r>
      <w:r w:rsidRPr="00D055C7">
        <w:rPr>
          <w:rFonts w:ascii="Arial" w:hAnsi="Arial" w:cs="Arial"/>
          <w:b/>
          <w:sz w:val="16"/>
          <w:szCs w:val="16"/>
        </w:rPr>
        <w:t>:</w:t>
      </w:r>
      <w:r>
        <w:rPr>
          <w:rFonts w:ascii="Arial" w:hAnsi="Arial" w:cs="Arial"/>
          <w:sz w:val="16"/>
          <w:szCs w:val="16"/>
        </w:rPr>
        <w:t xml:space="preserve"> </w:t>
      </w:r>
      <w:r w:rsidRPr="00B025CA">
        <w:rPr>
          <w:rFonts w:ascii="Arial" w:hAnsi="Arial" w:cs="Arial"/>
          <w:sz w:val="16"/>
          <w:szCs w:val="16"/>
        </w:rPr>
        <w:t>Three cases where majority voting had a Likert Score less than 4. (Top) We believe that the top failed due to similarity in appearance to the gallbladder. (Middle, Bottom) Model over-segmented r</w:t>
      </w:r>
      <w:r>
        <w:rPr>
          <w:rFonts w:ascii="Arial" w:hAnsi="Arial" w:cs="Arial"/>
          <w:sz w:val="16"/>
          <w:szCs w:val="16"/>
        </w:rPr>
        <w:t>egions around the ablation zone</w:t>
      </w:r>
      <w:r w:rsidRPr="00B025CA">
        <w:rPr>
          <w:rFonts w:ascii="Arial" w:hAnsi="Arial" w:cs="Arial"/>
          <w:sz w:val="16"/>
          <w:szCs w:val="16"/>
        </w:rPr>
        <w:t>s</w:t>
      </w:r>
      <w:r>
        <w:rPr>
          <w:rFonts w:ascii="Arial" w:hAnsi="Arial" w:cs="Arial"/>
          <w:sz w:val="16"/>
          <w:szCs w:val="16"/>
        </w:rPr>
        <w:t>.</w:t>
      </w:r>
    </w:p>
    <w:p w14:paraId="7D34CC9B" w14:textId="77777777" w:rsidR="00252919" w:rsidRPr="00252919" w:rsidRDefault="00252919" w:rsidP="00252919"/>
    <w:sectPr w:rsidR="00252919" w:rsidRPr="00252919" w:rsidSect="004C66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91374" w14:textId="77777777" w:rsidR="00CA087A" w:rsidRDefault="00CA087A" w:rsidP="001728B8">
      <w:pPr>
        <w:spacing w:after="0" w:line="240" w:lineRule="auto"/>
      </w:pPr>
      <w:r>
        <w:separator/>
      </w:r>
    </w:p>
  </w:endnote>
  <w:endnote w:type="continuationSeparator" w:id="0">
    <w:p w14:paraId="570F836C" w14:textId="77777777" w:rsidR="00CA087A" w:rsidRDefault="00CA087A" w:rsidP="00172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7229431"/>
      <w:docPartObj>
        <w:docPartGallery w:val="Page Numbers (Bottom of Page)"/>
        <w:docPartUnique/>
      </w:docPartObj>
    </w:sdtPr>
    <w:sdtEndPr>
      <w:rPr>
        <w:noProof/>
      </w:rPr>
    </w:sdtEndPr>
    <w:sdtContent>
      <w:p w14:paraId="04DAC537" w14:textId="51A60F81" w:rsidR="0061753E" w:rsidRDefault="0061753E">
        <w:pPr>
          <w:pStyle w:val="Footer"/>
          <w:jc w:val="center"/>
        </w:pPr>
        <w:r>
          <w:fldChar w:fldCharType="begin"/>
        </w:r>
        <w:r>
          <w:instrText xml:space="preserve"> PAGE   \* MERGEFORMAT </w:instrText>
        </w:r>
        <w:r>
          <w:fldChar w:fldCharType="separate"/>
        </w:r>
        <w:r w:rsidR="0053188C">
          <w:rPr>
            <w:noProof/>
          </w:rPr>
          <w:t>6</w:t>
        </w:r>
        <w:r>
          <w:rPr>
            <w:noProof/>
          </w:rPr>
          <w:fldChar w:fldCharType="end"/>
        </w:r>
      </w:p>
    </w:sdtContent>
  </w:sdt>
  <w:p w14:paraId="3001D996" w14:textId="77777777" w:rsidR="0061753E" w:rsidRDefault="00617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0B270" w14:textId="77777777" w:rsidR="00CA087A" w:rsidRDefault="00CA087A" w:rsidP="001728B8">
      <w:pPr>
        <w:spacing w:after="0" w:line="240" w:lineRule="auto"/>
      </w:pPr>
      <w:r>
        <w:separator/>
      </w:r>
    </w:p>
  </w:footnote>
  <w:footnote w:type="continuationSeparator" w:id="0">
    <w:p w14:paraId="6007E7F0" w14:textId="77777777" w:rsidR="00CA087A" w:rsidRDefault="00CA087A" w:rsidP="00172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13DCE"/>
    <w:multiLevelType w:val="hybridMultilevel"/>
    <w:tmpl w:val="B3CC4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F60C8"/>
    <w:multiLevelType w:val="hybridMultilevel"/>
    <w:tmpl w:val="4292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7A445F"/>
    <w:multiLevelType w:val="hybridMultilevel"/>
    <w:tmpl w:val="4CB6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09056C"/>
    <w:multiLevelType w:val="hybridMultilevel"/>
    <w:tmpl w:val="5752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4502049">
    <w:abstractNumId w:val="1"/>
  </w:num>
  <w:num w:numId="2" w16cid:durableId="1403723507">
    <w:abstractNumId w:val="4"/>
  </w:num>
  <w:num w:numId="3" w16cid:durableId="1929342425">
    <w:abstractNumId w:val="3"/>
  </w:num>
  <w:num w:numId="4" w16cid:durableId="626349860">
    <w:abstractNumId w:val="2"/>
  </w:num>
  <w:num w:numId="5" w16cid:durableId="406194517">
    <w:abstractNumId w:val="0"/>
  </w:num>
  <w:num w:numId="6" w16cid:durableId="10695035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erson, Brian">
    <w15:presenceInfo w15:providerId="None" w15:userId="Anderson, Brian"/>
  </w15:person>
  <w15:person w15:author="Anderson, Brian [2]">
    <w15:presenceInfo w15:providerId="AD" w15:userId="S-1-5-21-503695880-695175589-3595387526-10264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662"/>
    <w:rsid w:val="00000E3F"/>
    <w:rsid w:val="0000252A"/>
    <w:rsid w:val="000055E6"/>
    <w:rsid w:val="0001030F"/>
    <w:rsid w:val="00014931"/>
    <w:rsid w:val="0002050A"/>
    <w:rsid w:val="00021A8C"/>
    <w:rsid w:val="00023ED2"/>
    <w:rsid w:val="00037FB0"/>
    <w:rsid w:val="000436DE"/>
    <w:rsid w:val="0005258D"/>
    <w:rsid w:val="00053308"/>
    <w:rsid w:val="00060A0A"/>
    <w:rsid w:val="000612A6"/>
    <w:rsid w:val="00066BF6"/>
    <w:rsid w:val="00066C83"/>
    <w:rsid w:val="000709B7"/>
    <w:rsid w:val="0007182C"/>
    <w:rsid w:val="000720AF"/>
    <w:rsid w:val="00080ACC"/>
    <w:rsid w:val="000819B0"/>
    <w:rsid w:val="00082A27"/>
    <w:rsid w:val="000845E0"/>
    <w:rsid w:val="00086597"/>
    <w:rsid w:val="000938FB"/>
    <w:rsid w:val="00093FBD"/>
    <w:rsid w:val="000971BF"/>
    <w:rsid w:val="0009769A"/>
    <w:rsid w:val="000A4F8E"/>
    <w:rsid w:val="000B091A"/>
    <w:rsid w:val="000B43C6"/>
    <w:rsid w:val="000B4BF1"/>
    <w:rsid w:val="000B6221"/>
    <w:rsid w:val="000B662B"/>
    <w:rsid w:val="000C6894"/>
    <w:rsid w:val="000D1261"/>
    <w:rsid w:val="000D28CC"/>
    <w:rsid w:val="000D7963"/>
    <w:rsid w:val="000F3444"/>
    <w:rsid w:val="000F673E"/>
    <w:rsid w:val="001053EB"/>
    <w:rsid w:val="00112AA5"/>
    <w:rsid w:val="00116584"/>
    <w:rsid w:val="0012035D"/>
    <w:rsid w:val="00123FBD"/>
    <w:rsid w:val="00130431"/>
    <w:rsid w:val="00131A79"/>
    <w:rsid w:val="00143624"/>
    <w:rsid w:val="00144654"/>
    <w:rsid w:val="00146385"/>
    <w:rsid w:val="00147049"/>
    <w:rsid w:val="001539FD"/>
    <w:rsid w:val="0015567A"/>
    <w:rsid w:val="001633EA"/>
    <w:rsid w:val="0016443B"/>
    <w:rsid w:val="001660E1"/>
    <w:rsid w:val="001728B8"/>
    <w:rsid w:val="00175E8D"/>
    <w:rsid w:val="001837C4"/>
    <w:rsid w:val="00190BC0"/>
    <w:rsid w:val="001911A5"/>
    <w:rsid w:val="00192101"/>
    <w:rsid w:val="001A023D"/>
    <w:rsid w:val="001A0611"/>
    <w:rsid w:val="001A6AD2"/>
    <w:rsid w:val="001B4402"/>
    <w:rsid w:val="001B72EB"/>
    <w:rsid w:val="001C55CD"/>
    <w:rsid w:val="001D0072"/>
    <w:rsid w:val="001D0C8B"/>
    <w:rsid w:val="001D33AC"/>
    <w:rsid w:val="001D3814"/>
    <w:rsid w:val="001D3DE6"/>
    <w:rsid w:val="001D4B6B"/>
    <w:rsid w:val="001D6873"/>
    <w:rsid w:val="001E3700"/>
    <w:rsid w:val="001E5329"/>
    <w:rsid w:val="001E7759"/>
    <w:rsid w:val="001F08B2"/>
    <w:rsid w:val="001F566C"/>
    <w:rsid w:val="00201B5D"/>
    <w:rsid w:val="00205795"/>
    <w:rsid w:val="00206EF4"/>
    <w:rsid w:val="00207D7D"/>
    <w:rsid w:val="00210ED9"/>
    <w:rsid w:val="00212480"/>
    <w:rsid w:val="002167BF"/>
    <w:rsid w:val="00224D0E"/>
    <w:rsid w:val="00227FD3"/>
    <w:rsid w:val="00230638"/>
    <w:rsid w:val="00231DAB"/>
    <w:rsid w:val="002323AA"/>
    <w:rsid w:val="00244A84"/>
    <w:rsid w:val="00244EE9"/>
    <w:rsid w:val="0025128A"/>
    <w:rsid w:val="00252781"/>
    <w:rsid w:val="00252919"/>
    <w:rsid w:val="00255933"/>
    <w:rsid w:val="00257713"/>
    <w:rsid w:val="0026757F"/>
    <w:rsid w:val="00267F81"/>
    <w:rsid w:val="00275CBA"/>
    <w:rsid w:val="00281072"/>
    <w:rsid w:val="002832C8"/>
    <w:rsid w:val="00287FE2"/>
    <w:rsid w:val="00297B2C"/>
    <w:rsid w:val="002A1699"/>
    <w:rsid w:val="002A293B"/>
    <w:rsid w:val="002B1C4A"/>
    <w:rsid w:val="002B1E54"/>
    <w:rsid w:val="002B26C3"/>
    <w:rsid w:val="002B5BF9"/>
    <w:rsid w:val="002C04E1"/>
    <w:rsid w:val="002C2CA6"/>
    <w:rsid w:val="002C2D80"/>
    <w:rsid w:val="002D1FD4"/>
    <w:rsid w:val="002D504F"/>
    <w:rsid w:val="002D75B2"/>
    <w:rsid w:val="002E4E89"/>
    <w:rsid w:val="002E5992"/>
    <w:rsid w:val="002E727C"/>
    <w:rsid w:val="002F02D0"/>
    <w:rsid w:val="002F703D"/>
    <w:rsid w:val="00300C90"/>
    <w:rsid w:val="00304FBB"/>
    <w:rsid w:val="00305171"/>
    <w:rsid w:val="00310E41"/>
    <w:rsid w:val="00322CDA"/>
    <w:rsid w:val="00324D95"/>
    <w:rsid w:val="00325229"/>
    <w:rsid w:val="00326A2F"/>
    <w:rsid w:val="00334835"/>
    <w:rsid w:val="00335731"/>
    <w:rsid w:val="00340059"/>
    <w:rsid w:val="00340605"/>
    <w:rsid w:val="00346592"/>
    <w:rsid w:val="00352022"/>
    <w:rsid w:val="003521D4"/>
    <w:rsid w:val="0035683E"/>
    <w:rsid w:val="00370C9D"/>
    <w:rsid w:val="00373E7F"/>
    <w:rsid w:val="00374C09"/>
    <w:rsid w:val="0037656E"/>
    <w:rsid w:val="00376947"/>
    <w:rsid w:val="0038042D"/>
    <w:rsid w:val="00380452"/>
    <w:rsid w:val="00380798"/>
    <w:rsid w:val="00392E39"/>
    <w:rsid w:val="00396E34"/>
    <w:rsid w:val="003B20C3"/>
    <w:rsid w:val="003B7403"/>
    <w:rsid w:val="003B7AC4"/>
    <w:rsid w:val="003C3074"/>
    <w:rsid w:val="003C315D"/>
    <w:rsid w:val="003C4651"/>
    <w:rsid w:val="003F08A2"/>
    <w:rsid w:val="003F4C17"/>
    <w:rsid w:val="003F5E68"/>
    <w:rsid w:val="00403092"/>
    <w:rsid w:val="00403483"/>
    <w:rsid w:val="004049FA"/>
    <w:rsid w:val="00412FBD"/>
    <w:rsid w:val="00414402"/>
    <w:rsid w:val="004155C1"/>
    <w:rsid w:val="004158AB"/>
    <w:rsid w:val="00416A93"/>
    <w:rsid w:val="004175D0"/>
    <w:rsid w:val="00424867"/>
    <w:rsid w:val="00425057"/>
    <w:rsid w:val="004254F1"/>
    <w:rsid w:val="004351D0"/>
    <w:rsid w:val="0044577D"/>
    <w:rsid w:val="004511E4"/>
    <w:rsid w:val="00455BFB"/>
    <w:rsid w:val="004602B6"/>
    <w:rsid w:val="0046341D"/>
    <w:rsid w:val="00464AAF"/>
    <w:rsid w:val="004672F9"/>
    <w:rsid w:val="00473A11"/>
    <w:rsid w:val="0047778A"/>
    <w:rsid w:val="00484061"/>
    <w:rsid w:val="00485014"/>
    <w:rsid w:val="00486334"/>
    <w:rsid w:val="004866E8"/>
    <w:rsid w:val="004914BE"/>
    <w:rsid w:val="004A25D3"/>
    <w:rsid w:val="004A2DD6"/>
    <w:rsid w:val="004A2F00"/>
    <w:rsid w:val="004C177B"/>
    <w:rsid w:val="004C6613"/>
    <w:rsid w:val="004D5C59"/>
    <w:rsid w:val="004D7BB8"/>
    <w:rsid w:val="004F0855"/>
    <w:rsid w:val="004F48AD"/>
    <w:rsid w:val="005062C7"/>
    <w:rsid w:val="005075ED"/>
    <w:rsid w:val="00511706"/>
    <w:rsid w:val="00513C3B"/>
    <w:rsid w:val="0051477F"/>
    <w:rsid w:val="00520854"/>
    <w:rsid w:val="005242D3"/>
    <w:rsid w:val="005311CF"/>
    <w:rsid w:val="0053188C"/>
    <w:rsid w:val="005323DF"/>
    <w:rsid w:val="00543DBB"/>
    <w:rsid w:val="005453A3"/>
    <w:rsid w:val="00551B3C"/>
    <w:rsid w:val="0055214A"/>
    <w:rsid w:val="00554232"/>
    <w:rsid w:val="00566B0B"/>
    <w:rsid w:val="0057310B"/>
    <w:rsid w:val="005757A3"/>
    <w:rsid w:val="005762D8"/>
    <w:rsid w:val="00580FC7"/>
    <w:rsid w:val="00582518"/>
    <w:rsid w:val="00582F76"/>
    <w:rsid w:val="00587FA3"/>
    <w:rsid w:val="00597E64"/>
    <w:rsid w:val="005A32C2"/>
    <w:rsid w:val="005B08DE"/>
    <w:rsid w:val="005C4E74"/>
    <w:rsid w:val="005C7043"/>
    <w:rsid w:val="005D0252"/>
    <w:rsid w:val="005D5FC4"/>
    <w:rsid w:val="005D6E6B"/>
    <w:rsid w:val="005E2ADB"/>
    <w:rsid w:val="005E62CE"/>
    <w:rsid w:val="005E7A0C"/>
    <w:rsid w:val="0060010F"/>
    <w:rsid w:val="006125AF"/>
    <w:rsid w:val="00614F4C"/>
    <w:rsid w:val="006164A1"/>
    <w:rsid w:val="0061744C"/>
    <w:rsid w:val="0061753E"/>
    <w:rsid w:val="006234AE"/>
    <w:rsid w:val="006240D8"/>
    <w:rsid w:val="00631415"/>
    <w:rsid w:val="00631DAD"/>
    <w:rsid w:val="00633940"/>
    <w:rsid w:val="00633C20"/>
    <w:rsid w:val="0063709D"/>
    <w:rsid w:val="0063792B"/>
    <w:rsid w:val="006406B6"/>
    <w:rsid w:val="00640705"/>
    <w:rsid w:val="00646E58"/>
    <w:rsid w:val="00657069"/>
    <w:rsid w:val="00657D83"/>
    <w:rsid w:val="00664E2C"/>
    <w:rsid w:val="0067059F"/>
    <w:rsid w:val="006730B6"/>
    <w:rsid w:val="00674305"/>
    <w:rsid w:val="0067571B"/>
    <w:rsid w:val="0067647D"/>
    <w:rsid w:val="00687B5B"/>
    <w:rsid w:val="006901BE"/>
    <w:rsid w:val="00690BD2"/>
    <w:rsid w:val="00693E72"/>
    <w:rsid w:val="0069466E"/>
    <w:rsid w:val="006971E7"/>
    <w:rsid w:val="006C30B7"/>
    <w:rsid w:val="006C5032"/>
    <w:rsid w:val="006C5CE1"/>
    <w:rsid w:val="006C5FB4"/>
    <w:rsid w:val="006D46D2"/>
    <w:rsid w:val="006D5F7F"/>
    <w:rsid w:val="006E5402"/>
    <w:rsid w:val="006F075F"/>
    <w:rsid w:val="006F69F7"/>
    <w:rsid w:val="00703D96"/>
    <w:rsid w:val="00706C71"/>
    <w:rsid w:val="00711C0E"/>
    <w:rsid w:val="007164FF"/>
    <w:rsid w:val="007177C4"/>
    <w:rsid w:val="00717C8A"/>
    <w:rsid w:val="0072441B"/>
    <w:rsid w:val="00736180"/>
    <w:rsid w:val="00753FAF"/>
    <w:rsid w:val="00755C48"/>
    <w:rsid w:val="007561D4"/>
    <w:rsid w:val="007577DE"/>
    <w:rsid w:val="00761520"/>
    <w:rsid w:val="0076370E"/>
    <w:rsid w:val="00765BAD"/>
    <w:rsid w:val="00771E06"/>
    <w:rsid w:val="007734CB"/>
    <w:rsid w:val="0077665A"/>
    <w:rsid w:val="00777E07"/>
    <w:rsid w:val="0078374C"/>
    <w:rsid w:val="007847DE"/>
    <w:rsid w:val="00790383"/>
    <w:rsid w:val="0079470B"/>
    <w:rsid w:val="00795D22"/>
    <w:rsid w:val="00796951"/>
    <w:rsid w:val="007A0B9D"/>
    <w:rsid w:val="007A5596"/>
    <w:rsid w:val="007A6139"/>
    <w:rsid w:val="007A677F"/>
    <w:rsid w:val="007A74AE"/>
    <w:rsid w:val="007B4FFA"/>
    <w:rsid w:val="007C2056"/>
    <w:rsid w:val="007C70D9"/>
    <w:rsid w:val="007C7837"/>
    <w:rsid w:val="007C7946"/>
    <w:rsid w:val="007D30B5"/>
    <w:rsid w:val="007D527C"/>
    <w:rsid w:val="007D5C2B"/>
    <w:rsid w:val="007E7CB0"/>
    <w:rsid w:val="007F037B"/>
    <w:rsid w:val="007F0C25"/>
    <w:rsid w:val="007F2A89"/>
    <w:rsid w:val="008022BB"/>
    <w:rsid w:val="0080725B"/>
    <w:rsid w:val="00810645"/>
    <w:rsid w:val="00821A8C"/>
    <w:rsid w:val="00821FB7"/>
    <w:rsid w:val="00827BAD"/>
    <w:rsid w:val="00831F69"/>
    <w:rsid w:val="0083644B"/>
    <w:rsid w:val="00836D5B"/>
    <w:rsid w:val="00841AFF"/>
    <w:rsid w:val="00842B43"/>
    <w:rsid w:val="00842F78"/>
    <w:rsid w:val="00845390"/>
    <w:rsid w:val="00847301"/>
    <w:rsid w:val="00855CBA"/>
    <w:rsid w:val="00861D2A"/>
    <w:rsid w:val="00863AC1"/>
    <w:rsid w:val="00863EE5"/>
    <w:rsid w:val="00871E99"/>
    <w:rsid w:val="008840F2"/>
    <w:rsid w:val="00886BB9"/>
    <w:rsid w:val="008919DF"/>
    <w:rsid w:val="008938DA"/>
    <w:rsid w:val="00896F0B"/>
    <w:rsid w:val="0089752D"/>
    <w:rsid w:val="008A657C"/>
    <w:rsid w:val="008A6E73"/>
    <w:rsid w:val="008B0A44"/>
    <w:rsid w:val="008B1D28"/>
    <w:rsid w:val="008C0CEE"/>
    <w:rsid w:val="008C0E98"/>
    <w:rsid w:val="008C1A8E"/>
    <w:rsid w:val="008D3365"/>
    <w:rsid w:val="008D6DAB"/>
    <w:rsid w:val="008E0125"/>
    <w:rsid w:val="008E1BE6"/>
    <w:rsid w:val="008E4547"/>
    <w:rsid w:val="008E5642"/>
    <w:rsid w:val="008E7047"/>
    <w:rsid w:val="008E7A65"/>
    <w:rsid w:val="008F0BB6"/>
    <w:rsid w:val="008F0E9A"/>
    <w:rsid w:val="008F10B6"/>
    <w:rsid w:val="008F397C"/>
    <w:rsid w:val="008F4D0D"/>
    <w:rsid w:val="00903EC7"/>
    <w:rsid w:val="009050FE"/>
    <w:rsid w:val="00906AC0"/>
    <w:rsid w:val="009223FE"/>
    <w:rsid w:val="00930E2E"/>
    <w:rsid w:val="00933EA5"/>
    <w:rsid w:val="0093419B"/>
    <w:rsid w:val="00937CD0"/>
    <w:rsid w:val="00943465"/>
    <w:rsid w:val="0095435B"/>
    <w:rsid w:val="009555FA"/>
    <w:rsid w:val="00966A20"/>
    <w:rsid w:val="00971F8F"/>
    <w:rsid w:val="00974CFC"/>
    <w:rsid w:val="009803BD"/>
    <w:rsid w:val="00980913"/>
    <w:rsid w:val="0098492E"/>
    <w:rsid w:val="00987B7A"/>
    <w:rsid w:val="0099301C"/>
    <w:rsid w:val="00994459"/>
    <w:rsid w:val="0099499D"/>
    <w:rsid w:val="00995E63"/>
    <w:rsid w:val="00997F9A"/>
    <w:rsid w:val="009A1E23"/>
    <w:rsid w:val="009A2F3B"/>
    <w:rsid w:val="009A368B"/>
    <w:rsid w:val="009A36A3"/>
    <w:rsid w:val="009A5DFB"/>
    <w:rsid w:val="009C18CD"/>
    <w:rsid w:val="009C4D26"/>
    <w:rsid w:val="009C6269"/>
    <w:rsid w:val="009C6BED"/>
    <w:rsid w:val="009D1222"/>
    <w:rsid w:val="009D16D5"/>
    <w:rsid w:val="009D63D5"/>
    <w:rsid w:val="009D681F"/>
    <w:rsid w:val="009E1E15"/>
    <w:rsid w:val="009E2942"/>
    <w:rsid w:val="009E4C4F"/>
    <w:rsid w:val="009E6C58"/>
    <w:rsid w:val="009F653E"/>
    <w:rsid w:val="009F6DF9"/>
    <w:rsid w:val="00A04474"/>
    <w:rsid w:val="00A12ACA"/>
    <w:rsid w:val="00A15ADB"/>
    <w:rsid w:val="00A2197F"/>
    <w:rsid w:val="00A22805"/>
    <w:rsid w:val="00A22C35"/>
    <w:rsid w:val="00A22E5A"/>
    <w:rsid w:val="00A2442B"/>
    <w:rsid w:val="00A26A24"/>
    <w:rsid w:val="00A274A9"/>
    <w:rsid w:val="00A31F5C"/>
    <w:rsid w:val="00A35135"/>
    <w:rsid w:val="00A35224"/>
    <w:rsid w:val="00A40956"/>
    <w:rsid w:val="00A46D05"/>
    <w:rsid w:val="00A47AE7"/>
    <w:rsid w:val="00A513CB"/>
    <w:rsid w:val="00A53340"/>
    <w:rsid w:val="00A5472D"/>
    <w:rsid w:val="00A564E2"/>
    <w:rsid w:val="00A572D8"/>
    <w:rsid w:val="00A62143"/>
    <w:rsid w:val="00A65B08"/>
    <w:rsid w:val="00A74431"/>
    <w:rsid w:val="00A77F40"/>
    <w:rsid w:val="00A820A8"/>
    <w:rsid w:val="00A87672"/>
    <w:rsid w:val="00A91C35"/>
    <w:rsid w:val="00A949D4"/>
    <w:rsid w:val="00A94A22"/>
    <w:rsid w:val="00A9620B"/>
    <w:rsid w:val="00A971F1"/>
    <w:rsid w:val="00AA4CB6"/>
    <w:rsid w:val="00AC0969"/>
    <w:rsid w:val="00AC2569"/>
    <w:rsid w:val="00AD288F"/>
    <w:rsid w:val="00AE071A"/>
    <w:rsid w:val="00AE399B"/>
    <w:rsid w:val="00AE544D"/>
    <w:rsid w:val="00AF26C7"/>
    <w:rsid w:val="00B025B8"/>
    <w:rsid w:val="00B13A8E"/>
    <w:rsid w:val="00B16E08"/>
    <w:rsid w:val="00B17FBC"/>
    <w:rsid w:val="00B2030A"/>
    <w:rsid w:val="00B22086"/>
    <w:rsid w:val="00B232C6"/>
    <w:rsid w:val="00B24662"/>
    <w:rsid w:val="00B24AE8"/>
    <w:rsid w:val="00B32F54"/>
    <w:rsid w:val="00B341B0"/>
    <w:rsid w:val="00B402E5"/>
    <w:rsid w:val="00B464C7"/>
    <w:rsid w:val="00B52D79"/>
    <w:rsid w:val="00B60658"/>
    <w:rsid w:val="00B61F12"/>
    <w:rsid w:val="00B644E8"/>
    <w:rsid w:val="00B665D6"/>
    <w:rsid w:val="00B66C54"/>
    <w:rsid w:val="00B67DDA"/>
    <w:rsid w:val="00B77E76"/>
    <w:rsid w:val="00B8038A"/>
    <w:rsid w:val="00B82668"/>
    <w:rsid w:val="00B82790"/>
    <w:rsid w:val="00B832E4"/>
    <w:rsid w:val="00B84FBC"/>
    <w:rsid w:val="00B850AB"/>
    <w:rsid w:val="00B85880"/>
    <w:rsid w:val="00B938B9"/>
    <w:rsid w:val="00BA223D"/>
    <w:rsid w:val="00BA4A4D"/>
    <w:rsid w:val="00BA557C"/>
    <w:rsid w:val="00BB00B6"/>
    <w:rsid w:val="00BB0880"/>
    <w:rsid w:val="00BB79B8"/>
    <w:rsid w:val="00BC3022"/>
    <w:rsid w:val="00BC53A3"/>
    <w:rsid w:val="00BC5A70"/>
    <w:rsid w:val="00BD3DF3"/>
    <w:rsid w:val="00BD495A"/>
    <w:rsid w:val="00BD5219"/>
    <w:rsid w:val="00BD541A"/>
    <w:rsid w:val="00BD7C35"/>
    <w:rsid w:val="00BE1B96"/>
    <w:rsid w:val="00BE47E0"/>
    <w:rsid w:val="00BE56D1"/>
    <w:rsid w:val="00BE71EE"/>
    <w:rsid w:val="00C03C14"/>
    <w:rsid w:val="00C051B2"/>
    <w:rsid w:val="00C119BE"/>
    <w:rsid w:val="00C15924"/>
    <w:rsid w:val="00C2154C"/>
    <w:rsid w:val="00C22B48"/>
    <w:rsid w:val="00C25879"/>
    <w:rsid w:val="00C30287"/>
    <w:rsid w:val="00C32E38"/>
    <w:rsid w:val="00C33740"/>
    <w:rsid w:val="00C36979"/>
    <w:rsid w:val="00C40441"/>
    <w:rsid w:val="00C42A41"/>
    <w:rsid w:val="00C45EA7"/>
    <w:rsid w:val="00C508F0"/>
    <w:rsid w:val="00C51CA0"/>
    <w:rsid w:val="00C630FB"/>
    <w:rsid w:val="00C64051"/>
    <w:rsid w:val="00C646DF"/>
    <w:rsid w:val="00C808E5"/>
    <w:rsid w:val="00C8227B"/>
    <w:rsid w:val="00C85E29"/>
    <w:rsid w:val="00C87D25"/>
    <w:rsid w:val="00C9105A"/>
    <w:rsid w:val="00C92E3B"/>
    <w:rsid w:val="00C9481D"/>
    <w:rsid w:val="00CA087A"/>
    <w:rsid w:val="00CA46DF"/>
    <w:rsid w:val="00CB421D"/>
    <w:rsid w:val="00CB445C"/>
    <w:rsid w:val="00CC47A6"/>
    <w:rsid w:val="00CD3AC4"/>
    <w:rsid w:val="00CD6AAE"/>
    <w:rsid w:val="00CD76F5"/>
    <w:rsid w:val="00CE5D21"/>
    <w:rsid w:val="00CE5F76"/>
    <w:rsid w:val="00CF1453"/>
    <w:rsid w:val="00CF4F21"/>
    <w:rsid w:val="00D10227"/>
    <w:rsid w:val="00D16E5F"/>
    <w:rsid w:val="00D17B88"/>
    <w:rsid w:val="00D22B86"/>
    <w:rsid w:val="00D23F45"/>
    <w:rsid w:val="00D2443E"/>
    <w:rsid w:val="00D24D1F"/>
    <w:rsid w:val="00D26660"/>
    <w:rsid w:val="00D32F8B"/>
    <w:rsid w:val="00D356FD"/>
    <w:rsid w:val="00D410D3"/>
    <w:rsid w:val="00D423DD"/>
    <w:rsid w:val="00D53E7E"/>
    <w:rsid w:val="00D600A9"/>
    <w:rsid w:val="00D60253"/>
    <w:rsid w:val="00D60D80"/>
    <w:rsid w:val="00D61972"/>
    <w:rsid w:val="00D63541"/>
    <w:rsid w:val="00D637CA"/>
    <w:rsid w:val="00D63C31"/>
    <w:rsid w:val="00D67310"/>
    <w:rsid w:val="00D75748"/>
    <w:rsid w:val="00D77F81"/>
    <w:rsid w:val="00D8096A"/>
    <w:rsid w:val="00D90A12"/>
    <w:rsid w:val="00D942C3"/>
    <w:rsid w:val="00D96095"/>
    <w:rsid w:val="00D96287"/>
    <w:rsid w:val="00DA033F"/>
    <w:rsid w:val="00DA4925"/>
    <w:rsid w:val="00DB3415"/>
    <w:rsid w:val="00DB44F1"/>
    <w:rsid w:val="00DB4693"/>
    <w:rsid w:val="00DB71F6"/>
    <w:rsid w:val="00DB7A0C"/>
    <w:rsid w:val="00DC5879"/>
    <w:rsid w:val="00DC7D15"/>
    <w:rsid w:val="00DD0937"/>
    <w:rsid w:val="00DD4813"/>
    <w:rsid w:val="00DD50D9"/>
    <w:rsid w:val="00DD7A89"/>
    <w:rsid w:val="00DE742B"/>
    <w:rsid w:val="00DF02B1"/>
    <w:rsid w:val="00DF5070"/>
    <w:rsid w:val="00E01458"/>
    <w:rsid w:val="00E014F7"/>
    <w:rsid w:val="00E03FE4"/>
    <w:rsid w:val="00E16955"/>
    <w:rsid w:val="00E170A7"/>
    <w:rsid w:val="00E17404"/>
    <w:rsid w:val="00E21474"/>
    <w:rsid w:val="00E27F43"/>
    <w:rsid w:val="00E30E97"/>
    <w:rsid w:val="00E34DE1"/>
    <w:rsid w:val="00E40A99"/>
    <w:rsid w:val="00E45D68"/>
    <w:rsid w:val="00E463E4"/>
    <w:rsid w:val="00E503A0"/>
    <w:rsid w:val="00E70528"/>
    <w:rsid w:val="00E777A6"/>
    <w:rsid w:val="00E8027B"/>
    <w:rsid w:val="00E904F6"/>
    <w:rsid w:val="00E94FAB"/>
    <w:rsid w:val="00E95F32"/>
    <w:rsid w:val="00E9727E"/>
    <w:rsid w:val="00EA237D"/>
    <w:rsid w:val="00EA4113"/>
    <w:rsid w:val="00EB2F3B"/>
    <w:rsid w:val="00EB351B"/>
    <w:rsid w:val="00EC40C1"/>
    <w:rsid w:val="00ED2572"/>
    <w:rsid w:val="00EE0B97"/>
    <w:rsid w:val="00EE5195"/>
    <w:rsid w:val="00EE5A60"/>
    <w:rsid w:val="00EF0950"/>
    <w:rsid w:val="00EF2F0A"/>
    <w:rsid w:val="00F0105E"/>
    <w:rsid w:val="00F0546F"/>
    <w:rsid w:val="00F06ECE"/>
    <w:rsid w:val="00F11398"/>
    <w:rsid w:val="00F11DC2"/>
    <w:rsid w:val="00F17FC3"/>
    <w:rsid w:val="00F213F8"/>
    <w:rsid w:val="00F21758"/>
    <w:rsid w:val="00F34383"/>
    <w:rsid w:val="00F37728"/>
    <w:rsid w:val="00F41906"/>
    <w:rsid w:val="00F41FAE"/>
    <w:rsid w:val="00F43DD3"/>
    <w:rsid w:val="00F454E1"/>
    <w:rsid w:val="00F51FCC"/>
    <w:rsid w:val="00F54000"/>
    <w:rsid w:val="00F5513D"/>
    <w:rsid w:val="00F56440"/>
    <w:rsid w:val="00F61E0B"/>
    <w:rsid w:val="00F6279A"/>
    <w:rsid w:val="00F62B3B"/>
    <w:rsid w:val="00F67E58"/>
    <w:rsid w:val="00F7054A"/>
    <w:rsid w:val="00F72417"/>
    <w:rsid w:val="00F813BF"/>
    <w:rsid w:val="00F83290"/>
    <w:rsid w:val="00F90763"/>
    <w:rsid w:val="00FB254F"/>
    <w:rsid w:val="00FC59B5"/>
    <w:rsid w:val="00FD0201"/>
    <w:rsid w:val="00FD38A0"/>
    <w:rsid w:val="00FD39FE"/>
    <w:rsid w:val="00FD75D2"/>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8F0BB6"/>
    <w:rPr>
      <w:color w:val="954F72" w:themeColor="followedHyperlink"/>
      <w:u w:val="single"/>
    </w:rPr>
  </w:style>
  <w:style w:type="paragraph" w:styleId="NoSpacing">
    <w:name w:val="No Spacing"/>
    <w:uiPriority w:val="1"/>
    <w:qFormat/>
    <w:rsid w:val="00455BFB"/>
    <w:pPr>
      <w:spacing w:after="0" w:line="240" w:lineRule="auto"/>
    </w:pPr>
  </w:style>
  <w:style w:type="paragraph" w:styleId="Header">
    <w:name w:val="header"/>
    <w:basedOn w:val="Normal"/>
    <w:link w:val="HeaderChar"/>
    <w:uiPriority w:val="99"/>
    <w:unhideWhenUsed/>
    <w:rsid w:val="00172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8B8"/>
  </w:style>
  <w:style w:type="paragraph" w:styleId="Footer">
    <w:name w:val="footer"/>
    <w:basedOn w:val="Normal"/>
    <w:link w:val="FooterChar"/>
    <w:uiPriority w:val="99"/>
    <w:unhideWhenUsed/>
    <w:rsid w:val="00172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33373309">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181937956">
      <w:bodyDiv w:val="1"/>
      <w:marLeft w:val="0"/>
      <w:marRight w:val="0"/>
      <w:marTop w:val="0"/>
      <w:marBottom w:val="0"/>
      <w:divBdr>
        <w:top w:val="none" w:sz="0" w:space="0" w:color="auto"/>
        <w:left w:val="none" w:sz="0" w:space="0" w:color="auto"/>
        <w:bottom w:val="none" w:sz="0" w:space="0" w:color="auto"/>
        <w:right w:val="none" w:sz="0" w:space="0" w:color="auto"/>
      </w:divBdr>
    </w:div>
    <w:div w:id="299189331">
      <w:bodyDiv w:val="1"/>
      <w:marLeft w:val="0"/>
      <w:marRight w:val="0"/>
      <w:marTop w:val="0"/>
      <w:marBottom w:val="0"/>
      <w:divBdr>
        <w:top w:val="none" w:sz="0" w:space="0" w:color="auto"/>
        <w:left w:val="none" w:sz="0" w:space="0" w:color="auto"/>
        <w:bottom w:val="none" w:sz="0" w:space="0" w:color="auto"/>
        <w:right w:val="none" w:sz="0" w:space="0" w:color="auto"/>
      </w:divBdr>
      <w:divsChild>
        <w:div w:id="1145776388">
          <w:marLeft w:val="0"/>
          <w:marRight w:val="0"/>
          <w:marTop w:val="0"/>
          <w:marBottom w:val="0"/>
          <w:divBdr>
            <w:top w:val="none" w:sz="0" w:space="0" w:color="auto"/>
            <w:left w:val="none" w:sz="0" w:space="0" w:color="auto"/>
            <w:bottom w:val="none" w:sz="0" w:space="0" w:color="auto"/>
            <w:right w:val="none" w:sz="0" w:space="0" w:color="auto"/>
          </w:divBdr>
        </w:div>
      </w:divsChild>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442191401">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5648767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877475314">
      <w:bodyDiv w:val="1"/>
      <w:marLeft w:val="0"/>
      <w:marRight w:val="0"/>
      <w:marTop w:val="0"/>
      <w:marBottom w:val="0"/>
      <w:divBdr>
        <w:top w:val="none" w:sz="0" w:space="0" w:color="auto"/>
        <w:left w:val="none" w:sz="0" w:space="0" w:color="auto"/>
        <w:bottom w:val="none" w:sz="0" w:space="0" w:color="auto"/>
        <w:right w:val="none" w:sz="0" w:space="0" w:color="auto"/>
      </w:divBdr>
    </w:div>
    <w:div w:id="889807474">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337727901">
      <w:bodyDiv w:val="1"/>
      <w:marLeft w:val="0"/>
      <w:marRight w:val="0"/>
      <w:marTop w:val="0"/>
      <w:marBottom w:val="0"/>
      <w:divBdr>
        <w:top w:val="none" w:sz="0" w:space="0" w:color="auto"/>
        <w:left w:val="none" w:sz="0" w:space="0" w:color="auto"/>
        <w:bottom w:val="none" w:sz="0" w:space="0" w:color="auto"/>
        <w:right w:val="none" w:sz="0" w:space="0" w:color="auto"/>
      </w:divBdr>
    </w:div>
    <w:div w:id="1351227169">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 w:id="167668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nsorflow/tensorboar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9971C-4130-4443-A525-B65E5DCB0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1159</TotalTime>
  <Pages>12</Pages>
  <Words>26838</Words>
  <Characters>152983</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179463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 Brian</cp:lastModifiedBy>
  <cp:revision>31</cp:revision>
  <dcterms:created xsi:type="dcterms:W3CDTF">2022-03-28T00:01:00Z</dcterms:created>
  <dcterms:modified xsi:type="dcterms:W3CDTF">2022-06-27T16:33:00Z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http://www.zotero.org/styles/american-medical-association</vt:lpwstr>
  </property>
</Properties>
</file>