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4F158F" w14:textId="77777777" w:rsidR="00201B5D" w:rsidRDefault="00201B5D" w:rsidP="00201B5D">
      <w:pPr>
        <w:pStyle w:val="Heading1"/>
      </w:pPr>
      <w:r>
        <w:t>Introduction</w:t>
      </w:r>
    </w:p>
    <w:p w14:paraId="60FAFD51" w14:textId="77777777" w:rsidR="00201B5D" w:rsidRPr="00201B5D" w:rsidRDefault="00201B5D" w:rsidP="00201B5D">
      <w:pPr>
        <w:pStyle w:val="Heading2"/>
      </w:pPr>
      <w:r>
        <w:t>Colorectal Cancer in the United States</w:t>
      </w:r>
    </w:p>
    <w:p w14:paraId="17D4FB9F" w14:textId="486B7B2E" w:rsidR="00755C48" w:rsidRDefault="0015567A">
      <w:r>
        <w:t xml:space="preserve">Colorectal cancer (CRC) is </w:t>
      </w:r>
      <w:r w:rsidR="00A40956">
        <w:t>the 3</w:t>
      </w:r>
      <w:r w:rsidR="00A40956" w:rsidRPr="00A40956">
        <w:rPr>
          <w:vertAlign w:val="superscript"/>
        </w:rPr>
        <w:t>rd</w:t>
      </w:r>
      <w:r w:rsidR="00A40956">
        <w:t xml:space="preserve"> most common </w:t>
      </w:r>
      <w:r w:rsidR="00C42A41">
        <w:t>cancer in</w:t>
      </w:r>
      <w:r w:rsidR="00640705">
        <w:t xml:space="preserve"> the U.S</w:t>
      </w:r>
      <w:r w:rsidR="00C42A41">
        <w:t xml:space="preserve"> </w:t>
      </w:r>
      <w:r w:rsidR="00640705">
        <w:t>for both</w:t>
      </w:r>
      <w:r w:rsidR="00A40956">
        <w:t xml:space="preserve"> men and women</w:t>
      </w:r>
      <w:r w:rsidR="00A40956">
        <w:fldChar w:fldCharType="begin" w:fldLock="1"/>
      </w:r>
      <w:r w:rsidR="00D17B88">
        <w:instrText>ADDIN CSL_CITATION {"citationItems":[{"id":"ITEM-1","itemData":{"DOI":"10.3322/caac.21551","ISSN":"0007-9235","PMID":"30620402","abstract":"Each year, the American Cancer Society estimates the numbers of new cancer cases and deaths that will occur in the United States and compiles the most recent data on cancer incidence, mortality, and survival. Incidence data, available through 2015, were collected by the Surveillance, Epidemiology, and End Results Program; the National Program of Cancer Registries; and the North American Association of Central Cancer Registries. Mortality data, available through 2016, were collected by the National Center for Health Statistics. In 2019, 1,762,450 new cancer cases and 606,880 cancer deaths are projected to occur in the United States. Over the past decade of data, the cancer incidence rate (2006-2015) was stable in women and declined by approximately 2% per year in men, whereas the cancer death rate (2007-2016) declined annually by 1.4% and 1.8%, respectively. The overall cancer death rate dropped continuously from 1991 to 2016 by a total of 27%, translating into approximately 2,629,200 fewer cancer deaths than would have been expected if death rates had remained at their peak. Although the racial gap in cancer mortality is slowly narrowing, socioeconomic inequalities are widening, with the most notable gaps for the most preventable cancers. For example, compared with the most affluent counties, mortality rates in the poorest counties were 2-fold higher for cervical cancer and 40% higher for male lung and liver cancers during 2012-2016. Some states are home to both the wealthiest and the poorest counties, suggesting the opportunity for more equitable dissemination of effective cancer prevention, early detection, and treatment strategies. A broader application of existing cancer control knowledge with an emphasis on disadvantaged groups would undoubtedly accelerate progress against cancer.","author":[{"dropping-particle":"","family":"Siegel","given":"Rebecca L.","non-dropping-particle":"","parse-names":false,"suffix":""},{"dropping-particle":"","family":"Miller","given":"Kimberly D.","non-dropping-particle":"","parse-names":false,"suffix":""},{"dropping-particle":"","family":"Jemal","given":"Ahmedin","non-dropping-particle":"","parse-names":false,"suffix":""}],"container-title":"CA: A Cancer Journal for Clinicians","id":"ITEM-1","issue":"1","issued":{"date-parts":[["2019","1","1"]]},"page":"7-34","publisher":"Wiley","title":"Cancer statistics, 2019","type":"article-journal","volume":"69"},"uris":["http://www.mendeley.com/documents/?uuid=0654017f-377a-34b7-9bb4-a6832b71acfd"]}],"mendeley":{"formattedCitation":"&lt;sup&gt;1&lt;/sup&gt;","plainTextFormattedCitation":"1","previouslyFormattedCitation":"&lt;sup&gt;1&lt;/sup&gt;"},"properties":{"noteIndex":0},"schema":"https://github.com/citation-style-language/schema/raw/master/csl-citation.json"}</w:instrText>
      </w:r>
      <w:r w:rsidR="00A40956">
        <w:fldChar w:fldCharType="separate"/>
      </w:r>
      <w:r w:rsidR="00D17B88" w:rsidRPr="00D17B88">
        <w:rPr>
          <w:noProof/>
          <w:vertAlign w:val="superscript"/>
        </w:rPr>
        <w:t>1</w:t>
      </w:r>
      <w:r w:rsidR="00A40956">
        <w:fldChar w:fldCharType="end"/>
      </w:r>
      <w:r w:rsidR="00640705">
        <w:t>, and a leading cause of cancer-related death worldwide</w:t>
      </w:r>
      <w:r>
        <w:t xml:space="preserve">.  </w:t>
      </w:r>
      <w:r w:rsidR="00755C48">
        <w:t xml:space="preserve">While </w:t>
      </w:r>
      <w:commentRangeStart w:id="0"/>
      <w:commentRangeStart w:id="1"/>
      <w:r w:rsidR="00755C48">
        <w:t xml:space="preserve">25% of patients present </w:t>
      </w:r>
      <w:r w:rsidR="00C36979">
        <w:t xml:space="preserve">with </w:t>
      </w:r>
      <w:r w:rsidR="00755C48">
        <w:t>colorectal liver metastasis</w:t>
      </w:r>
      <w:commentRangeEnd w:id="0"/>
      <w:r w:rsidR="00C42A41">
        <w:rPr>
          <w:rStyle w:val="CommentReference"/>
        </w:rPr>
        <w:commentReference w:id="0"/>
      </w:r>
      <w:commentRangeEnd w:id="1"/>
      <w:r w:rsidR="00BE56D1">
        <w:rPr>
          <w:rStyle w:val="CommentReference"/>
        </w:rPr>
        <w:commentReference w:id="1"/>
      </w:r>
      <w:r w:rsidR="00640705">
        <w:t xml:space="preserve"> (CRLM</w:t>
      </w:r>
      <w:r w:rsidR="00755C48">
        <w:t>) at the time of diagnosis</w:t>
      </w:r>
      <w:r>
        <w:t>,</w:t>
      </w:r>
      <w:r w:rsidR="00755C48">
        <w:t xml:space="preserve"> up to 6</w:t>
      </w:r>
      <w:r>
        <w:t xml:space="preserve">0% will develop </w:t>
      </w:r>
      <w:r w:rsidR="00755C48">
        <w:t>CRL</w:t>
      </w:r>
      <w:r w:rsidR="00640705">
        <w:t>M</w:t>
      </w:r>
      <w:r w:rsidR="00755C48">
        <w:t xml:space="preserve"> over the course </w:t>
      </w:r>
      <w:commentRangeStart w:id="2"/>
      <w:commentRangeStart w:id="3"/>
      <w:r w:rsidR="00755C48">
        <w:t>of their disease</w:t>
      </w:r>
      <w:r w:rsidR="00755C48">
        <w:fldChar w:fldCharType="begin" w:fldLock="1"/>
      </w:r>
      <w:r w:rsidR="00D17B88">
        <w:instrText>ADDIN CSL_CITATION {"citationItems":[{"id":"ITEM-1","itemData":{"DOI":"10.3748/wjg.v22.i11.3127","ISSN":"22192840","abstract":"Colorectal cancer metastasizes predictably, with liver predominance in most cases. Because liver involvement has been shown to be a major determinant of survival in this population, liver-directed therapies are increasingly considered even in cases where there is (limited) extrahepatic disease. Unfortunately, these patients carry a known risk of recurrence in the liver regardless of initial therapy choice. Therefore, there is a demand for minimally invasive, non-surgical, personalized cancer treatments to preserve quality of life in the induction, consolidation, and maintenance phases of cancer therapy. This report aims to review evidence - based conceptual, pharmacological, and technological paradigm shifts in parenteral and percutaneous treatment strategies as well as forthcoming evidence regarding next-generation systemic, locoregional, and local treatment approaches for this patient population.","author":[{"dropping-particle":"","family":"Alper Sag","given":"Alan","non-dropping-particle":"","parse-names":false,"suffix":""},{"dropping-particle":"","family":"Selcukbiricik","given":"Fatih","non-dropping-particle":"","parse-names":false,"suffix":""},{"dropping-particle":"","family":"Mandel","given":"Nil Molinas","non-dropping-particle":"","parse-names":false,"suffix":""}],"container-title":"World Journal of Gastroenterology","id":"ITEM-1","issue":"11","issued":{"date-parts":[["2016","3","21"]]},"page":"3127-3149","publisher":"Baishideng Publishing Group Co., Limited","title":"Evidence-based medical oncology and interventional radiology paradigms for liver-dominant colorectal cancer metastases","type":"article","volume":"22"},"uris":["http://www.mendeley.com/documents/?uuid=1bc39a07-7abd-3469-b394-8e1183f89fb6"]}],"mendeley":{"formattedCitation":"&lt;sup&gt;2&lt;/sup&gt;","plainTextFormattedCitation":"2","previouslyFormattedCitation":"&lt;sup&gt;2&lt;/sup&gt;"},"properties":{"noteIndex":0},"schema":"https://github.com/citation-style-language/schema/raw/master/csl-citation.json"}</w:instrText>
      </w:r>
      <w:r w:rsidR="00755C48">
        <w:fldChar w:fldCharType="separate"/>
      </w:r>
      <w:r w:rsidR="00D17B88" w:rsidRPr="00D17B88">
        <w:rPr>
          <w:noProof/>
          <w:vertAlign w:val="superscript"/>
        </w:rPr>
        <w:t>2</w:t>
      </w:r>
      <w:r w:rsidR="00755C48">
        <w:fldChar w:fldCharType="end"/>
      </w:r>
      <w:commentRangeEnd w:id="2"/>
      <w:r w:rsidR="00C42A41">
        <w:rPr>
          <w:rStyle w:val="CommentReference"/>
        </w:rPr>
        <w:commentReference w:id="2"/>
      </w:r>
      <w:commentRangeEnd w:id="3"/>
      <w:r w:rsidR="00BE56D1">
        <w:rPr>
          <w:rStyle w:val="CommentReference"/>
        </w:rPr>
        <w:commentReference w:id="3"/>
      </w:r>
      <w:r>
        <w:t>.</w:t>
      </w:r>
    </w:p>
    <w:p w14:paraId="60C5CB84" w14:textId="58504771" w:rsidR="00201B5D" w:rsidRDefault="00201B5D" w:rsidP="00201B5D">
      <w:pPr>
        <w:pStyle w:val="Heading2"/>
      </w:pPr>
      <w:r>
        <w:t>Detection of Colorectal Liver Metastasis (CRL</w:t>
      </w:r>
      <w:r w:rsidR="00640705">
        <w:t>M</w:t>
      </w:r>
      <w:r>
        <w:t>)</w:t>
      </w:r>
    </w:p>
    <w:p w14:paraId="473C24B7" w14:textId="6BFADBCB" w:rsidR="00C36979" w:rsidRDefault="00755C48" w:rsidP="0055214A">
      <w:r>
        <w:t>While s</w:t>
      </w:r>
      <w:r w:rsidR="0015567A">
        <w:t>everal treatment options</w:t>
      </w:r>
      <w:r w:rsidR="00C30287">
        <w:t xml:space="preserve"> are available</w:t>
      </w:r>
      <w:r w:rsidR="0015567A">
        <w:t xml:space="preserve"> for </w:t>
      </w:r>
      <w:r>
        <w:t>CRL</w:t>
      </w:r>
      <w:r w:rsidR="00640705">
        <w:t>M</w:t>
      </w:r>
      <w:r w:rsidR="0015567A">
        <w:t xml:space="preserve">, they all first </w:t>
      </w:r>
      <w:r w:rsidR="00C30287">
        <w:t xml:space="preserve">rely </w:t>
      </w:r>
      <w:r w:rsidR="0015567A">
        <w:t xml:space="preserve">on proper identification of the </w:t>
      </w:r>
      <w:r w:rsidR="00C30287">
        <w:t>disease</w:t>
      </w:r>
      <w:r>
        <w:t xml:space="preserve">. </w:t>
      </w:r>
      <w:r w:rsidR="00C36979">
        <w:t>T</w:t>
      </w:r>
      <w:r w:rsidR="0015567A">
        <w:t xml:space="preserve">he </w:t>
      </w:r>
      <w:r w:rsidR="000B4BF1">
        <w:t>acquisition of a contrast-enhanced CT (CECT) scan</w:t>
      </w:r>
      <w:r w:rsidR="000B4BF1" w:rsidDel="000B4BF1">
        <w:t xml:space="preserve"> </w:t>
      </w:r>
      <w:r w:rsidR="000B4BF1">
        <w:t xml:space="preserve">is the </w:t>
      </w:r>
      <w:r w:rsidR="0015567A">
        <w:t>standard</w:t>
      </w:r>
      <w:r w:rsidR="000B4BF1">
        <w:t xml:space="preserve"> of care</w:t>
      </w:r>
      <w:r w:rsidR="0015567A">
        <w:t xml:space="preserve"> </w:t>
      </w:r>
      <w:r w:rsidR="00C36979">
        <w:t>f</w:t>
      </w:r>
      <w:r w:rsidR="000B4BF1">
        <w:t>or</w:t>
      </w:r>
      <w:r w:rsidR="00C36979">
        <w:t xml:space="preserve"> identifying CRL</w:t>
      </w:r>
      <w:r w:rsidR="00640705">
        <w:t>M</w:t>
      </w:r>
      <w:r w:rsidR="0015567A">
        <w:t>.</w:t>
      </w:r>
      <w:r>
        <w:t xml:space="preserve"> CRL</w:t>
      </w:r>
      <w:r w:rsidR="00640705">
        <w:t>M</w:t>
      </w:r>
      <w:r>
        <w:t xml:space="preserve"> often appear as hypo-</w:t>
      </w:r>
      <w:r w:rsidR="0051477F">
        <w:t>enhancing lesions o</w:t>
      </w:r>
      <w:r>
        <w:t xml:space="preserve">n </w:t>
      </w:r>
      <w:r w:rsidR="0051477F">
        <w:t>routine</w:t>
      </w:r>
      <w:r>
        <w:t xml:space="preserve"> portal-venous p</w:t>
      </w:r>
      <w:r w:rsidR="00C051B2">
        <w:t>hase image</w:t>
      </w:r>
      <w:r w:rsidR="0051477F">
        <w:t>s</w:t>
      </w:r>
      <w:r w:rsidR="00C36979">
        <w:t>.</w:t>
      </w:r>
    </w:p>
    <w:p w14:paraId="269F8E4C" w14:textId="0DAF049B" w:rsidR="00C051B2" w:rsidRDefault="00D77F81">
      <w:r>
        <w:t>D</w:t>
      </w:r>
      <w:r w:rsidR="00C051B2">
        <w:t>etecting CRL</w:t>
      </w:r>
      <w:r w:rsidR="00640705">
        <w:t>M</w:t>
      </w:r>
      <w:r w:rsidR="00C051B2">
        <w:t xml:space="preserve"> </w:t>
      </w:r>
      <w:r>
        <w:t xml:space="preserve">can be challenging due </w:t>
      </w:r>
      <w:r w:rsidR="0051477F">
        <w:t>ill-defined margins, particularly for sub-centimeter lesions</w:t>
      </w:r>
      <w:r w:rsidR="00C051B2">
        <w:t>.</w:t>
      </w:r>
      <w:r w:rsidR="00D26660">
        <w:t xml:space="preserve"> I</w:t>
      </w:r>
      <w:r w:rsidR="0067059F">
        <w:t>nterventions such as radiation therapy, radiofrequency ablation, and microwave ablation require accurate segmentations of the disease site</w:t>
      </w:r>
      <w:r w:rsidR="0016443B">
        <w:t xml:space="preserve"> for dose evaluation or image guidance</w:t>
      </w:r>
      <w:r w:rsidR="0067059F">
        <w:t xml:space="preserve">. </w:t>
      </w:r>
      <w:commentRangeStart w:id="4"/>
      <w:commentRangeStart w:id="5"/>
      <w:r w:rsidR="0067059F">
        <w:t>To date, automated liver disease segmentation tasks have largely focused</w:t>
      </w:r>
      <w:r w:rsidR="00BE56D1">
        <w:t xml:space="preserve"> either</w:t>
      </w:r>
      <w:r w:rsidR="0067059F">
        <w:t xml:space="preserve"> on primary liver disease</w:t>
      </w:r>
      <w:r w:rsidR="007F0C25">
        <w:fldChar w:fldCharType="begin" w:fldLock="1"/>
      </w:r>
      <w:r w:rsidR="00D17B88">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mendeley":{"formattedCitation":"&lt;sup&gt;3&lt;/sup&gt;","plainTextFormattedCitation":"3","previouslyFormattedCitation":"&lt;sup&gt;3&lt;/sup&gt;"},"properties":{"noteIndex":0},"schema":"https://github.com/citation-style-language/schema/raw/master/csl-citation.json"}</w:instrText>
      </w:r>
      <w:r w:rsidR="007F0C25">
        <w:fldChar w:fldCharType="separate"/>
      </w:r>
      <w:r w:rsidR="00D17B88" w:rsidRPr="00D17B88">
        <w:rPr>
          <w:noProof/>
          <w:vertAlign w:val="superscript"/>
        </w:rPr>
        <w:t>3</w:t>
      </w:r>
      <w:r w:rsidR="007F0C25">
        <w:fldChar w:fldCharType="end"/>
      </w:r>
      <w:r w:rsidR="00BE56D1">
        <w:t xml:space="preserve">, </w:t>
      </w:r>
      <w:r w:rsidR="007F0C25">
        <w:t>or not included qualitative evaluation of generated contours</w:t>
      </w:r>
      <w:r w:rsidR="007F0C25">
        <w:fldChar w:fldCharType="begin" w:fldLock="1"/>
      </w:r>
      <w:r w:rsidR="00D17B88">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4&lt;/sup&gt;","plainTextFormattedCitation":"4","previouslyFormattedCitation":"&lt;sup&gt;4&lt;/sup&gt;"},"properties":{"noteIndex":0},"schema":"https://github.com/citation-style-language/schema/raw/master/csl-citation.json"}</w:instrText>
      </w:r>
      <w:r w:rsidR="007F0C25">
        <w:fldChar w:fldCharType="separate"/>
      </w:r>
      <w:r w:rsidR="00D17B88" w:rsidRPr="00D17B88">
        <w:rPr>
          <w:noProof/>
          <w:vertAlign w:val="superscript"/>
        </w:rPr>
        <w:t>4</w:t>
      </w:r>
      <w:r w:rsidR="007F0C25">
        <w:fldChar w:fldCharType="end"/>
      </w:r>
      <w:commentRangeEnd w:id="4"/>
      <w:r w:rsidR="00C40441">
        <w:rPr>
          <w:rStyle w:val="CommentReference"/>
        </w:rPr>
        <w:commentReference w:id="4"/>
      </w:r>
      <w:commentRangeEnd w:id="5"/>
      <w:r w:rsidR="00BE56D1">
        <w:rPr>
          <w:rStyle w:val="CommentReference"/>
        </w:rPr>
        <w:commentReference w:id="5"/>
      </w:r>
      <w:r w:rsidR="007F0C25">
        <w:t>.</w:t>
      </w:r>
      <w:r w:rsidR="0016443B">
        <w:t xml:space="preserve"> </w:t>
      </w:r>
      <w:r w:rsidR="007F0C25">
        <w:t>New</w:t>
      </w:r>
      <w:r w:rsidR="0067059F">
        <w:t xml:space="preserve"> </w:t>
      </w:r>
      <w:r w:rsidR="00631415">
        <w:t xml:space="preserve">institution and </w:t>
      </w:r>
      <w:r>
        <w:t xml:space="preserve">society-sponsored </w:t>
      </w:r>
      <w:r w:rsidR="0067059F">
        <w:t>competitions</w:t>
      </w:r>
      <w:r>
        <w:t>,</w:t>
      </w:r>
      <w:r w:rsidR="0067059F">
        <w:t xml:space="preserve"> such as the Liver Tumor segmentation (</w:t>
      </w:r>
      <w:proofErr w:type="spellStart"/>
      <w:r w:rsidR="0067059F">
        <w:t>LiTs</w:t>
      </w:r>
      <w:proofErr w:type="spellEnd"/>
      <w:r w:rsidR="0067059F">
        <w:t>) challenge</w:t>
      </w:r>
      <w:r w:rsidR="00BE56D1">
        <w:fldChar w:fldCharType="begin" w:fldLock="1"/>
      </w:r>
      <w:r w:rsidR="0063792B">
        <w:instrText>ADDIN CSL_CITATION {"citationItems":[{"id":"ITEM-1","itemData":{"abstract":"In this work, we report the setup and results of the Liver Tumor Segmentation Benchmark (LiTS) organized in conjunction with the IEEE International Symposium on Biomedical Imaging (ISBI) 2017 and International Conference On Medical Image Computing &amp; Computer Assisted Intervention (MICCAI) 2017. Twenty-four valid state-of-the-art liver and liver tumor segmentation algorithms were applied to a set of 131 computed tomography (CT) volumes with different types of tumor contrast levels (hyper-/hypo-intense), abnormalities in tissues (metastasectomie) size and varying amount of lesions. The submitted algorithms have been tested on 70 undisclosed volumes. The dataset is created in collaboration with seven hospitals and research institutions and manually blind reviewed by independent three radiologists. We found that not a single algorithm performed best for liver and tumors. The best liver segmentation algorithm achieved a Dice score of 0.96(MICCAI) whereas for tumor segmentation the best algorithm evaluated at 0.67(ISBI) and 0.70(MICCAI). The LiTS image data and manual annotations continue to be publicly available through an online evaluation system as an ongoing benchmarking resource.","author":[{"dropping-particle":"","family":"Bilic","given":"Patrick","non-dropping-particle":"","parse-names":false,"suffix":""},{"dropping-particle":"","family":"Christ","given":"Patrick Ferdinand","non-dropping-particle":"","parse-names":false,"suffix":""},{"dropping-particle":"","family":"Vorontsov","given":"Eugene","non-dropping-particle":"","parse-names":false,"suffix":""},{"dropping-particle":"","family":"Chlebus","given":"Grzegorz","non-dropping-particle":"","parse-names":false,"suffix":""},{"dropping-particle":"","family":"Chen","given":"Hao","non-dropping-particle":"","parse-names":false,"suffix":""},{"dropping-particle":"","family":"Dou","given":"Qi","non-dropping-particle":"","parse-names":false,"suffix":""},{"dropping-particle":"","family":"Fu","given":"Chi-Wing","non-dropping-particle":"","parse-names":false,"suffix":""},{"dropping-particle":"","family":"Han","given":"Xiao","non-dropping-particle":"","parse-names":false,"suffix":""},{"dropping-particle":"","family":"Heng","given":"Pheng-Ann","non-dropping-particle":"","parse-names":false,"suffix":""},{"dropping-particle":"","family":"Hesser","given":"Jrgen","non-dropping-particle":"","parse-names":false,"suffix":""},{"dropping-particle":"","family":"Kadoury","given":"Samuel","non-dropping-particle":"","parse-names":false,"suffix":""},{"dropping-particle":"","family":"Kopczyski","given":"Tomasz","non-dropping-particle":"","parse-names":false,"suffix":""},{"dropping-particle":"","family":"Le","given":"Miao","non-dropping-particle":"","parse-names":false,"suffix":""},{"dropping-particle":"","family":"Li","given":"Chunming","non-dropping-particle":"","parse-names":false,"suffix":""},{"dropping-particle":"","family":"Li","given":"Xiaomeng","non-dropping-particle":"","parse-names":false,"suffix":""},{"dropping-particle":"","family":"Lipková","given":"Jana","non-dropping-particle":"","parse-names":false,"suffix":""},{"dropping-particle":"","family":"Lowengrub","given":"John","non-dropping-particle":"","parse-names":false,"suffix":""},{"dropping-particle":"","family":"Meine","given":"Hans","non-dropping-particle":"","parse-names":false,"suffix":""},{"dropping-particle":"","family":"Moltz","given":"Jan Hendrik","non-dropping-particle":"","parse-names":false,"suffix":""},{"dropping-particle":"","family":"Pal","given":"Chris","non-dropping-particle":"","parse-names":false,"suffix":""},{"dropping-particle":"","family":"Piraud","given":"Marie","non-dropping-particle":"","parse-names":false,"suffix":""},{"dropping-particle":"","family":"Qi","given":"Xiaojuan","non-dropping-particle":"","parse-names":false,"suffix":""},{"dropping-particle":"","family":"Qi","given":"Jin","non-dropping-particle":"","parse-names":false,"suffix":""},{"dropping-particle":"","family":"Rempfler","given":"Markus","non-dropping-particle":"","parse-names":false,"suffix":""},{"dropping-particle":"","family":"Roth","given":"Karsten","non-dropping-particle":"","parse-names":false,"suffix":""},{"dropping-particle":"","family":"Schenk","given":"Andrea","non-dropping-particle":"","parse-names":false,"suffix":""},{"dropping-particle":"","family":"Sekuboyina","given":"Anjany","non-dropping-particle":"","parse-names":false,"suffix":""},{"dropping-particle":"","family":"Zhou","given":"Ping","non-dropping-particle":"","parse-names":false,"suffix":""},{"dropping-particle":"","family":"Hülsemeyer","given":"Christian","non-dropping-particle":"","parse-names":false,"suffix":""},{"dropping-particle":"","family":"Beetz","given":"Marcel","non-dropping-particle":"","parse-names":false,"suffix":""},{"dropping-particle":"","family":"Ettlinger","given":"Florian","non-dropping-particle":"","parse-names":false,"suffix":""},{"dropping-particle":"","family":"Gruen","given":"Felix","non-dropping-particle":"","parse-names":false,"suffix":""},{"dropping-particle":"","family":"Kaissis","given":"Georgios","non-dropping-particle":"","parse-names":false,"suffix":""},{"dropping-particle":"","family":"Lohfer","given":"Fabian","non-dropping-particle":"","parse-names":false,"suffix":""},{"dropping-particle":"","family":"Braren","given":"Rickmer","non-dropping-particle":"","parse-names":false,"suffix":""},{"dropping-particle":"","family":"Holch","given":"Julian","non-dropping-particle":"","parse-names":false,"suffix":""},{"dropping-particle":"","family":"Hofmann","given":"Felix","non-dropping-particle":"","parse-names":false,"suffix":""},{"dropping-particle":"","family":"Sommer","given":"Wieland","non-dropping-particle":"","parse-names":false,"suffix":""},{"dropping-particle":"","family":"Heinemann","given":"Volker","non-dropping-particle":"","parse-names":false,"suffix":""},{"dropping-particle":"","family":"Jacobs","given":"Colin","non-dropping-particle":"","parse-names":false,"suffix":""},{"dropping-particle":"","family":"Efrain","given":"Gabriel","non-dropping-particle":"","parse-names":false,"suffix":""},{"dropping-particle":"","family":"Mamani","given":"Humpire","non-dropping-particle":"","parse-names":false,"suffix":""},{"dropping-particle":"","family":"Ginneken","given":"Bram","non-dropping-particle":"Van","parse-names":false,"suffix":""},{"dropping-particle":"","family":"Chartrand","given":"Gabriel","non-dropping-particle":"","parse-names":false,"suffix":""},{"dropping-particle":"","family":"Tang","given":"An","non-dropping-particle":"","parse-names":false,"suffix":""},{"dropping-particle":"","family":"Drozdzal","given":"Michal","non-dropping-particle":"","parse-names":false,"suffix":""},{"dropping-particle":"","family":"Ben-Cohen","given":"Avi","non-dropping-particle":"","parse-names":false,"suffix":""},{"dropping-particle":"","family":"Klang","given":"Eyal","non-dropping-particle":"","parse-names":false,"suffix":""},{"dropping-particle":"","family":"Amitai","given":"Marianne M","non-dropping-particle":"","parse-names":false,"suffix":""},{"dropping-particle":"","family":"Konen","given":"Eli","non-dropping-particle":"","parse-names":false,"suffix":""},{"dropping-particle":"","family":"Greenspan","given":"Hayit","non-dropping-particle":"","parse-names":false,"suffix":""},{"dropping-particle":"","family":"Moreau","given":"Johan","non-dropping-particle":"","parse-names":false,"suffix":""},{"dropping-particle":"","family":"Hostettler","given":"Alexandre","non-dropping-particle":"","parse-names":false,"suffix":""},{"dropping-particle":"","family":"Soler","given":"Luc","non-dropping-particle":"","parse-names":false,"suffix":""},{"dropping-particle":"","family":"Vivanti","given":"Refael","non-dropping-particle":"","parse-names":false,"suffix":""},{"dropping-particle":"","family":"Szeskin","given":"Adi","non-dropping-particle":"","parse-names":false,"suffix":""},{"dropping-particle":"","family":"Lev-Cohain","given":"Naama","non-dropping-particle":"","parse-names":false,"suffix":""},{"dropping-particle":"","family":"Sosna","given":"Jacob","non-dropping-particle":"","parse-names":false,"suffix":""},{"dropping-particle":"","family":"Joskowicz","given":"Leo","non-dropping-particle":"","parse-names":false,"suffix":""},{"dropping-particle":"","family":"Kumar","given":"Ashnil","non-dropping-particle":"","parse-names":false,"suffix":""},{"dropping-particle":"","family":"Kore","given":"Avinash","non-dropping-particle":"","parse-names":false,"suffix":""},{"dropping-particle":"","family":"Wang","given":"Chunliang","non-dropping-particle":"","parse-names":false,"suffix":""},{"dropping-particle":"","family":"Feng","given":"Dagan","non-dropping-particle":"","parse-names":false,"suffix":""},{"dropping-particle":"","family":"Li Aa","given":"Fan","non-dropping-particle":"","parse-names":false,"suffix":""},{"dropping-particle":"","family":"Krishnamurthi","given":"Ganapathy","non-dropping-particle":"","parse-names":false,"suffix":""},{"dropping-particle":"","family":"Wu Aa","given":"Jianrong","non-dropping-particle":"","parse-names":false,"suffix":""},{"dropping-particle":"","family":"Kim","given":"Jinman","non-dropping-particle":"","parse-names":false,"suffix":""},{"dropping-particle":"","family":"Zhou","given":"Jinyi","non-dropping-particle":"","parse-names":false,"suffix":""},{"dropping-particle":"","family":"Ma","given":"Jun","non-dropping-particle":"","parse-names":false,"suffix":""},{"dropping-particle":"","family":"Li","given":"Junbo","non-dropping-particle":"","parse-names":false,"suffix":""},{"dropping-particle":"","family":"Maninis","given":"Kevis-Kokitsi","non-dropping-particle":"","parse-names":false,"suffix":""},{"dropping-particle":"","family":"Chaitanya Kaluva","given":"Krishna","non-dropping-particle":"","parse-names":false,"suffix":""},{"dropping-particle":"","family":"Bi","given":"Lei","non-dropping-particle":"","parse-names":false,"suffix":""},{"dropping-particle":"","family":"Khened","given":"Mahendra","non-dropping-particle":"","parse-names":false,"suffix":""},{"dropping-particle":"","family":"Beliver","given":"Miriam","non-dropping-particle":"","parse-names":false,"suffix":""},{"dropping-particle":"","family":"Lin Aa","given":"Qizhong","non-dropping-particle":"","parse-names":false,"suffix":""},{"dropping-particle":"","family":"Yang","given":"Xiaoping","non-dropping-particle":"","parse-names":false,"suffix":""},{"dropping-particle":"","family":"Yuan","given":"Yading","non-dropping-particle":"","parse-names":false,"suffix":""},{"dropping-particle":"","family":"Chen Aa","given":"Yinan","non-dropping-particle":"","parse-names":false,"suffix":""},{"dropping-particle":"","family":"Li","given":"Yuanqiang","non-dropping-particle":"","parse-names":false,"suffix":""},{"dropping-particle":"","family":"Qiu","given":"Yudong","non-dropping-particle":"","parse-names":false,"suffix":""},{"dropping-particle":"","family":"Wu","given":"Yuli","non-dropping-particle":"","parse-names":false,"suffix":""},{"dropping-particle":"","family":"Menze","given":"Bjoern","non-dropping-particle":"","parse-names":false,"suffix":""}],"id":"ITEM-1","issued":{"date-parts":[["2019"]]},"title":"The Liver Tumor Segmentation Benchmark (LiTS)","type":"report"},"uris":["http://www.mendeley.com/documents/?uuid=e9bf4007-81dd-37e4-b030-0ffee70c6176"]}],"mendeley":{"formattedCitation":"&lt;sup&gt;5&lt;/sup&gt;","plainTextFormattedCitation":"5","previouslyFormattedCitation":"&lt;sup&gt;5&lt;/sup&gt;"},"properties":{"noteIndex":0},"schema":"https://github.com/citation-style-language/schema/raw/master/csl-citation.json"}</w:instrText>
      </w:r>
      <w:r w:rsidR="00BE56D1">
        <w:fldChar w:fldCharType="separate"/>
      </w:r>
      <w:r w:rsidR="00BE56D1" w:rsidRPr="00BE56D1">
        <w:rPr>
          <w:noProof/>
          <w:vertAlign w:val="superscript"/>
        </w:rPr>
        <w:t>5</w:t>
      </w:r>
      <w:r w:rsidR="00BE56D1">
        <w:fldChar w:fldCharType="end"/>
      </w:r>
      <w:r w:rsidR="00BE56D1">
        <w:t xml:space="preserve"> </w:t>
      </w:r>
      <w:r w:rsidR="0067059F">
        <w:t>have contained data of both primary and secondary liver cancers</w:t>
      </w:r>
      <w:r w:rsidR="007F0C25">
        <w:t xml:space="preserve">, enabling </w:t>
      </w:r>
      <w:r w:rsidR="00C40441">
        <w:t xml:space="preserve">investigation, development and comparison of automatic segmentation algorithms </w:t>
      </w:r>
      <w:r w:rsidR="007F0C25">
        <w:t>on public data.</w:t>
      </w:r>
    </w:p>
    <w:p w14:paraId="5222B0E8" w14:textId="77777777" w:rsidR="00201B5D" w:rsidRDefault="00201B5D" w:rsidP="00201B5D">
      <w:pPr>
        <w:pStyle w:val="Heading2"/>
      </w:pPr>
      <w:commentRangeStart w:id="6"/>
      <w:commentRangeStart w:id="7"/>
      <w:r>
        <w:t>Ablation Therapies</w:t>
      </w:r>
      <w:commentRangeEnd w:id="6"/>
      <w:r w:rsidR="004672F9">
        <w:rPr>
          <w:rStyle w:val="CommentReference"/>
          <w:rFonts w:asciiTheme="minorHAnsi" w:eastAsiaTheme="minorHAnsi" w:hAnsiTheme="minorHAnsi" w:cstheme="minorBidi"/>
          <w:color w:val="auto"/>
        </w:rPr>
        <w:commentReference w:id="6"/>
      </w:r>
      <w:commentRangeEnd w:id="7"/>
      <w:r w:rsidR="00BE56D1">
        <w:rPr>
          <w:rStyle w:val="CommentReference"/>
          <w:rFonts w:asciiTheme="minorHAnsi" w:eastAsiaTheme="minorHAnsi" w:hAnsiTheme="minorHAnsi" w:cstheme="minorBidi"/>
          <w:color w:val="auto"/>
        </w:rPr>
        <w:commentReference w:id="7"/>
      </w:r>
    </w:p>
    <w:p w14:paraId="78911713" w14:textId="223EBA42" w:rsidR="006125AF" w:rsidRDefault="00D77F81" w:rsidP="005B08DE">
      <w:r w:rsidRPr="004672F9">
        <w:t>F</w:t>
      </w:r>
      <w:r w:rsidR="0067059F" w:rsidRPr="004672F9">
        <w:t>or ablat</w:t>
      </w:r>
      <w:r w:rsidR="0051477F">
        <w:t>ion interventions, segmentation</w:t>
      </w:r>
      <w:r w:rsidR="0067059F" w:rsidRPr="004672F9">
        <w:t xml:space="preserve"> of the </w:t>
      </w:r>
      <w:commentRangeStart w:id="8"/>
      <w:r w:rsidR="0067059F" w:rsidRPr="004672F9">
        <w:t xml:space="preserve">disease </w:t>
      </w:r>
      <w:commentRangeEnd w:id="8"/>
      <w:r w:rsidR="00C40441" w:rsidRPr="004672F9">
        <w:rPr>
          <w:rStyle w:val="CommentReference"/>
        </w:rPr>
        <w:commentReference w:id="8"/>
      </w:r>
      <w:r w:rsidR="0051477F">
        <w:t>o</w:t>
      </w:r>
      <w:r w:rsidR="0067059F" w:rsidRPr="004672F9">
        <w:t xml:space="preserve">n pre-treatment imaging, and </w:t>
      </w:r>
      <w:r w:rsidR="0051477F">
        <w:t>localization of the ablation cavity o</w:t>
      </w:r>
      <w:r w:rsidR="0067059F" w:rsidRPr="004672F9">
        <w:t xml:space="preserve">n post-treatment imaging, are important for </w:t>
      </w:r>
      <w:r w:rsidRPr="008F0BB6">
        <w:t>planning the treatment and assessing the outcome, such as evaluating the minimum delivered ablation margin</w:t>
      </w:r>
      <w:r w:rsidR="0067059F" w:rsidRPr="008F0BB6">
        <w:t>.</w:t>
      </w:r>
      <w:r w:rsidR="0067059F">
        <w:t xml:space="preserve"> </w:t>
      </w:r>
    </w:p>
    <w:p w14:paraId="7648C991" w14:textId="6F9AE5DB" w:rsidR="001D3814" w:rsidRDefault="0067059F" w:rsidP="005B08DE">
      <w:r>
        <w:t xml:space="preserve">Both radiofrequency and microwave ablation interventions </w:t>
      </w:r>
      <w:r w:rsidR="00D77F81">
        <w:t>aim for</w:t>
      </w:r>
      <w:r>
        <w:t xml:space="preserve"> a minimum margin </w:t>
      </w:r>
      <w:r w:rsidR="0051477F">
        <w:t xml:space="preserve">to </w:t>
      </w:r>
      <w:r>
        <w:t xml:space="preserve">be delivered around the gross disease to ensure that all microscopic disease is treated. </w:t>
      </w:r>
      <w:r w:rsidR="00896F0B">
        <w:t xml:space="preserve">The ablation cavity appears </w:t>
      </w:r>
      <w:proofErr w:type="gramStart"/>
      <w:r w:rsidR="0051477F">
        <w:t>hypo-enhancing</w:t>
      </w:r>
      <w:proofErr w:type="gramEnd"/>
      <w:r w:rsidR="00896F0B">
        <w:t xml:space="preserve"> </w:t>
      </w:r>
      <w:r w:rsidR="00937CD0">
        <w:t>on CECT images</w:t>
      </w:r>
      <w:r w:rsidR="00896F0B">
        <w:t>, similar to the CRL</w:t>
      </w:r>
      <w:r w:rsidR="00640705">
        <w:t>M</w:t>
      </w:r>
      <w:r w:rsidR="00896F0B">
        <w:t xml:space="preserve">. </w:t>
      </w:r>
      <w:r w:rsidR="0051477F">
        <w:t xml:space="preserve">However, the margin is </w:t>
      </w:r>
      <w:proofErr w:type="gramStart"/>
      <w:r w:rsidR="0051477F">
        <w:t>well-circumscribed</w:t>
      </w:r>
      <w:proofErr w:type="gramEnd"/>
      <w:r w:rsidR="0051477F">
        <w:t xml:space="preserve">, in contrast to the untreated metastasis. </w:t>
      </w:r>
      <w:r>
        <w:t>While</w:t>
      </w:r>
      <w:r w:rsidR="003C4651">
        <w:t xml:space="preserve"> </w:t>
      </w:r>
      <w:r w:rsidR="006C5FB4">
        <w:t xml:space="preserve">a </w:t>
      </w:r>
      <w:r w:rsidR="001D3DE6">
        <w:t>clinical trial</w:t>
      </w:r>
      <w:r w:rsidR="006C5FB4">
        <w:t xml:space="preserve"> is</w:t>
      </w:r>
      <w:r w:rsidR="001D3DE6">
        <w:t xml:space="preserve"> underway</w:t>
      </w:r>
      <w:r w:rsidR="003C4651">
        <w:t xml:space="preserve"> </w:t>
      </w:r>
      <w:r>
        <w:t xml:space="preserve">to map the disease from the pre-treatment to the post-treatment imaging </w:t>
      </w:r>
      <w:r w:rsidR="00376947">
        <w:t xml:space="preserve">and </w:t>
      </w:r>
      <w:r>
        <w:t>assess treatment efficacy th</w:t>
      </w:r>
      <w:r w:rsidR="005B08DE">
        <w:t>e</w:t>
      </w:r>
      <w:r w:rsidR="001D3DE6">
        <w:t>y</w:t>
      </w:r>
      <w:r>
        <w:t xml:space="preserve"> still require manual segmentations of both disease and ablation zone</w:t>
      </w:r>
      <w:r w:rsidR="00AA4CB6">
        <w:fldChar w:fldCharType="begin" w:fldLock="1"/>
      </w:r>
      <w:r w:rsidR="0063792B">
        <w:instrText>ADDIN CSL_CITATION {"citationItems":[{"id":"ITEM-1","itemData":{"URL":"https://clinicaltrials.gov/ct2/show/NCT04083378","accessed":{"date-parts":[["2020","8","28"]]},"id":"ITEM-1","issued":{"date-parts":[["0"]]},"title":"Software-Aided Imaging (Morfeus) for Confirming Tumor Coverage With Ablation in Patients With Liver Tumors, the COVER-ALL Study - Full Text View - ClinicalTrials.gov","type":"webpage"},"uris":["http://www.mendeley.com/documents/?uuid=13b2d7da-bf74-358d-bb78-74493ff72ec5"]}],"mendeley":{"formattedCitation":"&lt;sup&gt;6&lt;/sup&gt;","plainTextFormattedCitation":"6","previouslyFormattedCitation":"&lt;sup&gt;6&lt;/sup&gt;"},"properties":{"noteIndex":0},"schema":"https://github.com/citation-style-language/schema/raw/master/csl-citation.json"}</w:instrText>
      </w:r>
      <w:r w:rsidR="00AA4CB6">
        <w:fldChar w:fldCharType="separate"/>
      </w:r>
      <w:r w:rsidR="00BE56D1" w:rsidRPr="00BE56D1">
        <w:rPr>
          <w:noProof/>
          <w:vertAlign w:val="superscript"/>
        </w:rPr>
        <w:t>6</w:t>
      </w:r>
      <w:r w:rsidR="00AA4CB6">
        <w:fldChar w:fldCharType="end"/>
      </w:r>
      <w:r>
        <w:t>.</w:t>
      </w:r>
    </w:p>
    <w:p w14:paraId="32125F8E" w14:textId="1735AEA8" w:rsidR="0067059F" w:rsidRDefault="0067059F">
      <w:r w:rsidRPr="0055214A">
        <w:rPr>
          <w:u w:val="single"/>
        </w:rPr>
        <w:t xml:space="preserve">We hypothesize </w:t>
      </w:r>
      <w:r w:rsidR="00201B5D" w:rsidRPr="0055214A">
        <w:rPr>
          <w:u w:val="single"/>
        </w:rPr>
        <w:t xml:space="preserve">that fully convolutional neural networks, trained </w:t>
      </w:r>
      <w:r w:rsidR="00D77F81" w:rsidRPr="0055214A">
        <w:rPr>
          <w:u w:val="single"/>
        </w:rPr>
        <w:t>using novel methods</w:t>
      </w:r>
      <w:r w:rsidR="00201B5D" w:rsidRPr="0055214A">
        <w:rPr>
          <w:u w:val="single"/>
        </w:rPr>
        <w:t xml:space="preserve"> to account for the challenges of disease size, can provide rapid and accurate </w:t>
      </w:r>
      <w:r w:rsidR="006C5FB4">
        <w:rPr>
          <w:u w:val="single"/>
        </w:rPr>
        <w:t xml:space="preserve">identification and </w:t>
      </w:r>
      <w:r w:rsidR="00201B5D" w:rsidRPr="0055214A">
        <w:rPr>
          <w:u w:val="single"/>
        </w:rPr>
        <w:t>segmentation of both CRL</w:t>
      </w:r>
      <w:r w:rsidR="00640705">
        <w:rPr>
          <w:u w:val="single"/>
        </w:rPr>
        <w:t>M</w:t>
      </w:r>
      <w:r w:rsidR="00201B5D" w:rsidRPr="0055214A">
        <w:rPr>
          <w:u w:val="single"/>
        </w:rPr>
        <w:t xml:space="preserve"> and ablation cavities</w:t>
      </w:r>
      <w:r w:rsidR="00201B5D">
        <w:t xml:space="preserve">. </w:t>
      </w:r>
      <w:r w:rsidR="00D26660">
        <w:t>This</w:t>
      </w:r>
      <w:r w:rsidR="00201B5D">
        <w:t xml:space="preserve"> would </w:t>
      </w:r>
      <w:r w:rsidR="00896F0B">
        <w:t xml:space="preserve">help facilitate automated </w:t>
      </w:r>
      <w:r w:rsidR="006C5FB4">
        <w:t>detection of CRL</w:t>
      </w:r>
      <w:r w:rsidR="00640705">
        <w:t>M</w:t>
      </w:r>
      <w:r w:rsidR="006C5FB4">
        <w:t xml:space="preserve">, </w:t>
      </w:r>
      <w:r w:rsidR="00896F0B">
        <w:t>treatment planning</w:t>
      </w:r>
      <w:r w:rsidR="00201B5D">
        <w:t xml:space="preserve"> of CRL</w:t>
      </w:r>
      <w:r w:rsidR="00640705">
        <w:t>M</w:t>
      </w:r>
      <w:r w:rsidR="00201B5D">
        <w:t xml:space="preserve"> in radiation therapy</w:t>
      </w:r>
      <w:r w:rsidR="00FF38F7">
        <w:t>,</w:t>
      </w:r>
      <w:r w:rsidR="004672F9">
        <w:t xml:space="preserve"> and</w:t>
      </w:r>
      <w:r w:rsidR="00201B5D">
        <w:t xml:space="preserve"> margin evaluations in ablation therapy</w:t>
      </w:r>
      <w:r w:rsidR="00D26660">
        <w:t>.</w:t>
      </w:r>
    </w:p>
    <w:p w14:paraId="05E88E7A" w14:textId="77777777" w:rsidR="00201B5D" w:rsidRDefault="00F0546F" w:rsidP="00F0546F">
      <w:pPr>
        <w:pStyle w:val="Heading1"/>
      </w:pPr>
      <w:r>
        <w:t>Materials/Methods</w:t>
      </w:r>
    </w:p>
    <w:p w14:paraId="45AE8129" w14:textId="77777777" w:rsidR="006E5402" w:rsidRDefault="006E5402" w:rsidP="006E5402">
      <w:pPr>
        <w:pStyle w:val="Heading2"/>
      </w:pPr>
      <w:r>
        <w:t>Data</w:t>
      </w:r>
    </w:p>
    <w:p w14:paraId="529DED7E" w14:textId="4B5CC146" w:rsidR="00554232" w:rsidRPr="00554232" w:rsidRDefault="003B7AC4" w:rsidP="00554232">
      <w:pPr>
        <w:pStyle w:val="Heading3"/>
      </w:pPr>
      <w:proofErr w:type="spellStart"/>
      <w:r>
        <w:t>LiTs</w:t>
      </w:r>
      <w:proofErr w:type="spellEnd"/>
      <w:r>
        <w:t xml:space="preserve"> </w:t>
      </w:r>
      <w:r w:rsidR="00175E8D">
        <w:t xml:space="preserve">Quantitative </w:t>
      </w:r>
      <w:r w:rsidR="00554232">
        <w:t>Training/</w:t>
      </w:r>
      <w:r w:rsidR="00175E8D">
        <w:t>Validation/</w:t>
      </w:r>
      <w:r w:rsidR="00554232">
        <w:t>Test</w:t>
      </w:r>
    </w:p>
    <w:p w14:paraId="0FACCE52" w14:textId="47CF7285" w:rsidR="00554232" w:rsidRDefault="006E5402">
      <w:r>
        <w:t xml:space="preserve">To ensure </w:t>
      </w:r>
      <w:r w:rsidR="005E7A0C">
        <w:t xml:space="preserve">reproducibility by </w:t>
      </w:r>
      <w:r>
        <w:t xml:space="preserve">other institutions, </w:t>
      </w:r>
      <w:r w:rsidR="005E7A0C">
        <w:t>th</w:t>
      </w:r>
      <w:r w:rsidR="00DB3415">
        <w:t>e proposed</w:t>
      </w:r>
      <w:r w:rsidR="00DB3415" w:rsidRPr="00DB3415">
        <w:rPr>
          <w:u w:val="single"/>
        </w:rPr>
        <w:t xml:space="preserve"> </w:t>
      </w:r>
      <w:r w:rsidR="00DB3415" w:rsidRPr="0055214A">
        <w:rPr>
          <w:u w:val="single"/>
        </w:rPr>
        <w:t>fully convolutional neural network</w:t>
      </w:r>
      <w:r w:rsidR="00DB3415">
        <w:t xml:space="preserve"> was investigated on the </w:t>
      </w:r>
      <w:r w:rsidR="00554232">
        <w:t>quantitative test</w:t>
      </w:r>
      <w:r>
        <w:t xml:space="preserve"> data from the </w:t>
      </w:r>
      <w:r w:rsidR="00631415">
        <w:t>publicly</w:t>
      </w:r>
      <w:r>
        <w:t xml:space="preserve"> avai</w:t>
      </w:r>
      <w:r w:rsidR="00580FC7">
        <w:t xml:space="preserve">lable </w:t>
      </w:r>
      <w:commentRangeStart w:id="9"/>
      <w:commentRangeStart w:id="10"/>
      <w:r w:rsidR="00580FC7">
        <w:t>Liver Tumor Segmentation (</w:t>
      </w:r>
      <w:proofErr w:type="spellStart"/>
      <w:r w:rsidR="00580FC7">
        <w:t>LiTS</w:t>
      </w:r>
      <w:proofErr w:type="spellEnd"/>
      <w:r w:rsidR="00580FC7">
        <w:t>)</w:t>
      </w:r>
      <w:r>
        <w:t xml:space="preserve"> challenge</w:t>
      </w:r>
      <w:commentRangeEnd w:id="9"/>
      <w:r w:rsidR="008F0BB6">
        <w:rPr>
          <w:rStyle w:val="CommentReference"/>
        </w:rPr>
        <w:commentReference w:id="9"/>
      </w:r>
      <w:commentRangeEnd w:id="10"/>
      <w:r w:rsidR="00BE56D1">
        <w:rPr>
          <w:rStyle w:val="CommentReference"/>
        </w:rPr>
        <w:commentReference w:id="10"/>
      </w:r>
      <w:r w:rsidR="00BE56D1">
        <w:fldChar w:fldCharType="begin" w:fldLock="1"/>
      </w:r>
      <w:r w:rsidR="0063792B">
        <w:instrText>ADDIN CSL_CITATION {"citationItems":[{"id":"ITEM-1","itemData":{"abstract":"In this work, we report the setup and results of the Liver Tumor Segmentation Benchmark (LiTS) organized in conjunction with the IEEE International Symposium on Biomedical Imaging (ISBI) 2017 and International Conference On Medical Image Computing &amp; Computer Assisted Intervention (MICCAI) 2017. Twenty-four valid state-of-the-art liver and liver tumor segmentation algorithms were applied to a set of 131 computed tomography (CT) volumes with different types of tumor contrast levels (hyper-/hypo-intense), abnormalities in tissues (metastasectomie) size and varying amount of lesions. The submitted algorithms have been tested on 70 undisclosed volumes. The dataset is created in collaboration with seven hospitals and research institutions and manually blind reviewed by independent three radiologists. We found that not a single algorithm performed best for liver and tumors. The best liver segmentation algorithm achieved a Dice score of 0.96(MICCAI) whereas for tumor segmentation the best algorithm evaluated at 0.67(ISBI) and 0.70(MICCAI). The LiTS image data and manual annotations continue to be publicly available through an online evaluation system as an ongoing benchmarking resource.","author":[{"dropping-particle":"","family":"Bilic","given":"Patrick","non-dropping-particle":"","parse-names":false,"suffix":""},{"dropping-particle":"","family":"Christ","given":"Patrick Ferdinand","non-dropping-particle":"","parse-names":false,"suffix":""},{"dropping-particle":"","family":"Vorontsov","given":"Eugene","non-dropping-particle":"","parse-names":false,"suffix":""},{"dropping-particle":"","family":"Chlebus","given":"Grzegorz","non-dropping-particle":"","parse-names":false,"suffix":""},{"dropping-particle":"","family":"Chen","given":"Hao","non-dropping-particle":"","parse-names":false,"suffix":""},{"dropping-particle":"","family":"Dou","given":"Qi","non-dropping-particle":"","parse-names":false,"suffix":""},{"dropping-particle":"","family":"Fu","given":"Chi-Wing","non-dropping-particle":"","parse-names":false,"suffix":""},{"dropping-particle":"","family":"Han","given":"Xiao","non-dropping-particle":"","parse-names":false,"suffix":""},{"dropping-particle":"","family":"Heng","given":"Pheng-Ann","non-dropping-particle":"","parse-names":false,"suffix":""},{"dropping-particle":"","family":"Hesser","given":"Jrgen","non-dropping-particle":"","parse-names":false,"suffix":""},{"dropping-particle":"","family":"Kadoury","given":"Samuel","non-dropping-particle":"","parse-names":false,"suffix":""},{"dropping-particle":"","family":"Kopczyski","given":"Tomasz","non-dropping-particle":"","parse-names":false,"suffix":""},{"dropping-particle":"","family":"Le","given":"Miao","non-dropping-particle":"","parse-names":false,"suffix":""},{"dropping-particle":"","family":"Li","given":"Chunming","non-dropping-particle":"","parse-names":false,"suffix":""},{"dropping-particle":"","family":"Li","given":"Xiaomeng","non-dropping-particle":"","parse-names":false,"suffix":""},{"dropping-particle":"","family":"Lipková","given":"Jana","non-dropping-particle":"","parse-names":false,"suffix":""},{"dropping-particle":"","family":"Lowengrub","given":"John","non-dropping-particle":"","parse-names":false,"suffix":""},{"dropping-particle":"","family":"Meine","given":"Hans","non-dropping-particle":"","parse-names":false,"suffix":""},{"dropping-particle":"","family":"Moltz","given":"Jan Hendrik","non-dropping-particle":"","parse-names":false,"suffix":""},{"dropping-particle":"","family":"Pal","given":"Chris","non-dropping-particle":"","parse-names":false,"suffix":""},{"dropping-particle":"","family":"Piraud","given":"Marie","non-dropping-particle":"","parse-names":false,"suffix":""},{"dropping-particle":"","family":"Qi","given":"Xiaojuan","non-dropping-particle":"","parse-names":false,"suffix":""},{"dropping-particle":"","family":"Qi","given":"Jin","non-dropping-particle":"","parse-names":false,"suffix":""},{"dropping-particle":"","family":"Rempfler","given":"Markus","non-dropping-particle":"","parse-names":false,"suffix":""},{"dropping-particle":"","family":"Roth","given":"Karsten","non-dropping-particle":"","parse-names":false,"suffix":""},{"dropping-particle":"","family":"Schenk","given":"Andrea","non-dropping-particle":"","parse-names":false,"suffix":""},{"dropping-particle":"","family":"Sekuboyina","given":"Anjany","non-dropping-particle":"","parse-names":false,"suffix":""},{"dropping-particle":"","family":"Zhou","given":"Ping","non-dropping-particle":"","parse-names":false,"suffix":""},{"dropping-particle":"","family":"Hülsemeyer","given":"Christian","non-dropping-particle":"","parse-names":false,"suffix":""},{"dropping-particle":"","family":"Beetz","given":"Marcel","non-dropping-particle":"","parse-names":false,"suffix":""},{"dropping-particle":"","family":"Ettlinger","given":"Florian","non-dropping-particle":"","parse-names":false,"suffix":""},{"dropping-particle":"","family":"Gruen","given":"Felix","non-dropping-particle":"","parse-names":false,"suffix":""},{"dropping-particle":"","family":"Kaissis","given":"Georgios","non-dropping-particle":"","parse-names":false,"suffix":""},{"dropping-particle":"","family":"Lohfer","given":"Fabian","non-dropping-particle":"","parse-names":false,"suffix":""},{"dropping-particle":"","family":"Braren","given":"Rickmer","non-dropping-particle":"","parse-names":false,"suffix":""},{"dropping-particle":"","family":"Holch","given":"Julian","non-dropping-particle":"","parse-names":false,"suffix":""},{"dropping-particle":"","family":"Hofmann","given":"Felix","non-dropping-particle":"","parse-names":false,"suffix":""},{"dropping-particle":"","family":"Sommer","given":"Wieland","non-dropping-particle":"","parse-names":false,"suffix":""},{"dropping-particle":"","family":"Heinemann","given":"Volker","non-dropping-particle":"","parse-names":false,"suffix":""},{"dropping-particle":"","family":"Jacobs","given":"Colin","non-dropping-particle":"","parse-names":false,"suffix":""},{"dropping-particle":"","family":"Efrain","given":"Gabriel","non-dropping-particle":"","parse-names":false,"suffix":""},{"dropping-particle":"","family":"Mamani","given":"Humpire","non-dropping-particle":"","parse-names":false,"suffix":""},{"dropping-particle":"","family":"Ginneken","given":"Bram","non-dropping-particle":"Van","parse-names":false,"suffix":""},{"dropping-particle":"","family":"Chartrand","given":"Gabriel","non-dropping-particle":"","parse-names":false,"suffix":""},{"dropping-particle":"","family":"Tang","given":"An","non-dropping-particle":"","parse-names":false,"suffix":""},{"dropping-particle":"","family":"Drozdzal","given":"Michal","non-dropping-particle":"","parse-names":false,"suffix":""},{"dropping-particle":"","family":"Ben-Cohen","given":"Avi","non-dropping-particle":"","parse-names":false,"suffix":""},{"dropping-particle":"","family":"Klang","given":"Eyal","non-dropping-particle":"","parse-names":false,"suffix":""},{"dropping-particle":"","family":"Amitai","given":"Marianne M","non-dropping-particle":"","parse-names":false,"suffix":""},{"dropping-particle":"","family":"Konen","given":"Eli","non-dropping-particle":"","parse-names":false,"suffix":""},{"dropping-particle":"","family":"Greenspan","given":"Hayit","non-dropping-particle":"","parse-names":false,"suffix":""},{"dropping-particle":"","family":"Moreau","given":"Johan","non-dropping-particle":"","parse-names":false,"suffix":""},{"dropping-particle":"","family":"Hostettler","given":"Alexandre","non-dropping-particle":"","parse-names":false,"suffix":""},{"dropping-particle":"","family":"Soler","given":"Luc","non-dropping-particle":"","parse-names":false,"suffix":""},{"dropping-particle":"","family":"Vivanti","given":"Refael","non-dropping-particle":"","parse-names":false,"suffix":""},{"dropping-particle":"","family":"Szeskin","given":"Adi","non-dropping-particle":"","parse-names":false,"suffix":""},{"dropping-particle":"","family":"Lev-Cohain","given":"Naama","non-dropping-particle":"","parse-names":false,"suffix":""},{"dropping-particle":"","family":"Sosna","given":"Jacob","non-dropping-particle":"","parse-names":false,"suffix":""},{"dropping-particle":"","family":"Joskowicz","given":"Leo","non-dropping-particle":"","parse-names":false,"suffix":""},{"dropping-particle":"","family":"Kumar","given":"Ashnil","non-dropping-particle":"","parse-names":false,"suffix":""},{"dropping-particle":"","family":"Kore","given":"Avinash","non-dropping-particle":"","parse-names":false,"suffix":""},{"dropping-particle":"","family":"Wang","given":"Chunliang","non-dropping-particle":"","parse-names":false,"suffix":""},{"dropping-particle":"","family":"Feng","given":"Dagan","non-dropping-particle":"","parse-names":false,"suffix":""},{"dropping-particle":"","family":"Li Aa","given":"Fan","non-dropping-particle":"","parse-names":false,"suffix":""},{"dropping-particle":"","family":"Krishnamurthi","given":"Ganapathy","non-dropping-particle":"","parse-names":false,"suffix":""},{"dropping-particle":"","family":"Wu Aa","given":"Jianrong","non-dropping-particle":"","parse-names":false,"suffix":""},{"dropping-particle":"","family":"Kim","given":"Jinman","non-dropping-particle":"","parse-names":false,"suffix":""},{"dropping-particle":"","family":"Zhou","given":"Jinyi","non-dropping-particle":"","parse-names":false,"suffix":""},{"dropping-particle":"","family":"Ma","given":"Jun","non-dropping-particle":"","parse-names":false,"suffix":""},{"dropping-particle":"","family":"Li","given":"Junbo","non-dropping-particle":"","parse-names":false,"suffix":""},{"dropping-particle":"","family":"Maninis","given":"Kevis-Kokitsi","non-dropping-particle":"","parse-names":false,"suffix":""},{"dropping-particle":"","family":"Chaitanya Kaluva","given":"Krishna","non-dropping-particle":"","parse-names":false,"suffix":""},{"dropping-particle":"","family":"Bi","given":"Lei","non-dropping-particle":"","parse-names":false,"suffix":""},{"dropping-particle":"","family":"Khened","given":"Mahendra","non-dropping-particle":"","parse-names":false,"suffix":""},{"dropping-particle":"","family":"Beliver","given":"Miriam","non-dropping-particle":"","parse-names":false,"suffix":""},{"dropping-particle":"","family":"Lin Aa","given":"Qizhong","non-dropping-particle":"","parse-names":false,"suffix":""},{"dropping-particle":"","family":"Yang","given":"Xiaoping","non-dropping-particle":"","parse-names":false,"suffix":""},{"dropping-particle":"","family":"Yuan","given":"Yading","non-dropping-particle":"","parse-names":false,"suffix":""},{"dropping-particle":"","family":"Chen Aa","given":"Yinan","non-dropping-particle":"","parse-names":false,"suffix":""},{"dropping-particle":"","family":"Li","given":"Yuanqiang","non-dropping-particle":"","parse-names":false,"suffix":""},{"dropping-particle":"","family":"Qiu","given":"Yudong","non-dropping-particle":"","parse-names":false,"suffix":""},{"dropping-particle":"","family":"Wu","given":"Yuli","non-dropping-particle":"","parse-names":false,"suffix":""},{"dropping-particle":"","family":"Menze","given":"Bjoern","non-dropping-particle":"","parse-names":false,"suffix":""}],"id":"ITEM-1","issued":{"date-parts":[["2019"]]},"title":"The Liver Tumor Segmentation Benchmark (LiTS)","type":"report"},"uris":["http://www.mendeley.com/documents/?uuid=e9bf4007-81dd-37e4-b030-0ffee70c6176"]}],"mendeley":{"formattedCitation":"&lt;sup&gt;5&lt;/sup&gt;","plainTextFormattedCitation":"5","previouslyFormattedCitation":"&lt;sup&gt;5&lt;/sup&gt;"},"properties":{"noteIndex":0},"schema":"https://github.com/citation-style-language/schema/raw/master/csl-citation.json"}</w:instrText>
      </w:r>
      <w:r w:rsidR="00BE56D1">
        <w:fldChar w:fldCharType="separate"/>
      </w:r>
      <w:r w:rsidR="00BE56D1" w:rsidRPr="00BE56D1">
        <w:rPr>
          <w:noProof/>
          <w:vertAlign w:val="superscript"/>
        </w:rPr>
        <w:t>5</w:t>
      </w:r>
      <w:r w:rsidR="00BE56D1">
        <w:fldChar w:fldCharType="end"/>
      </w:r>
      <w:r>
        <w:t xml:space="preserve">. </w:t>
      </w:r>
      <w:r w:rsidR="00DB3415">
        <w:t xml:space="preserve">The </w:t>
      </w:r>
      <w:r>
        <w:t xml:space="preserve">data consisted of </w:t>
      </w:r>
      <w:r w:rsidR="00554232">
        <w:t>CECT scans</w:t>
      </w:r>
      <w:r w:rsidR="00DB3415">
        <w:t xml:space="preserve"> from </w:t>
      </w:r>
      <w:r w:rsidR="00DB3415" w:rsidRPr="006125AF">
        <w:t>130</w:t>
      </w:r>
      <w:r w:rsidR="00DB3415">
        <w:t xml:space="preserve"> patients</w:t>
      </w:r>
      <w:r w:rsidR="00554232">
        <w:t xml:space="preserve"> with liver tumors of primary liver cancer </w:t>
      </w:r>
      <w:r w:rsidR="00554232">
        <w:lastRenderedPageBreak/>
        <w:t>and secondary liver metastasis</w:t>
      </w:r>
      <w:r>
        <w:t xml:space="preserve">. </w:t>
      </w:r>
      <w:r w:rsidR="00554232" w:rsidRPr="006125AF">
        <w:t xml:space="preserve">Ground truth segmentations of the liver and disease </w:t>
      </w:r>
      <w:proofErr w:type="gramStart"/>
      <w:r w:rsidR="00554232" w:rsidRPr="006125AF">
        <w:t>were provided</w:t>
      </w:r>
      <w:proofErr w:type="gramEnd"/>
      <w:r w:rsidR="00554232" w:rsidRPr="006125AF">
        <w:t xml:space="preserve"> by the challenge</w:t>
      </w:r>
      <w:r w:rsidR="00485014" w:rsidRPr="006125AF">
        <w:t xml:space="preserve">, although only the disease </w:t>
      </w:r>
      <w:r w:rsidR="00DB3415">
        <w:t>segmentations were used in this study</w:t>
      </w:r>
      <w:r w:rsidR="00554232" w:rsidRPr="008F0BB6">
        <w:t>.</w:t>
      </w:r>
      <w:r w:rsidR="00554232">
        <w:t xml:space="preserve"> </w:t>
      </w:r>
      <w:r w:rsidR="008F0BB6">
        <w:t xml:space="preserve">Each image and disease segmentations were reviewed by </w:t>
      </w:r>
      <w:r w:rsidR="00DB3415" w:rsidRPr="006125AF">
        <w:rPr>
          <w:highlight w:val="yellow"/>
        </w:rPr>
        <w:t>XXX</w:t>
      </w:r>
      <w:r w:rsidR="00DB3415">
        <w:t xml:space="preserve"> </w:t>
      </w:r>
      <w:r w:rsidR="008F0BB6">
        <w:t>in order to remove the data showing hyper-enhanced disease, no secondary metastasis</w:t>
      </w:r>
      <w:r w:rsidR="006125AF">
        <w:t>,</w:t>
      </w:r>
      <w:r w:rsidR="008F0BB6">
        <w:t xml:space="preserve"> or absence of image acquisition parameters (e.g. slice thickness, </w:t>
      </w:r>
      <w:r w:rsidR="00DB3415">
        <w:t>pixel</w:t>
      </w:r>
      <w:r w:rsidR="008F0BB6">
        <w:t xml:space="preserve"> spacing). </w:t>
      </w:r>
      <w:proofErr w:type="gramStart"/>
      <w:r w:rsidR="00A564E2">
        <w:t>A total of 92</w:t>
      </w:r>
      <w:proofErr w:type="gramEnd"/>
      <w:r w:rsidR="00E9727E">
        <w:t xml:space="preserve"> patients remained, </w:t>
      </w:r>
      <w:r w:rsidR="00554232">
        <w:t xml:space="preserve">which were </w:t>
      </w:r>
      <w:r w:rsidR="00B24662">
        <w:t xml:space="preserve">then distributed into </w:t>
      </w:r>
      <w:r w:rsidR="008F0BB6">
        <w:t xml:space="preserve">groups of </w:t>
      </w:r>
      <w:r w:rsidR="00E9727E">
        <w:t>57</w:t>
      </w:r>
      <w:r w:rsidR="006125AF">
        <w:t xml:space="preserve"> for training</w:t>
      </w:r>
      <w:r w:rsidR="008F0BB6">
        <w:t>, 10</w:t>
      </w:r>
      <w:r w:rsidR="006125AF">
        <w:t xml:space="preserve"> for validation</w:t>
      </w:r>
      <w:r w:rsidR="008F0BB6">
        <w:t xml:space="preserve"> and 25 </w:t>
      </w:r>
      <w:r w:rsidR="006125AF">
        <w:t>for a completely withheld test set</w:t>
      </w:r>
      <w:r w:rsidR="00554232">
        <w:t xml:space="preserve">. </w:t>
      </w:r>
      <w:r w:rsidR="00DB3415">
        <w:t xml:space="preserve">Table </w:t>
      </w:r>
      <w:proofErr w:type="gramStart"/>
      <w:r w:rsidR="00DB3415">
        <w:t>1</w:t>
      </w:r>
      <w:proofErr w:type="gramEnd"/>
      <w:r w:rsidR="00DB3415">
        <w:t xml:space="preserve"> reports t</w:t>
      </w:r>
      <w:r w:rsidR="00554232">
        <w:t>he image acquisition parameters for the training, validation, and test set</w:t>
      </w:r>
      <w:r w:rsidR="00DB3415">
        <w:t>s</w:t>
      </w:r>
      <w:r w:rsidR="00554232">
        <w:t>.</w:t>
      </w:r>
    </w:p>
    <w:p w14:paraId="7373E791" w14:textId="35051C51" w:rsidR="00E9727E" w:rsidRDefault="00E9727E" w:rsidP="00E9727E">
      <w:pPr>
        <w:pStyle w:val="Caption"/>
        <w:keepNext/>
      </w:pPr>
      <w:commentRangeStart w:id="11"/>
      <w:r>
        <w:t xml:space="preserve">Table </w:t>
      </w:r>
      <w:commentRangeEnd w:id="11"/>
      <w:r w:rsidR="00DB3415">
        <w:rPr>
          <w:rStyle w:val="CommentReference"/>
          <w:i w:val="0"/>
          <w:iCs w:val="0"/>
          <w:color w:val="auto"/>
        </w:rPr>
        <w:commentReference w:id="11"/>
      </w:r>
      <w:fldSimple w:instr=" SEQ Table \* ARABIC ">
        <w:r w:rsidR="00597E64">
          <w:rPr>
            <w:noProof/>
          </w:rPr>
          <w:t>1</w:t>
        </w:r>
      </w:fldSimple>
      <w:r>
        <w:t xml:space="preserve">: Image acquisition parameters </w:t>
      </w:r>
      <w:r w:rsidR="00DB3415">
        <w:t xml:space="preserve">of the </w:t>
      </w:r>
      <w:proofErr w:type="spellStart"/>
      <w:r>
        <w:t>LiTs</w:t>
      </w:r>
      <w:proofErr w:type="spellEnd"/>
      <w:r w:rsidR="00DB3415">
        <w:t xml:space="preserve"> challenge for the t</w:t>
      </w:r>
      <w:r>
        <w:t xml:space="preserve">raining, </w:t>
      </w:r>
      <w:r w:rsidR="00DB3415">
        <w:t>v</w:t>
      </w:r>
      <w:r>
        <w:t xml:space="preserve">alidation, and </w:t>
      </w:r>
      <w:r w:rsidR="00DB3415">
        <w:t>t</w:t>
      </w:r>
      <w:r>
        <w:t>est set.</w:t>
      </w:r>
    </w:p>
    <w:tbl>
      <w:tblPr>
        <w:tblStyle w:val="TableGrid"/>
        <w:tblW w:w="0" w:type="auto"/>
        <w:jc w:val="center"/>
        <w:tblLook w:val="04A0" w:firstRow="1" w:lastRow="0" w:firstColumn="1" w:lastColumn="0" w:noHBand="0" w:noVBand="1"/>
      </w:tblPr>
      <w:tblGrid>
        <w:gridCol w:w="1389"/>
        <w:gridCol w:w="1854"/>
        <w:gridCol w:w="2175"/>
        <w:gridCol w:w="2177"/>
      </w:tblGrid>
      <w:tr w:rsidR="006125AF" w:rsidRPr="003B7403" w14:paraId="26CA3FF9" w14:textId="77777777" w:rsidTr="00640705">
        <w:trPr>
          <w:trHeight w:val="304"/>
          <w:jc w:val="center"/>
        </w:trPr>
        <w:tc>
          <w:tcPr>
            <w:tcW w:w="1389" w:type="dxa"/>
            <w:vMerge w:val="restart"/>
            <w:noWrap/>
            <w:vAlign w:val="center"/>
          </w:tcPr>
          <w:p w14:paraId="5EFF0BB5" w14:textId="2DC774D9" w:rsidR="006125AF" w:rsidRPr="00E9727E" w:rsidRDefault="006125AF" w:rsidP="00334835">
            <w:pPr>
              <w:keepNext/>
              <w:keepLines/>
              <w:jc w:val="center"/>
            </w:pPr>
            <w:r w:rsidRPr="00E9727E">
              <w:t>Folder</w:t>
            </w:r>
          </w:p>
        </w:tc>
        <w:tc>
          <w:tcPr>
            <w:tcW w:w="6206" w:type="dxa"/>
            <w:gridSpan w:val="3"/>
            <w:noWrap/>
            <w:vAlign w:val="center"/>
          </w:tcPr>
          <w:p w14:paraId="7809B0A2" w14:textId="186EEE7D" w:rsidR="006125AF" w:rsidRPr="00C42A41" w:rsidRDefault="006125AF" w:rsidP="00334835">
            <w:pPr>
              <w:keepNext/>
              <w:keepLines/>
              <w:jc w:val="center"/>
              <w:rPr>
                <w:lang w:val="fr-FR"/>
              </w:rPr>
            </w:pPr>
            <w:r w:rsidRPr="00E9727E">
              <w:t>Mean (Min</w:t>
            </w:r>
            <w:r>
              <w:t xml:space="preserve"> -</w:t>
            </w:r>
            <w:r w:rsidRPr="00E9727E">
              <w:t xml:space="preserve"> Max)</w:t>
            </w:r>
          </w:p>
        </w:tc>
      </w:tr>
      <w:tr w:rsidR="006125AF" w:rsidRPr="003B7403" w14:paraId="52819ECE" w14:textId="77777777" w:rsidTr="00E9727E">
        <w:trPr>
          <w:trHeight w:val="304"/>
          <w:jc w:val="center"/>
        </w:trPr>
        <w:tc>
          <w:tcPr>
            <w:tcW w:w="1389" w:type="dxa"/>
            <w:vMerge/>
            <w:noWrap/>
            <w:vAlign w:val="center"/>
            <w:hideMark/>
          </w:tcPr>
          <w:p w14:paraId="4087A654" w14:textId="56419A40" w:rsidR="006125AF" w:rsidRPr="00E9727E" w:rsidRDefault="006125AF" w:rsidP="00334835">
            <w:pPr>
              <w:keepNext/>
              <w:keepLines/>
              <w:jc w:val="center"/>
            </w:pPr>
          </w:p>
        </w:tc>
        <w:tc>
          <w:tcPr>
            <w:tcW w:w="1854" w:type="dxa"/>
            <w:noWrap/>
            <w:vAlign w:val="center"/>
            <w:hideMark/>
          </w:tcPr>
          <w:p w14:paraId="2F04B9B6" w14:textId="6C15C125" w:rsidR="006125AF" w:rsidRPr="00E9727E" w:rsidRDefault="006125AF" w:rsidP="00334835">
            <w:pPr>
              <w:keepNext/>
              <w:keepLines/>
              <w:jc w:val="center"/>
            </w:pPr>
            <w:r w:rsidRPr="00E9727E">
              <w:t>Slice Thickness</w:t>
            </w:r>
            <w:r>
              <w:t xml:space="preserve"> (mm)</w:t>
            </w:r>
          </w:p>
        </w:tc>
        <w:tc>
          <w:tcPr>
            <w:tcW w:w="2175" w:type="dxa"/>
            <w:noWrap/>
            <w:vAlign w:val="center"/>
            <w:hideMark/>
          </w:tcPr>
          <w:p w14:paraId="635542BF" w14:textId="365D7661" w:rsidR="006125AF" w:rsidRPr="00E9727E" w:rsidRDefault="006125AF" w:rsidP="00334835">
            <w:pPr>
              <w:keepNext/>
              <w:keepLines/>
              <w:jc w:val="center"/>
            </w:pPr>
            <w:r w:rsidRPr="00E9727E">
              <w:t>Pixel Size X</w:t>
            </w:r>
            <w:r>
              <w:t xml:space="preserve"> (mm/voxel)</w:t>
            </w:r>
          </w:p>
        </w:tc>
        <w:tc>
          <w:tcPr>
            <w:tcW w:w="2177" w:type="dxa"/>
            <w:noWrap/>
            <w:vAlign w:val="center"/>
            <w:hideMark/>
          </w:tcPr>
          <w:p w14:paraId="58EE8C1A" w14:textId="40D3C1A9" w:rsidR="006125AF" w:rsidRPr="00C42A41" w:rsidRDefault="006125AF" w:rsidP="00334835">
            <w:pPr>
              <w:keepNext/>
              <w:keepLines/>
              <w:jc w:val="center"/>
              <w:rPr>
                <w:lang w:val="fr-FR"/>
              </w:rPr>
            </w:pPr>
            <w:r w:rsidRPr="00C42A41">
              <w:rPr>
                <w:lang w:val="fr-FR"/>
              </w:rPr>
              <w:t>Pixel Size Y (mm/</w:t>
            </w:r>
            <w:proofErr w:type="spellStart"/>
            <w:r w:rsidRPr="00C42A41">
              <w:rPr>
                <w:lang w:val="fr-FR"/>
              </w:rPr>
              <w:t>voxel</w:t>
            </w:r>
            <w:proofErr w:type="spellEnd"/>
            <w:r w:rsidRPr="00C42A41">
              <w:rPr>
                <w:lang w:val="fr-FR"/>
              </w:rPr>
              <w:t>)</w:t>
            </w:r>
          </w:p>
        </w:tc>
      </w:tr>
      <w:tr w:rsidR="00E9727E" w:rsidRPr="00E9727E" w14:paraId="790235E7" w14:textId="77777777" w:rsidTr="00E9727E">
        <w:trPr>
          <w:trHeight w:val="304"/>
          <w:jc w:val="center"/>
        </w:trPr>
        <w:tc>
          <w:tcPr>
            <w:tcW w:w="1389" w:type="dxa"/>
            <w:noWrap/>
            <w:vAlign w:val="center"/>
            <w:hideMark/>
          </w:tcPr>
          <w:p w14:paraId="3EC5FEA3" w14:textId="77777777" w:rsidR="00E9727E" w:rsidRPr="00E9727E" w:rsidRDefault="00E9727E" w:rsidP="00334835">
            <w:pPr>
              <w:keepNext/>
              <w:keepLines/>
              <w:jc w:val="center"/>
            </w:pPr>
            <w:r w:rsidRPr="00E9727E">
              <w:t>Training</w:t>
            </w:r>
          </w:p>
        </w:tc>
        <w:tc>
          <w:tcPr>
            <w:tcW w:w="1854" w:type="dxa"/>
            <w:noWrap/>
            <w:vAlign w:val="center"/>
            <w:hideMark/>
          </w:tcPr>
          <w:p w14:paraId="4CC69C30" w14:textId="702EEC7D" w:rsidR="00E9727E" w:rsidRPr="00E9727E" w:rsidRDefault="00E9727E" w:rsidP="00334835">
            <w:pPr>
              <w:keepNext/>
              <w:keepLines/>
              <w:jc w:val="center"/>
            </w:pPr>
            <w:r w:rsidRPr="00E9727E">
              <w:t>1.6</w:t>
            </w:r>
            <w:r w:rsidR="00937CD0">
              <w:t>4</w:t>
            </w:r>
            <w:r w:rsidRPr="00E9727E">
              <w:t xml:space="preserve"> (0.7</w:t>
            </w:r>
            <w:r w:rsidR="00DB3415">
              <w:t xml:space="preserve"> -</w:t>
            </w:r>
            <w:r w:rsidRPr="00E9727E">
              <w:t xml:space="preserve"> 5.0)</w:t>
            </w:r>
          </w:p>
        </w:tc>
        <w:tc>
          <w:tcPr>
            <w:tcW w:w="2175" w:type="dxa"/>
            <w:noWrap/>
            <w:vAlign w:val="center"/>
            <w:hideMark/>
          </w:tcPr>
          <w:p w14:paraId="7A62C9A1" w14:textId="533370A5" w:rsidR="00E9727E" w:rsidRPr="00E9727E" w:rsidRDefault="00E9727E" w:rsidP="00334835">
            <w:pPr>
              <w:keepNext/>
              <w:keepLines/>
              <w:jc w:val="center"/>
            </w:pPr>
            <w:r w:rsidRPr="00E9727E">
              <w:t>0.75 (0.</w:t>
            </w:r>
            <w:r w:rsidR="00937CD0">
              <w:t>60</w:t>
            </w:r>
            <w:r w:rsidR="00DB3415">
              <w:t xml:space="preserve"> -</w:t>
            </w:r>
            <w:r w:rsidRPr="00E9727E">
              <w:t xml:space="preserve"> 0.9</w:t>
            </w:r>
            <w:r w:rsidR="00937CD0">
              <w:t>8</w:t>
            </w:r>
            <w:r w:rsidRPr="00E9727E">
              <w:t>)</w:t>
            </w:r>
          </w:p>
        </w:tc>
        <w:tc>
          <w:tcPr>
            <w:tcW w:w="2177" w:type="dxa"/>
            <w:noWrap/>
            <w:vAlign w:val="center"/>
            <w:hideMark/>
          </w:tcPr>
          <w:p w14:paraId="3ADE30C8" w14:textId="77753FE2" w:rsidR="00E9727E" w:rsidRPr="00E9727E" w:rsidRDefault="00E9727E" w:rsidP="00334835">
            <w:pPr>
              <w:keepNext/>
              <w:keepLines/>
              <w:jc w:val="center"/>
            </w:pPr>
            <w:r w:rsidRPr="00E9727E">
              <w:t>0.75 (0.</w:t>
            </w:r>
            <w:r w:rsidR="00937CD0">
              <w:t>60</w:t>
            </w:r>
            <w:r w:rsidR="00DB3415">
              <w:t xml:space="preserve"> -</w:t>
            </w:r>
            <w:r w:rsidRPr="00E9727E">
              <w:t xml:space="preserve"> 0.9</w:t>
            </w:r>
            <w:r w:rsidR="00937CD0">
              <w:t>8</w:t>
            </w:r>
            <w:r w:rsidRPr="00E9727E">
              <w:t>)</w:t>
            </w:r>
          </w:p>
        </w:tc>
      </w:tr>
      <w:tr w:rsidR="00E9727E" w:rsidRPr="00E9727E" w14:paraId="021780B5" w14:textId="77777777" w:rsidTr="00E9727E">
        <w:trPr>
          <w:trHeight w:val="304"/>
          <w:jc w:val="center"/>
        </w:trPr>
        <w:tc>
          <w:tcPr>
            <w:tcW w:w="1389" w:type="dxa"/>
            <w:noWrap/>
            <w:vAlign w:val="center"/>
            <w:hideMark/>
          </w:tcPr>
          <w:p w14:paraId="64DAE989" w14:textId="77777777" w:rsidR="00E9727E" w:rsidRPr="00E9727E" w:rsidRDefault="00E9727E" w:rsidP="00334835">
            <w:pPr>
              <w:keepNext/>
              <w:keepLines/>
              <w:jc w:val="center"/>
            </w:pPr>
            <w:r w:rsidRPr="00E9727E">
              <w:t>Validation</w:t>
            </w:r>
          </w:p>
        </w:tc>
        <w:tc>
          <w:tcPr>
            <w:tcW w:w="1854" w:type="dxa"/>
            <w:noWrap/>
            <w:vAlign w:val="center"/>
            <w:hideMark/>
          </w:tcPr>
          <w:p w14:paraId="3D3E081C" w14:textId="6820A80D" w:rsidR="00E9727E" w:rsidRPr="00E9727E" w:rsidRDefault="00E9727E" w:rsidP="00334835">
            <w:pPr>
              <w:keepNext/>
              <w:keepLines/>
              <w:jc w:val="center"/>
            </w:pPr>
            <w:r w:rsidRPr="00E9727E">
              <w:t>2.0</w:t>
            </w:r>
            <w:r w:rsidR="00937CD0">
              <w:t>2</w:t>
            </w:r>
            <w:r w:rsidRPr="00E9727E">
              <w:t xml:space="preserve"> (0.7</w:t>
            </w:r>
            <w:r w:rsidR="00DB3415">
              <w:t xml:space="preserve"> -</w:t>
            </w:r>
            <w:r w:rsidRPr="00E9727E">
              <w:t xml:space="preserve"> 5.0)</w:t>
            </w:r>
          </w:p>
        </w:tc>
        <w:tc>
          <w:tcPr>
            <w:tcW w:w="2175" w:type="dxa"/>
            <w:noWrap/>
            <w:vAlign w:val="center"/>
            <w:hideMark/>
          </w:tcPr>
          <w:p w14:paraId="0FC9DDC3" w14:textId="47DBEABE" w:rsidR="00E9727E" w:rsidRPr="00E9727E" w:rsidRDefault="00E9727E" w:rsidP="00334835">
            <w:pPr>
              <w:keepNext/>
              <w:keepLines/>
              <w:jc w:val="center"/>
            </w:pPr>
            <w:r w:rsidRPr="00E9727E">
              <w:t>0.78 (0.6</w:t>
            </w:r>
            <w:r w:rsidR="00937CD0">
              <w:t>8</w:t>
            </w:r>
            <w:r w:rsidR="00DB3415">
              <w:t xml:space="preserve"> -</w:t>
            </w:r>
            <w:r w:rsidRPr="00E9727E">
              <w:t xml:space="preserve"> 0.9</w:t>
            </w:r>
            <w:r w:rsidR="00937CD0">
              <w:t>8</w:t>
            </w:r>
            <w:r w:rsidRPr="00E9727E">
              <w:t>)</w:t>
            </w:r>
          </w:p>
        </w:tc>
        <w:tc>
          <w:tcPr>
            <w:tcW w:w="2177" w:type="dxa"/>
            <w:noWrap/>
            <w:vAlign w:val="center"/>
            <w:hideMark/>
          </w:tcPr>
          <w:p w14:paraId="4E4D2F2C" w14:textId="5AC943B4" w:rsidR="00E9727E" w:rsidRPr="00E9727E" w:rsidRDefault="00E9727E" w:rsidP="00334835">
            <w:pPr>
              <w:keepNext/>
              <w:keepLines/>
              <w:jc w:val="center"/>
            </w:pPr>
            <w:r w:rsidRPr="00E9727E">
              <w:t>0.78 (0.6</w:t>
            </w:r>
            <w:r w:rsidR="00937CD0">
              <w:t>8</w:t>
            </w:r>
            <w:r w:rsidR="00DB3415">
              <w:t xml:space="preserve"> -</w:t>
            </w:r>
            <w:r w:rsidRPr="00E9727E">
              <w:t xml:space="preserve"> 0.9</w:t>
            </w:r>
            <w:r w:rsidR="00937CD0">
              <w:t>8</w:t>
            </w:r>
            <w:r w:rsidRPr="00E9727E">
              <w:t>)</w:t>
            </w:r>
          </w:p>
        </w:tc>
      </w:tr>
      <w:tr w:rsidR="00E9727E" w:rsidRPr="00E9727E" w14:paraId="1D8F7CED" w14:textId="77777777" w:rsidTr="00E9727E">
        <w:trPr>
          <w:trHeight w:val="304"/>
          <w:jc w:val="center"/>
        </w:trPr>
        <w:tc>
          <w:tcPr>
            <w:tcW w:w="1389" w:type="dxa"/>
            <w:noWrap/>
            <w:vAlign w:val="center"/>
            <w:hideMark/>
          </w:tcPr>
          <w:p w14:paraId="5AB14B70" w14:textId="77777777" w:rsidR="00E9727E" w:rsidRPr="00E9727E" w:rsidRDefault="00E9727E" w:rsidP="00334835">
            <w:pPr>
              <w:keepNext/>
              <w:keepLines/>
              <w:jc w:val="center"/>
            </w:pPr>
            <w:r w:rsidRPr="00E9727E">
              <w:t>Test</w:t>
            </w:r>
          </w:p>
        </w:tc>
        <w:tc>
          <w:tcPr>
            <w:tcW w:w="1854" w:type="dxa"/>
            <w:noWrap/>
            <w:vAlign w:val="center"/>
            <w:hideMark/>
          </w:tcPr>
          <w:p w14:paraId="5EA7DD8E" w14:textId="76373192" w:rsidR="00E9727E" w:rsidRPr="00E9727E" w:rsidRDefault="00E9727E" w:rsidP="00334835">
            <w:pPr>
              <w:keepNext/>
              <w:keepLines/>
              <w:jc w:val="center"/>
            </w:pPr>
            <w:r w:rsidRPr="00E9727E">
              <w:t>1.41 (0.7</w:t>
            </w:r>
            <w:r w:rsidR="00DB3415">
              <w:t xml:space="preserve"> -</w:t>
            </w:r>
            <w:r w:rsidRPr="00E9727E">
              <w:t xml:space="preserve"> 5.0)</w:t>
            </w:r>
          </w:p>
        </w:tc>
        <w:tc>
          <w:tcPr>
            <w:tcW w:w="2175" w:type="dxa"/>
            <w:noWrap/>
            <w:vAlign w:val="center"/>
            <w:hideMark/>
          </w:tcPr>
          <w:p w14:paraId="68EB8792" w14:textId="3E759E6F" w:rsidR="00E9727E" w:rsidRPr="00E9727E" w:rsidRDefault="00E9727E" w:rsidP="00334835">
            <w:pPr>
              <w:keepNext/>
              <w:keepLines/>
              <w:jc w:val="center"/>
            </w:pPr>
            <w:r w:rsidRPr="00E9727E">
              <w:t>0.76 (0.64</w:t>
            </w:r>
            <w:r w:rsidR="00DB3415">
              <w:t xml:space="preserve"> -</w:t>
            </w:r>
            <w:r w:rsidRPr="00E9727E">
              <w:t xml:space="preserve"> 0.9</w:t>
            </w:r>
            <w:r w:rsidR="00937CD0">
              <w:t>7</w:t>
            </w:r>
            <w:r w:rsidRPr="00E9727E">
              <w:t>)</w:t>
            </w:r>
          </w:p>
        </w:tc>
        <w:tc>
          <w:tcPr>
            <w:tcW w:w="2177" w:type="dxa"/>
            <w:noWrap/>
            <w:vAlign w:val="center"/>
            <w:hideMark/>
          </w:tcPr>
          <w:p w14:paraId="2EBCD6F7" w14:textId="414BCD7C" w:rsidR="00E9727E" w:rsidRPr="00E9727E" w:rsidRDefault="00E9727E" w:rsidP="00334835">
            <w:pPr>
              <w:keepNext/>
              <w:keepLines/>
              <w:jc w:val="center"/>
            </w:pPr>
            <w:r w:rsidRPr="00E9727E">
              <w:t>0.76 (0.64</w:t>
            </w:r>
            <w:r w:rsidR="00DB3415">
              <w:t xml:space="preserve"> -</w:t>
            </w:r>
            <w:r w:rsidRPr="00E9727E">
              <w:t xml:space="preserve"> 0.9</w:t>
            </w:r>
            <w:r w:rsidR="00937CD0">
              <w:t>7</w:t>
            </w:r>
            <w:r w:rsidRPr="00E9727E">
              <w:t>)</w:t>
            </w:r>
          </w:p>
        </w:tc>
      </w:tr>
    </w:tbl>
    <w:p w14:paraId="2926DCC4" w14:textId="77777777" w:rsidR="007847DE" w:rsidRPr="007847DE" w:rsidRDefault="007847DE" w:rsidP="006125AF"/>
    <w:p w14:paraId="067C82DD" w14:textId="77777777" w:rsidR="00175E8D" w:rsidRDefault="00175E8D" w:rsidP="00175E8D">
      <w:pPr>
        <w:pStyle w:val="Heading2"/>
      </w:pPr>
      <w:r>
        <w:t>Data Pre-Processing</w:t>
      </w:r>
    </w:p>
    <w:p w14:paraId="71B503BE" w14:textId="77777777" w:rsidR="008E4547" w:rsidRDefault="008E4547" w:rsidP="008E4547">
      <w:pPr>
        <w:pStyle w:val="Heading3"/>
      </w:pPr>
      <w:r>
        <w:t>Intensity Manipulation</w:t>
      </w:r>
    </w:p>
    <w:p w14:paraId="485D7759" w14:textId="1D4F144F" w:rsidR="00F5513D" w:rsidRDefault="00F5513D" w:rsidP="00175E8D">
      <w:r>
        <w:t xml:space="preserve">Initial attempts to normalize the data based on a global mean and standard deviation resulted in extreme outliers when the contrast within the liver was </w:t>
      </w:r>
      <w:r w:rsidR="008E4547">
        <w:t>high or low</w:t>
      </w:r>
      <w:r w:rsidR="00334835">
        <w:t xml:space="preserve"> relative to the global mean</w:t>
      </w:r>
      <w:r w:rsidR="008E4547">
        <w:t>.</w:t>
      </w:r>
      <w:r w:rsidR="002B1C4A" w:rsidRPr="002B1C4A">
        <w:t xml:space="preserve"> </w:t>
      </w:r>
      <w:r w:rsidR="002B1C4A">
        <w:t xml:space="preserve">To best </w:t>
      </w:r>
      <w:proofErr w:type="gramStart"/>
      <w:r w:rsidR="002B1C4A">
        <w:t>separate</w:t>
      </w:r>
      <w:proofErr w:type="gramEnd"/>
      <w:r w:rsidR="002B1C4A">
        <w:t xml:space="preserve"> the normal tissue from the disease, a patient specific mean and standard deviation </w:t>
      </w:r>
      <w:r w:rsidR="0012035D">
        <w:t xml:space="preserve">was calculated </w:t>
      </w:r>
      <w:r w:rsidR="002B1C4A">
        <w:t xml:space="preserve">based on the FWHM of values within the </w:t>
      </w:r>
      <w:r w:rsidR="006D5F7F">
        <w:t xml:space="preserve">provided </w:t>
      </w:r>
      <w:r w:rsidR="002B1C4A">
        <w:t xml:space="preserve">contoured liver. </w:t>
      </w:r>
      <w:r w:rsidR="0012035D">
        <w:t>T</w:t>
      </w:r>
      <w:r w:rsidR="002B1C4A">
        <w:t xml:space="preserve">his </w:t>
      </w:r>
      <w:r w:rsidR="0012035D">
        <w:t xml:space="preserve">led to the consistent visual </w:t>
      </w:r>
      <w:r w:rsidR="002B1C4A">
        <w:t>appear</w:t>
      </w:r>
      <w:r w:rsidR="0012035D">
        <w:t>ance</w:t>
      </w:r>
      <w:r w:rsidR="002B1C4A">
        <w:t xml:space="preserve"> </w:t>
      </w:r>
      <w:r w:rsidR="0012035D">
        <w:t>of</w:t>
      </w:r>
      <w:r w:rsidR="002B1C4A">
        <w:t xml:space="preserve"> the disease appear</w:t>
      </w:r>
      <w:r w:rsidR="0012035D">
        <w:t>ing</w:t>
      </w:r>
      <w:r w:rsidR="002B1C4A">
        <w:t xml:space="preserve"> darker than the normal tissue.</w:t>
      </w:r>
      <w:r w:rsidR="00BA557C">
        <w:t xml:space="preserve"> Image intensity outside of the liver </w:t>
      </w:r>
      <w:r w:rsidR="0012035D">
        <w:t xml:space="preserve">was </w:t>
      </w:r>
      <w:r w:rsidR="00BA557C">
        <w:t xml:space="preserve">set to be equal to </w:t>
      </w:r>
      <w:proofErr w:type="gramStart"/>
      <w:r w:rsidR="00BA557C">
        <w:t>0</w:t>
      </w:r>
      <w:proofErr w:type="gramEnd"/>
      <w:r w:rsidR="00BA557C">
        <w:t xml:space="preserve"> after normalization.</w:t>
      </w:r>
    </w:p>
    <w:p w14:paraId="17CAC34F" w14:textId="77777777" w:rsidR="008E4547" w:rsidRDefault="008E4547" w:rsidP="008E4547">
      <w:pPr>
        <w:pStyle w:val="Heading3"/>
      </w:pPr>
      <w:r>
        <w:t>Voxel Size Resampling</w:t>
      </w:r>
    </w:p>
    <w:p w14:paraId="75560500" w14:textId="567E63AC" w:rsidR="00175E8D" w:rsidRDefault="00175E8D" w:rsidP="00175E8D">
      <w:commentRangeStart w:id="12"/>
      <w:r>
        <w:t>A known weakness of convolutional neural networks</w:t>
      </w:r>
      <w:commentRangeEnd w:id="12"/>
      <w:r w:rsidR="00C45EA7">
        <w:rPr>
          <w:rStyle w:val="CommentReference"/>
        </w:rPr>
        <w:commentReference w:id="12"/>
      </w:r>
      <w:r>
        <w:t xml:space="preserve"> is instability with varying image sizes</w:t>
      </w:r>
      <w:r w:rsidR="002D1FD4">
        <w:t xml:space="preserve">. </w:t>
      </w:r>
      <w:r w:rsidR="00080ACC">
        <w:t>A</w:t>
      </w:r>
      <w:r w:rsidR="00F5513D">
        <w:t xml:space="preserve">ll training and validation images </w:t>
      </w:r>
      <w:proofErr w:type="gramStart"/>
      <w:r w:rsidR="00080ACC">
        <w:t>were resampled</w:t>
      </w:r>
      <w:proofErr w:type="gramEnd"/>
      <w:r w:rsidR="00080ACC">
        <w:t xml:space="preserve"> </w:t>
      </w:r>
      <w:r w:rsidR="00F5513D">
        <w:t>to be 1mm in slice thickness using bi-linear interpolation. Likewise, bi-linear interpolat</w:t>
      </w:r>
      <w:r w:rsidR="00080ACC">
        <w:t>ion</w:t>
      </w:r>
      <w:r w:rsidR="00F5513D">
        <w:t xml:space="preserve"> </w:t>
      </w:r>
      <w:proofErr w:type="gramStart"/>
      <w:r w:rsidR="00080ACC">
        <w:t>was applied</w:t>
      </w:r>
      <w:proofErr w:type="gramEnd"/>
      <w:r w:rsidR="00080ACC">
        <w:t xml:space="preserve"> to </w:t>
      </w:r>
      <w:r w:rsidR="00F5513D">
        <w:t>the ground-truth segmentations of the disease, providing the model with values ranging from 0-1 for each part of the disease.</w:t>
      </w:r>
    </w:p>
    <w:p w14:paraId="276AA365" w14:textId="77777777" w:rsidR="001D0072" w:rsidRDefault="002B1C4A" w:rsidP="001D0072">
      <w:pPr>
        <w:pStyle w:val="Heading3"/>
      </w:pPr>
      <w:r>
        <w:t xml:space="preserve">Training </w:t>
      </w:r>
      <w:r w:rsidR="001D0072">
        <w:t>Image ‘Cubes’</w:t>
      </w:r>
    </w:p>
    <w:p w14:paraId="410B17E2" w14:textId="2A0AFAD5" w:rsidR="001D0072" w:rsidRDefault="00CD3AC4" w:rsidP="001D0072">
      <w:commentRangeStart w:id="13"/>
      <w:r>
        <w:t>The r</w:t>
      </w:r>
      <w:r w:rsidR="001D0072">
        <w:t>elative size</w:t>
      </w:r>
      <w:r w:rsidR="002B1C4A">
        <w:t xml:space="preserve"> of annotation</w:t>
      </w:r>
      <w:r w:rsidR="001D0072">
        <w:t xml:space="preserve"> </w:t>
      </w:r>
      <w:r w:rsidR="006D5F7F">
        <w:t xml:space="preserve">vs </w:t>
      </w:r>
      <w:r w:rsidR="005B08DE">
        <w:t>background</w:t>
      </w:r>
      <w:r w:rsidR="006D5F7F">
        <w:t xml:space="preserve"> </w:t>
      </w:r>
      <w:r w:rsidR="001D0072">
        <w:t>is a well-known</w:t>
      </w:r>
      <w:r w:rsidR="002B1C4A">
        <w:t xml:space="preserve"> concern </w:t>
      </w:r>
      <w:r w:rsidR="001D0072">
        <w:t xml:space="preserve">within image segmentation. </w:t>
      </w:r>
      <w:commentRangeEnd w:id="13"/>
      <w:r w:rsidR="00C45EA7">
        <w:rPr>
          <w:rStyle w:val="CommentReference"/>
        </w:rPr>
        <w:commentReference w:id="13"/>
      </w:r>
      <w:r w:rsidR="001D0072">
        <w:t xml:space="preserve">Smaller structures are inherently worth less than large structures </w:t>
      </w:r>
      <w:r w:rsidR="006D5F7F">
        <w:t xml:space="preserve">when categorical cross-entropy </w:t>
      </w:r>
      <w:proofErr w:type="gramStart"/>
      <w:r w:rsidR="006D5F7F">
        <w:t>is used</w:t>
      </w:r>
      <w:proofErr w:type="gramEnd"/>
      <w:r w:rsidR="006D5F7F">
        <w:t xml:space="preserve"> as a loss and</w:t>
      </w:r>
      <w:r w:rsidR="001D0072">
        <w:t xml:space="preserve"> class weighting</w:t>
      </w:r>
      <w:r w:rsidR="006D5F7F">
        <w:t xml:space="preserve"> is not applied</w:t>
      </w:r>
      <w:r w:rsidR="001D0072">
        <w:t>. Unfortunately, simple class weighting would invariably weigh the more heavily diseased patients over less diseased patients.</w:t>
      </w:r>
    </w:p>
    <w:p w14:paraId="73BFE26F" w14:textId="30C78DCF" w:rsidR="00053308" w:rsidRDefault="00053308" w:rsidP="00053308">
      <w:r>
        <w:t xml:space="preserve">To this end, each independent disease site within a patient </w:t>
      </w:r>
      <w:proofErr w:type="gramStart"/>
      <w:r w:rsidR="00D96287">
        <w:t>was divided</w:t>
      </w:r>
      <w:proofErr w:type="gramEnd"/>
      <w:r w:rsidR="00D96287">
        <w:t xml:space="preserve"> </w:t>
      </w:r>
      <w:r>
        <w:t xml:space="preserve">into individual ‘cubes’ of 32x120x120 voxels. </w:t>
      </w:r>
      <w:r w:rsidR="006125AF">
        <w:t>Figure xxx illustrates several cubes of disease for one patient.</w:t>
      </w:r>
      <w:r w:rsidR="001B4402">
        <w:t xml:space="preserve"> </w:t>
      </w:r>
      <w:commentRangeStart w:id="14"/>
      <w:r w:rsidR="00F06ECE">
        <w:t>After extraction, the</w:t>
      </w:r>
      <w:r w:rsidR="001B4402">
        <w:t xml:space="preserve"> training dataset consists of 572 unique image cubes.</w:t>
      </w:r>
      <w:commentRangeEnd w:id="14"/>
      <w:r w:rsidR="00C45EA7">
        <w:rPr>
          <w:rStyle w:val="CommentReference"/>
        </w:rPr>
        <w:commentReference w:id="14"/>
      </w:r>
    </w:p>
    <w:p w14:paraId="235EA992" w14:textId="77777777" w:rsidR="002B1C4A" w:rsidRDefault="002B1C4A" w:rsidP="002B1C4A">
      <w:pPr>
        <w:keepNext/>
      </w:pPr>
      <w:r>
        <w:rPr>
          <w:noProof/>
        </w:rPr>
        <w:lastRenderedPageBreak/>
        <w:drawing>
          <wp:inline distT="0" distB="0" distL="0" distR="0" wp14:anchorId="0A837D63" wp14:editId="716DF8A8">
            <wp:extent cx="4661206" cy="2743200"/>
            <wp:effectExtent l="0" t="0" r="635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61206" cy="2743200"/>
                    </a:xfrm>
                    <a:prstGeom prst="rect">
                      <a:avLst/>
                    </a:prstGeom>
                    <a:noFill/>
                  </pic:spPr>
                </pic:pic>
              </a:graphicData>
            </a:graphic>
          </wp:inline>
        </w:drawing>
      </w:r>
    </w:p>
    <w:p w14:paraId="019C1997" w14:textId="61B2BC4E" w:rsidR="002B1C4A" w:rsidRPr="00053308" w:rsidRDefault="002B1C4A" w:rsidP="002B1C4A">
      <w:pPr>
        <w:pStyle w:val="Caption"/>
      </w:pPr>
      <w:r>
        <w:t xml:space="preserve">Figure </w:t>
      </w:r>
      <w:fldSimple w:instr=" SEQ Figure \* ARABIC ">
        <w:r w:rsidR="000709B7">
          <w:rPr>
            <w:noProof/>
          </w:rPr>
          <w:t>3</w:t>
        </w:r>
      </w:fldSimple>
      <w:r>
        <w:t>:</w:t>
      </w:r>
      <w:r w:rsidRPr="002B1C4A">
        <w:t xml:space="preserve"> </w:t>
      </w:r>
      <w:r>
        <w:t xml:space="preserve">Liver distributed into individual cubes of 32x120x120. Disease </w:t>
      </w:r>
      <w:proofErr w:type="gramStart"/>
      <w:r>
        <w:t>is labeled</w:t>
      </w:r>
      <w:proofErr w:type="gramEnd"/>
      <w:r>
        <w:t xml:space="preserve"> as disease regardless of center of cube.</w:t>
      </w:r>
    </w:p>
    <w:p w14:paraId="5C8E5746" w14:textId="77777777" w:rsidR="008E4547" w:rsidRDefault="008E4547" w:rsidP="008E4547">
      <w:pPr>
        <w:pStyle w:val="Heading2"/>
      </w:pPr>
      <w:r>
        <w:t>Architecture</w:t>
      </w:r>
      <w:r w:rsidR="00255933">
        <w:t>s</w:t>
      </w:r>
    </w:p>
    <w:p w14:paraId="148A5D6E" w14:textId="552B16E0" w:rsidR="00B8038A" w:rsidRDefault="00D96287" w:rsidP="008E4547">
      <w:r>
        <w:t>T</w:t>
      </w:r>
      <w:r w:rsidR="00DA033F">
        <w:t xml:space="preserve">hree </w:t>
      </w:r>
      <w:r w:rsidR="002D1FD4">
        <w:t>3D-UNet style</w:t>
      </w:r>
      <w:r w:rsidR="00DA033F">
        <w:t xml:space="preserve"> architectur</w:t>
      </w:r>
      <w:r w:rsidR="002D1FD4">
        <w:t xml:space="preserve">es </w:t>
      </w:r>
      <w:r>
        <w:t>were investigated</w:t>
      </w:r>
      <w:r w:rsidR="0078374C">
        <w:t xml:space="preserve">, a Standard </w:t>
      </w:r>
      <w:proofErr w:type="spellStart"/>
      <w:r w:rsidR="0078374C">
        <w:t>UNet</w:t>
      </w:r>
      <w:proofErr w:type="spellEnd"/>
      <w:r w:rsidR="0078374C">
        <w:t xml:space="preserve">, Residual </w:t>
      </w:r>
      <w:proofErr w:type="spellStart"/>
      <w:r w:rsidR="0078374C">
        <w:t>UNet</w:t>
      </w:r>
      <w:proofErr w:type="spellEnd"/>
      <w:r w:rsidR="0078374C">
        <w:t xml:space="preserve">, and Dense </w:t>
      </w:r>
      <w:proofErr w:type="spellStart"/>
      <w:r w:rsidR="0078374C">
        <w:t>UNet</w:t>
      </w:r>
      <w:proofErr w:type="spellEnd"/>
      <w:r w:rsidR="00DA033F">
        <w:t xml:space="preserve">. </w:t>
      </w:r>
      <w:r w:rsidR="004D5C59">
        <w:t xml:space="preserve">The basic </w:t>
      </w:r>
      <w:r>
        <w:t xml:space="preserve">architectural </w:t>
      </w:r>
      <w:r w:rsidR="004D5C59">
        <w:t>framework</w:t>
      </w:r>
      <w:r w:rsidR="0078374C">
        <w:t>, A of Figure xxx,</w:t>
      </w:r>
      <w:r w:rsidR="004D5C59">
        <w:t xml:space="preserve"> </w:t>
      </w:r>
      <w:r w:rsidR="0078374C">
        <w:t>remained the same for all three</w:t>
      </w:r>
      <w:r w:rsidR="004D5C59">
        <w:t>, defined as a number of convolution bloc</w:t>
      </w:r>
      <w:r w:rsidR="00BE1B96">
        <w:t xml:space="preserve">ks per layer, </w:t>
      </w:r>
      <w:r w:rsidR="004D5C59">
        <w:t>number of layers</w:t>
      </w:r>
      <w:r w:rsidR="00B8038A">
        <w:t xml:space="preserve">, </w:t>
      </w:r>
      <w:r w:rsidR="00DA033F">
        <w:t>convolution block lambda (</w:t>
      </w:r>
      <w:r w:rsidR="00F11398">
        <w:t>i.e.</w:t>
      </w:r>
      <w:r w:rsidR="00BE1B96">
        <w:t xml:space="preserve"> increase in number of convolution blocks per layer</w:t>
      </w:r>
      <w:r w:rsidR="00DA033F">
        <w:t>)</w:t>
      </w:r>
      <w:r w:rsidR="00BE1B96">
        <w:t xml:space="preserve">, </w:t>
      </w:r>
      <w:r w:rsidR="0078374C">
        <w:t xml:space="preserve">and </w:t>
      </w:r>
      <w:r w:rsidR="00BE1B96">
        <w:t>maximum number of convolution blocks</w:t>
      </w:r>
      <w:r w:rsidR="004D5C59">
        <w:t xml:space="preserve">. </w:t>
      </w:r>
      <w:commentRangeStart w:id="15"/>
      <w:r w:rsidR="0078374C">
        <w:t xml:space="preserve">A representation of the differences in how convolutions and connections occur from the Standard </w:t>
      </w:r>
      <w:proofErr w:type="spellStart"/>
      <w:r w:rsidR="0078374C">
        <w:t>UNet</w:t>
      </w:r>
      <w:proofErr w:type="spellEnd"/>
      <w:r w:rsidR="0078374C">
        <w:t xml:space="preserve">, </w:t>
      </w:r>
      <w:proofErr w:type="spellStart"/>
      <w:r w:rsidR="0078374C">
        <w:t>Resisudal</w:t>
      </w:r>
      <w:proofErr w:type="spellEnd"/>
      <w:r w:rsidR="0078374C">
        <w:t xml:space="preserve"> </w:t>
      </w:r>
      <w:proofErr w:type="spellStart"/>
      <w:r w:rsidR="0078374C">
        <w:t>UNet</w:t>
      </w:r>
      <w:proofErr w:type="spellEnd"/>
      <w:r w:rsidR="0078374C">
        <w:t xml:space="preserve">, and Dense </w:t>
      </w:r>
      <w:proofErr w:type="spellStart"/>
      <w:r w:rsidR="0078374C">
        <w:t>UNet</w:t>
      </w:r>
      <w:proofErr w:type="spellEnd"/>
      <w:r w:rsidR="0078374C">
        <w:t xml:space="preserve"> </w:t>
      </w:r>
      <w:proofErr w:type="gramStart"/>
      <w:r w:rsidR="0078374C">
        <w:t>is shown</w:t>
      </w:r>
      <w:proofErr w:type="gramEnd"/>
      <w:r w:rsidR="0078374C">
        <w:t xml:space="preserve"> in B of Figure xxx.</w:t>
      </w:r>
      <w:commentRangeEnd w:id="15"/>
      <w:r w:rsidR="0078374C">
        <w:rPr>
          <w:rStyle w:val="CommentReference"/>
        </w:rPr>
        <w:commentReference w:id="15"/>
      </w:r>
    </w:p>
    <w:p w14:paraId="53988070" w14:textId="77777777" w:rsidR="009E2942" w:rsidRDefault="009E2942" w:rsidP="009E2942">
      <w:pPr>
        <w:keepNext/>
      </w:pPr>
      <w:r>
        <w:rPr>
          <w:noProof/>
        </w:rPr>
        <w:lastRenderedPageBreak/>
        <w:drawing>
          <wp:inline distT="0" distB="0" distL="0" distR="0" wp14:anchorId="3EB69032" wp14:editId="070A42C3">
            <wp:extent cx="5945044" cy="4679500"/>
            <wp:effectExtent l="0" t="0" r="0" b="6985"/>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56599" cy="4688595"/>
                    </a:xfrm>
                    <a:prstGeom prst="rect">
                      <a:avLst/>
                    </a:prstGeom>
                    <a:noFill/>
                  </pic:spPr>
                </pic:pic>
              </a:graphicData>
            </a:graphic>
          </wp:inline>
        </w:drawing>
      </w:r>
    </w:p>
    <w:p w14:paraId="5DD752F7" w14:textId="2DADA083" w:rsidR="00943465" w:rsidRDefault="009E2942" w:rsidP="009E2942">
      <w:pPr>
        <w:pStyle w:val="Caption"/>
      </w:pPr>
      <w:r>
        <w:t xml:space="preserve">Figure </w:t>
      </w:r>
      <w:fldSimple w:instr=" SEQ Figure \* ARABIC ">
        <w:r w:rsidR="000709B7">
          <w:rPr>
            <w:noProof/>
          </w:rPr>
          <w:t>4</w:t>
        </w:r>
      </w:fldSimple>
      <w:r>
        <w:t>:</w:t>
      </w:r>
      <w:r w:rsidRPr="009E2942">
        <w:t xml:space="preserve"> </w:t>
      </w:r>
      <w:r>
        <w:t>Top (A): Basic framework of architectures</w:t>
      </w:r>
      <w:r>
        <w:rPr>
          <w:i w:val="0"/>
        </w:rPr>
        <w:t xml:space="preserve">. Bottom (B): </w:t>
      </w:r>
      <w:r>
        <w:t xml:space="preserve">Difference in convolution blocks, surrounded by green to indicate same region in (A). ‘Standard’, previous feature maps are convolved and activated. ‘Residual’, previous feature maps </w:t>
      </w:r>
      <w:proofErr w:type="gramStart"/>
      <w:r>
        <w:t>are directly added</w:t>
      </w:r>
      <w:proofErr w:type="gramEnd"/>
      <w:r>
        <w:t xml:space="preserve"> to convolutional output in a ‘skip’ connection before activation. ‘Dense’, previous feature maps </w:t>
      </w:r>
      <w:proofErr w:type="gramStart"/>
      <w:r>
        <w:t>are continually concatenated</w:t>
      </w:r>
      <w:proofErr w:type="gramEnd"/>
      <w:r>
        <w:t xml:space="preserve"> together before activation and convolution.</w:t>
      </w:r>
    </w:p>
    <w:p w14:paraId="781133ED" w14:textId="59F3FAA3" w:rsidR="00255933" w:rsidRDefault="003C4651" w:rsidP="00255933">
      <w:pPr>
        <w:pStyle w:val="Heading3"/>
      </w:pPr>
      <w:r>
        <w:t xml:space="preserve">Standard </w:t>
      </w:r>
      <w:proofErr w:type="spellStart"/>
      <w:r w:rsidR="00255933">
        <w:t>UNet</w:t>
      </w:r>
      <w:proofErr w:type="spellEnd"/>
    </w:p>
    <w:p w14:paraId="4701FE56" w14:textId="6140965A" w:rsidR="00D600A9" w:rsidRDefault="00DA033F" w:rsidP="00D600A9">
      <w:r>
        <w:t xml:space="preserve">The first style </w:t>
      </w:r>
      <w:r w:rsidR="006901BE">
        <w:t xml:space="preserve">investigated </w:t>
      </w:r>
      <w:r w:rsidR="00CD3AC4">
        <w:t xml:space="preserve">was </w:t>
      </w:r>
      <w:r>
        <w:t>a</w:t>
      </w:r>
      <w:r w:rsidR="00D600A9">
        <w:t xml:space="preserve"> </w:t>
      </w:r>
      <w:r w:rsidR="00F90763">
        <w:t>standard</w:t>
      </w:r>
      <w:r w:rsidR="00D600A9">
        <w:t xml:space="preserve"> </w:t>
      </w:r>
      <w:proofErr w:type="spellStart"/>
      <w:r w:rsidR="00D600A9">
        <w:t>UNet</w:t>
      </w:r>
      <w:proofErr w:type="spellEnd"/>
      <w:r w:rsidR="00D600A9">
        <w:t xml:space="preserve">, where concatenations or additions </w:t>
      </w:r>
      <w:proofErr w:type="gramStart"/>
      <w:r w:rsidR="00D600A9">
        <w:t>were used</w:t>
      </w:r>
      <w:proofErr w:type="gramEnd"/>
      <w:r w:rsidR="00D600A9">
        <w:t xml:space="preserve"> to combine equal </w:t>
      </w:r>
      <w:r>
        <w:t>size feature maps</w:t>
      </w:r>
      <w:r w:rsidR="00D600A9">
        <w:t xml:space="preserve"> </w:t>
      </w:r>
      <w:r>
        <w:t>from the encoder to the decoder</w:t>
      </w:r>
      <w:r w:rsidR="00D600A9">
        <w:t xml:space="preserve"> side.</w:t>
      </w:r>
    </w:p>
    <w:p w14:paraId="3287112B" w14:textId="463F4004" w:rsidR="00D600A9" w:rsidRDefault="00F90763" w:rsidP="003C315D">
      <w:pPr>
        <w:keepNext/>
        <w:keepLines/>
      </w:pPr>
      <w:r>
        <w:lastRenderedPageBreak/>
        <w:t xml:space="preserve">Standard </w:t>
      </w:r>
      <w:r w:rsidR="00D600A9">
        <w:t>Architecture Parameters:</w:t>
      </w:r>
    </w:p>
    <w:p w14:paraId="02AA75FE" w14:textId="3DB7F7CC" w:rsidR="00D600A9" w:rsidRDefault="000F673E" w:rsidP="003C315D">
      <w:pPr>
        <w:pStyle w:val="ListParagraph"/>
        <w:keepNext/>
        <w:keepLines/>
        <w:numPr>
          <w:ilvl w:val="0"/>
          <w:numId w:val="2"/>
        </w:numPr>
      </w:pPr>
      <w:r>
        <w:t>Number of l</w:t>
      </w:r>
      <w:r w:rsidR="00D600A9">
        <w:t>ayers were varied</w:t>
      </w:r>
      <w:r w:rsidR="00F90763">
        <w:t>, including</w:t>
      </w:r>
      <w:r w:rsidR="00F11398">
        <w:t xml:space="preserve"> </w:t>
      </w:r>
      <w:r w:rsidR="00D600A9">
        <w:t>1, 2, 3, and 4</w:t>
      </w:r>
    </w:p>
    <w:p w14:paraId="607D3CCE" w14:textId="77777777" w:rsidR="00D600A9" w:rsidRDefault="00D600A9" w:rsidP="003C315D">
      <w:pPr>
        <w:pStyle w:val="ListParagraph"/>
        <w:keepNext/>
        <w:keepLines/>
        <w:numPr>
          <w:ilvl w:val="0"/>
          <w:numId w:val="2"/>
        </w:numPr>
      </w:pPr>
      <w:r>
        <w:t xml:space="preserve">Initial number of convolution blocks </w:t>
      </w:r>
      <w:r w:rsidR="00DA033F">
        <w:t>were</w:t>
      </w:r>
      <w:r>
        <w:t xml:space="preserve"> varied from 1, 2, and 3</w:t>
      </w:r>
    </w:p>
    <w:p w14:paraId="3F929922" w14:textId="77777777" w:rsidR="00D600A9" w:rsidRDefault="00D600A9" w:rsidP="003C315D">
      <w:pPr>
        <w:pStyle w:val="ListParagraph"/>
        <w:keepNext/>
        <w:keepLines/>
        <w:numPr>
          <w:ilvl w:val="0"/>
          <w:numId w:val="2"/>
        </w:numPr>
      </w:pPr>
      <w:r>
        <w:t>The increase in number of convolution blocks</w:t>
      </w:r>
      <w:r w:rsidR="00DA033F">
        <w:t xml:space="preserve"> (convolution lambda)</w:t>
      </w:r>
      <w:r>
        <w:t xml:space="preserve"> for each layer was varied from 0, 1, and 2</w:t>
      </w:r>
    </w:p>
    <w:p w14:paraId="76098637" w14:textId="77777777" w:rsidR="000F673E" w:rsidRDefault="000F673E" w:rsidP="003C315D">
      <w:pPr>
        <w:pStyle w:val="ListParagraph"/>
        <w:keepNext/>
        <w:keepLines/>
        <w:numPr>
          <w:ilvl w:val="0"/>
          <w:numId w:val="2"/>
        </w:numPr>
      </w:pPr>
      <w:r>
        <w:t>Maximum number of convolution blocks was 4</w:t>
      </w:r>
    </w:p>
    <w:p w14:paraId="666ED627" w14:textId="77777777" w:rsidR="00D600A9" w:rsidRDefault="00D600A9" w:rsidP="003C315D">
      <w:pPr>
        <w:pStyle w:val="ListParagraph"/>
        <w:keepNext/>
        <w:keepLines/>
        <w:numPr>
          <w:ilvl w:val="0"/>
          <w:numId w:val="2"/>
        </w:numPr>
      </w:pPr>
      <w:r>
        <w:t>The number of initial filters was varied from 8, 16, and 32</w:t>
      </w:r>
    </w:p>
    <w:p w14:paraId="451A7ED8" w14:textId="77777777" w:rsidR="00D600A9" w:rsidRDefault="00D600A9" w:rsidP="003C315D">
      <w:pPr>
        <w:pStyle w:val="ListParagraph"/>
        <w:keepNext/>
        <w:keepLines/>
        <w:numPr>
          <w:ilvl w:val="0"/>
          <w:numId w:val="2"/>
        </w:numPr>
      </w:pPr>
      <w:r>
        <w:t>The maximum number of filters was varied from 32, 64, and 128</w:t>
      </w:r>
    </w:p>
    <w:p w14:paraId="2480F4CB" w14:textId="77777777" w:rsidR="00255933" w:rsidRDefault="00255933" w:rsidP="00255933">
      <w:pPr>
        <w:pStyle w:val="Heading3"/>
      </w:pPr>
      <w:r>
        <w:t xml:space="preserve">Residual </w:t>
      </w:r>
      <w:proofErr w:type="spellStart"/>
      <w:r>
        <w:t>UNet</w:t>
      </w:r>
      <w:proofErr w:type="spellEnd"/>
    </w:p>
    <w:p w14:paraId="023BDECD" w14:textId="3E67139B" w:rsidR="006901BE" w:rsidRDefault="00F90763" w:rsidP="00DA033F">
      <w:r>
        <w:t xml:space="preserve">The </w:t>
      </w:r>
      <w:r w:rsidR="00CD3AC4">
        <w:t xml:space="preserve">Standard </w:t>
      </w:r>
      <w:proofErr w:type="spellStart"/>
      <w:r>
        <w:t>UNet</w:t>
      </w:r>
      <w:proofErr w:type="spellEnd"/>
      <w:r>
        <w:t xml:space="preserve"> was expanded to include</w:t>
      </w:r>
      <w:r w:rsidR="00DA033F">
        <w:t xml:space="preserve"> residual connections for each convolution block in each</w:t>
      </w:r>
      <w:r w:rsidR="006901BE">
        <w:t xml:space="preserve"> layer</w:t>
      </w:r>
      <w:r w:rsidR="000F673E">
        <w:t>, with motivation from the ‘</w:t>
      </w:r>
      <w:proofErr w:type="spellStart"/>
      <w:r w:rsidR="000F673E">
        <w:t>ResNet</w:t>
      </w:r>
      <w:proofErr w:type="spellEnd"/>
      <w:r w:rsidR="000F673E">
        <w:t>’ architecture</w:t>
      </w:r>
      <w:r w:rsidR="000F673E">
        <w:fldChar w:fldCharType="begin" w:fldLock="1"/>
      </w:r>
      <w:r w:rsidR="0051477F">
        <w:instrText>ADDIN CSL_CITATION {"citationItems":[{"id":"ITEM-1","itemData":{"abstract":"Deeper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layers-8× deeper than VGG nets [41]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 1 , where we also won the 1st places on the tasks of ImageNet detection, ImageNet local-ization, COCO detection, and COCO segmentation.","author":[{"dropping-particle":"","family":"He","given":"Kaiming","non-dropping-particle":"","parse-names":false,"suffix":""},{"dropping-particle":"","family":"Zhang","given":"Xiangyu","non-dropping-particle":"","parse-names":false,"suffix":""},{"dropping-particle":"","family":"Ren","given":"Shaoqing","non-dropping-particle":"","parse-names":false,"suffix":""},{"dropping-particle":"","family":"Sun","given":"Jian","non-dropping-particle":"","parse-names":false,"suffix":""}],"id":"ITEM-1","issued":{"date-parts":[["0"]]},"title":"Deep Residual Learning for Image Recognition","type":"report"},"uris":["http://www.mendeley.com/documents/?uuid=6261f71c-5c89-313a-b2dc-fa20f5974143"]}],"mendeley":{"formattedCitation":"&lt;sup&gt;7&lt;/sup&gt;","plainTextFormattedCitation":"7","previouslyFormattedCitation":"&lt;sup&gt;7&lt;/sup&gt;"},"properties":{"noteIndex":0},"schema":"https://github.com/citation-style-language/schema/raw/master/csl-citation.json"}</w:instrText>
      </w:r>
      <w:r w:rsidR="000F673E">
        <w:fldChar w:fldCharType="separate"/>
      </w:r>
      <w:r w:rsidR="0051477F" w:rsidRPr="0051477F">
        <w:rPr>
          <w:noProof/>
          <w:vertAlign w:val="superscript"/>
        </w:rPr>
        <w:t>7</w:t>
      </w:r>
      <w:r w:rsidR="000F673E">
        <w:fldChar w:fldCharType="end"/>
      </w:r>
      <w:r w:rsidR="006901BE">
        <w:t>. Residual connections have the benefit of allowing a ‘flow’ of loss from previous convolutions. This allows the model to create skip-connections over convolutions that might not be nece</w:t>
      </w:r>
      <w:r w:rsidR="0078374C">
        <w:t>ssary.</w:t>
      </w:r>
    </w:p>
    <w:p w14:paraId="4DDF03C9" w14:textId="77777777" w:rsidR="006901BE" w:rsidRDefault="006901BE" w:rsidP="003C315D">
      <w:pPr>
        <w:keepNext/>
        <w:keepLines/>
      </w:pPr>
      <w:r>
        <w:t>Residual Network Architecture Parameters:</w:t>
      </w:r>
    </w:p>
    <w:p w14:paraId="7FA12164" w14:textId="77777777" w:rsidR="006901BE" w:rsidRDefault="000F673E" w:rsidP="003C315D">
      <w:pPr>
        <w:pStyle w:val="ListParagraph"/>
        <w:keepNext/>
        <w:keepLines/>
        <w:numPr>
          <w:ilvl w:val="0"/>
          <w:numId w:val="2"/>
        </w:numPr>
      </w:pPr>
      <w:r>
        <w:t>Number of layers</w:t>
      </w:r>
      <w:r w:rsidR="006901BE">
        <w:t xml:space="preserve"> were varied from 1, 2, 3, and 4</w:t>
      </w:r>
    </w:p>
    <w:p w14:paraId="638AF555" w14:textId="77777777" w:rsidR="006901BE" w:rsidRDefault="006901BE" w:rsidP="003C315D">
      <w:pPr>
        <w:pStyle w:val="ListParagraph"/>
        <w:keepNext/>
        <w:keepLines/>
        <w:numPr>
          <w:ilvl w:val="0"/>
          <w:numId w:val="2"/>
        </w:numPr>
      </w:pPr>
      <w:r>
        <w:t>Initial number of convolution blocks were varied from 1, 2, 3, and 4</w:t>
      </w:r>
    </w:p>
    <w:p w14:paraId="64F2AF65" w14:textId="77777777" w:rsidR="006901BE" w:rsidRDefault="006901BE" w:rsidP="003C315D">
      <w:pPr>
        <w:pStyle w:val="ListParagraph"/>
        <w:keepNext/>
        <w:keepLines/>
        <w:numPr>
          <w:ilvl w:val="0"/>
          <w:numId w:val="2"/>
        </w:numPr>
      </w:pPr>
      <w:r>
        <w:t>The increase in number of convolution blocks (convolution lambda) for each layer was varied from 0, 1, and 2</w:t>
      </w:r>
    </w:p>
    <w:p w14:paraId="4D3F96A6" w14:textId="77777777" w:rsidR="000F673E" w:rsidRDefault="000F673E" w:rsidP="003C315D">
      <w:pPr>
        <w:pStyle w:val="ListParagraph"/>
        <w:keepNext/>
        <w:keepLines/>
        <w:numPr>
          <w:ilvl w:val="0"/>
          <w:numId w:val="2"/>
        </w:numPr>
      </w:pPr>
      <w:r>
        <w:t>Maximum number of convolution blocks was 4</w:t>
      </w:r>
    </w:p>
    <w:p w14:paraId="1B8339CB" w14:textId="77777777" w:rsidR="006901BE" w:rsidRDefault="006901BE" w:rsidP="003C315D">
      <w:pPr>
        <w:pStyle w:val="ListParagraph"/>
        <w:keepNext/>
        <w:keepLines/>
        <w:numPr>
          <w:ilvl w:val="0"/>
          <w:numId w:val="2"/>
        </w:numPr>
      </w:pPr>
      <w:r>
        <w:t xml:space="preserve">The number of initial </w:t>
      </w:r>
      <w:r w:rsidR="00F41FAE">
        <w:t xml:space="preserve">filters was </w:t>
      </w:r>
      <w:r>
        <w:t>32</w:t>
      </w:r>
    </w:p>
    <w:p w14:paraId="144CF245" w14:textId="77777777" w:rsidR="006901BE" w:rsidRDefault="006901BE" w:rsidP="003C315D">
      <w:pPr>
        <w:pStyle w:val="ListParagraph"/>
        <w:keepNext/>
        <w:keepLines/>
        <w:numPr>
          <w:ilvl w:val="0"/>
          <w:numId w:val="2"/>
        </w:numPr>
      </w:pPr>
      <w:r>
        <w:t>The maximum number of filters was 128</w:t>
      </w:r>
    </w:p>
    <w:p w14:paraId="66F70C84" w14:textId="77777777" w:rsidR="00255933" w:rsidRDefault="00255933" w:rsidP="00255933">
      <w:pPr>
        <w:pStyle w:val="Heading3"/>
      </w:pPr>
      <w:r>
        <w:t xml:space="preserve">Dense </w:t>
      </w:r>
      <w:proofErr w:type="spellStart"/>
      <w:r>
        <w:t>UNet</w:t>
      </w:r>
      <w:proofErr w:type="spellEnd"/>
    </w:p>
    <w:p w14:paraId="2EA820C9" w14:textId="4D6A561F" w:rsidR="00DA033F" w:rsidRDefault="006901BE" w:rsidP="00DA033F">
      <w:r>
        <w:t>A more complete ‘flow’ of lo</w:t>
      </w:r>
      <w:r w:rsidR="00DB4693">
        <w:t>ss from previous convolutions can be</w:t>
      </w:r>
      <w:r>
        <w:t xml:space="preserve"> realized with the </w:t>
      </w:r>
      <w:proofErr w:type="spellStart"/>
      <w:r>
        <w:t>DenseNet</w:t>
      </w:r>
      <w:proofErr w:type="spellEnd"/>
      <w:r>
        <w:t xml:space="preserve"> architecture</w:t>
      </w:r>
      <w:r w:rsidR="00D24D1F">
        <w:fldChar w:fldCharType="begin" w:fldLock="1"/>
      </w:r>
      <w:r w:rsidR="0051477F">
        <w:instrText>ADDIN CSL_CITATION {"citationItems":[{"id":"ITEM-1","itemData":{"abstract":"Recent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Convo-lutional Network (DenseNet), which connects each layer to every other layer in a feed-forward fashion. Whereas traditional convolutional networks with L layers have L connections-one between each layer and its subsequent layer-our network has L(L+1) 2 direct connections. For each layer, the feature-maps of all preceding layers are used as inputs, and its own feature-maps are used as inputs into all subsequent layers. DenseNets have several compelling advantages: they alleviate the vanishing-gradient problem, strengthen feature propagation, encourage feature reuse, and substantially reduce the number of parameters. We evaluate our proposed architecture on four highly competitive object recognition benchmark tasks (CIFAR-10, CIFAR-100, SVHN, and ImageNet). DenseNets obtain significant improvements over the state-of-the-art on most of them, whilst requiring less computation to achieve high performance. Code and pre-trained models are available at https://github.com/liuzhuang13/DenseNet.","author":[{"dropping-particle":"","family":"Huang","given":"Gao","non-dropping-particle":"","parse-names":false,"suffix":""},{"dropping-particle":"","family":"Liu","given":"Zhuang","non-dropping-particle":"","parse-names":false,"suffix":""},{"dropping-particle":"","family":"Maaten","given":"Laurens","non-dropping-particle":"Van Der","parse-names":false,"suffix":""},{"dropping-particle":"","family":"Weinberger","given":"Kilian Q","non-dropping-particle":"","parse-names":false,"suffix":""}],"id":"ITEM-1","issued":{"date-parts":[["0"]]},"title":"Densely Connected Convolutional Networks","type":"report"},"uris":["http://www.mendeley.com/documents/?uuid=63966e29-88d3-35f5-8ada-41421e35da47"]}],"mendeley":{"formattedCitation":"&lt;sup&gt;8&lt;/sup&gt;","plainTextFormattedCitation":"8","previouslyFormattedCitation":"&lt;sup&gt;8&lt;/sup&gt;"},"properties":{"noteIndex":0},"schema":"https://github.com/citation-style-language/schema/raw/master/csl-citation.json"}</w:instrText>
      </w:r>
      <w:r w:rsidR="00D24D1F">
        <w:fldChar w:fldCharType="separate"/>
      </w:r>
      <w:r w:rsidR="0051477F" w:rsidRPr="0051477F">
        <w:rPr>
          <w:noProof/>
          <w:vertAlign w:val="superscript"/>
        </w:rPr>
        <w:t>8</w:t>
      </w:r>
      <w:r w:rsidR="00D24D1F">
        <w:fldChar w:fldCharType="end"/>
      </w:r>
      <w:r>
        <w:t xml:space="preserve">. This architecture style allows </w:t>
      </w:r>
      <w:r w:rsidR="000F673E">
        <w:t>previous</w:t>
      </w:r>
      <w:r>
        <w:t xml:space="preserve"> convolutions to </w:t>
      </w:r>
      <w:proofErr w:type="gramStart"/>
      <w:r>
        <w:t>be re-used</w:t>
      </w:r>
      <w:proofErr w:type="gramEnd"/>
      <w:r>
        <w:t xml:space="preserve">, </w:t>
      </w:r>
      <w:r w:rsidR="0078374C">
        <w:t>allowing</w:t>
      </w:r>
      <w:r>
        <w:t xml:space="preserve"> the model to </w:t>
      </w:r>
      <w:r w:rsidR="0078374C">
        <w:t>optimize reuse of</w:t>
      </w:r>
      <w:r>
        <w:t xml:space="preserve"> feature maps</w:t>
      </w:r>
      <w:r w:rsidR="00DB4693">
        <w:t xml:space="preserve"> and enabling more diversified feature </w:t>
      </w:r>
      <w:r w:rsidR="00D24D1F">
        <w:t>creation</w:t>
      </w:r>
      <w:r>
        <w:t xml:space="preserve">. Another benefit of this method is that the number of filters can be significantly </w:t>
      </w:r>
      <w:r w:rsidR="000F673E">
        <w:t>reduced since previous convolutions are re-used;</w:t>
      </w:r>
      <w:r>
        <w:t xml:space="preserve"> only increasing </w:t>
      </w:r>
      <w:r w:rsidR="000F673E">
        <w:t xml:space="preserve">the number of filters </w:t>
      </w:r>
      <w:r>
        <w:t>by a small amount each time (referred to here as ‘growth rate’</w:t>
      </w:r>
      <w:r w:rsidR="000F673E">
        <w:t>)</w:t>
      </w:r>
      <w:r>
        <w:t>.</w:t>
      </w:r>
    </w:p>
    <w:p w14:paraId="02FE8A07" w14:textId="77777777" w:rsidR="000F673E" w:rsidRDefault="000F673E" w:rsidP="003C315D">
      <w:pPr>
        <w:keepNext/>
        <w:keepLines/>
      </w:pPr>
      <w:r>
        <w:lastRenderedPageBreak/>
        <w:t>Dense Network Architecture Parameters:</w:t>
      </w:r>
    </w:p>
    <w:p w14:paraId="7A01DB32" w14:textId="77777777" w:rsidR="000F673E" w:rsidRDefault="000F673E" w:rsidP="003C315D">
      <w:pPr>
        <w:pStyle w:val="ListParagraph"/>
        <w:keepNext/>
        <w:keepLines/>
        <w:numPr>
          <w:ilvl w:val="0"/>
          <w:numId w:val="2"/>
        </w:numPr>
      </w:pPr>
      <w:r>
        <w:t>Number of layers were varied from 2, and 3</w:t>
      </w:r>
    </w:p>
    <w:p w14:paraId="34431743" w14:textId="77777777" w:rsidR="000F673E" w:rsidRDefault="000F673E" w:rsidP="003C315D">
      <w:pPr>
        <w:pStyle w:val="ListParagraph"/>
        <w:keepNext/>
        <w:keepLines/>
        <w:numPr>
          <w:ilvl w:val="0"/>
          <w:numId w:val="2"/>
        </w:numPr>
      </w:pPr>
      <w:r>
        <w:t>Initial number of convolution blocks were 2</w:t>
      </w:r>
    </w:p>
    <w:p w14:paraId="0CE026C1" w14:textId="77777777" w:rsidR="000F673E" w:rsidRDefault="000F673E" w:rsidP="003C315D">
      <w:pPr>
        <w:pStyle w:val="ListParagraph"/>
        <w:keepNext/>
        <w:keepLines/>
        <w:numPr>
          <w:ilvl w:val="0"/>
          <w:numId w:val="2"/>
        </w:numPr>
      </w:pPr>
      <w:r>
        <w:t>The increase in number of convolution blocks (convolution lambda) for each layer was varied from 0, and 1</w:t>
      </w:r>
    </w:p>
    <w:p w14:paraId="0E3B838C" w14:textId="77777777" w:rsidR="000F673E" w:rsidRDefault="000F673E" w:rsidP="003C315D">
      <w:pPr>
        <w:pStyle w:val="ListParagraph"/>
        <w:keepNext/>
        <w:keepLines/>
        <w:numPr>
          <w:ilvl w:val="0"/>
          <w:numId w:val="2"/>
        </w:numPr>
      </w:pPr>
      <w:r>
        <w:t>Maximum number of convolution blocks was 4</w:t>
      </w:r>
    </w:p>
    <w:p w14:paraId="1C3245A3" w14:textId="77777777" w:rsidR="000F673E" w:rsidRDefault="000F673E" w:rsidP="003C315D">
      <w:pPr>
        <w:pStyle w:val="ListParagraph"/>
        <w:keepNext/>
        <w:keepLines/>
        <w:numPr>
          <w:ilvl w:val="0"/>
          <w:numId w:val="2"/>
        </w:numPr>
      </w:pPr>
      <w:r>
        <w:t xml:space="preserve">The number </w:t>
      </w:r>
      <w:r w:rsidR="004A25D3">
        <w:t>of initial filters was 8, 12, 16, and 32</w:t>
      </w:r>
    </w:p>
    <w:p w14:paraId="4FA64565" w14:textId="77777777" w:rsidR="000F673E" w:rsidRDefault="000F673E" w:rsidP="003C315D">
      <w:pPr>
        <w:pStyle w:val="ListParagraph"/>
        <w:keepNext/>
        <w:keepLines/>
        <w:numPr>
          <w:ilvl w:val="0"/>
          <w:numId w:val="2"/>
        </w:numPr>
      </w:pPr>
      <w:r>
        <w:t xml:space="preserve">Filter growth rate was </w:t>
      </w:r>
      <w:r w:rsidR="004A25D3">
        <w:t xml:space="preserve">0, and </w:t>
      </w:r>
      <w:r>
        <w:t>4</w:t>
      </w:r>
    </w:p>
    <w:p w14:paraId="38C122F6" w14:textId="77777777" w:rsidR="000F673E" w:rsidRDefault="000F673E" w:rsidP="003C315D">
      <w:pPr>
        <w:pStyle w:val="ListParagraph"/>
        <w:keepNext/>
        <w:keepLines/>
        <w:numPr>
          <w:ilvl w:val="0"/>
          <w:numId w:val="2"/>
        </w:numPr>
      </w:pPr>
      <w:r>
        <w:t>The maximum number of filters was infinity</w:t>
      </w:r>
    </w:p>
    <w:p w14:paraId="3F12AE43" w14:textId="77777777" w:rsidR="008E4547" w:rsidRDefault="00326A2F" w:rsidP="00326A2F">
      <w:pPr>
        <w:pStyle w:val="Heading2"/>
      </w:pPr>
      <w:r>
        <w:t>Training</w:t>
      </w:r>
    </w:p>
    <w:p w14:paraId="4AB41B3A" w14:textId="5F21CAFA" w:rsidR="00BA557C" w:rsidRDefault="00A35224" w:rsidP="00326A2F">
      <w:r>
        <w:t>All model training was performed using NVIDIA-Tesla V100 32GB GPUs</w:t>
      </w:r>
      <w:r w:rsidR="002B1C4A">
        <w:fldChar w:fldCharType="begin" w:fldLock="1"/>
      </w:r>
      <w:r w:rsidR="0051477F">
        <w:instrText>ADDIN CSL_CITATION {"citationItems":[{"id":"ITEM-1","itemData":{"URL":"https://www.nvidia.com/en-gb/data-center/tesla-v100/","accessed":{"date-parts":[["2020","7","28"]]},"id":"ITEM-1","issued":{"date-parts":[["0"]]},"title":"NVIDIA Tesla V100 | NVIDIA","type":"webpage"},"uris":["http://www.mendeley.com/documents/?uuid=16ffd798-2c34-3c8c-a70d-8f4f5c82e56a"]}],"mendeley":{"formattedCitation":"&lt;sup&gt;9&lt;/sup&gt;","plainTextFormattedCitation":"9","previouslyFormattedCitation":"&lt;sup&gt;9&lt;/sup&gt;"},"properties":{"noteIndex":0},"schema":"https://github.com/citation-style-language/schema/raw/master/csl-citation.json"}</w:instrText>
      </w:r>
      <w:r w:rsidR="002B1C4A">
        <w:fldChar w:fldCharType="separate"/>
      </w:r>
      <w:r w:rsidR="0051477F" w:rsidRPr="0051477F">
        <w:rPr>
          <w:noProof/>
          <w:vertAlign w:val="superscript"/>
        </w:rPr>
        <w:t>9</w:t>
      </w:r>
      <w:r w:rsidR="002B1C4A">
        <w:fldChar w:fldCharType="end"/>
      </w:r>
      <w:r>
        <w:t xml:space="preserve">. All model creation, training, optimization, and evaluation was performed using </w:t>
      </w:r>
      <w:proofErr w:type="spellStart"/>
      <w:r>
        <w:t>Tensorflow</w:t>
      </w:r>
      <w:proofErr w:type="spellEnd"/>
      <w:r>
        <w:t xml:space="preserve"> version 2.2.0 </w:t>
      </w:r>
      <w:r>
        <w:fldChar w:fldCharType="begin" w:fldLock="1"/>
      </w:r>
      <w:r w:rsidR="0051477F">
        <w:instrText>ADDIN CSL_CITATION {"citationItems":[{"id":"ITEM-1","itemData":{"abstract":"TensorFlow [1] is an interface for expressing machine learning algorithms, and an implementation for executing such algorithms. A computation expressed using TensorFlow can be executed with little or no change on a wide variety of heterogeneous systems, ranging from mobile devices such as phones and tablets up to large-scale distributed systems of hundreds of machines and thousands of computational devices such as GPU cards. The system is flexible and can be used to express a wide variety of algorithms, including training and inference algorithms for deep neural network models, and it has been used for conducting research and for deploying machine learning systems into production across more than a dozen areas of computer science and other fields, including speech recognition , computer vision, robotics, information retrieval, natural language processing, geographic information extraction, and computational drug discovery. This paper describes the Ten-sorFlow interface and an implementation of that interface that we have built at Google. The TensorFlow API and a reference implementation were released as an open-source package under the Apache 2.0 license in November, 2015 and are available at www.tensorflow.org.","author":[{"dropping-particle":"","family":"Abadi","given":"Martín","non-dropping-particle":"","parse-names":false,"suffix":""},{"dropping-particle":"","family":"Agarwal","given":"Ashish","non-dropping-particle":"","parse-names":false,"suffix":""},{"dropping-particle":"","family":"Barham","given":"Paul","non-dropping-particle":"","parse-names":false,"suffix":""},{"dropping-particle":"","family":"Brevdo","given":"Eugene","non-dropping-particle":"","parse-names":false,"suffix":""},{"dropping-particle":"","family":"Chen","given":"Zhifeng","non-dropping-particle":"","parse-names":false,"suffix":""},{"dropping-particle":"","family":"Citro","given":"Craig","non-dropping-particle":"","parse-names":false,"suffix":""},{"dropping-particle":"","family":"Corrado","given":"Greg S","non-dropping-particle":"","parse-names":false,"suffix":""},{"dropping-particle":"","family":"Davis","given":"Andy","non-dropping-particle":"","parse-names":false,"suffix":""},{"dropping-particle":"","family":"Dean","given":"Jeffrey","non-dropping-particle":"","parse-names":false,"suffix":""},{"dropping-particle":"","family":"Devin","given":"Matthieu","non-dropping-particle":"","parse-names":false,"suffix":""},{"dropping-particle":"","family":"Ghemawat","given":"Sanjay","non-dropping-particle":"","parse-names":false,"suffix":""},{"dropping-particle":"","family":"Goodfellow","given":"Ian","non-dropping-particle":"","parse-names":false,"suffix":""},{"dropping-particle":"","family":"Harp","given":"Andrew","non-dropping-particle":"","parse-names":false,"suffix":""},{"dropping-particle":"","family":"Irving","given":"Geoffrey","non-dropping-particle":"","parse-names":false,"suffix":""},{"dropping-particle":"","family":"Isard","given":"Michael","non-dropping-particle":"","parse-names":false,"suffix":""},{"dropping-particle":"","family":"Jia","given":"Yangqing","non-dropping-particle":"","parse-names":false,"suffix":""},{"dropping-particle":"","family":"Jozefowicz","given":"Rafal","non-dropping-particle":"","parse-names":false,"suffix":""},{"dropping-particle":"","family":"Kaiser","given":"Lukasz","non-dropping-particle":"","parse-names":false,"suffix":""},{"dropping-particle":"","family":"Kudlur","given":"Manjunath","non-dropping-particle":"","parse-names":false,"suffix":""},{"dropping-particle":"","family":"Levenberg","given":"Josh","non-dropping-particle":"","parse-names":false,"suffix":""},{"dropping-particle":"","family":"Mané","given":"Dan","non-dropping-particle":"","parse-names":false,"suffix":""},{"dropping-particle":"","family":"Monga","given":"Rajat","non-dropping-particle":"","parse-names":false,"suffix":""},{"dropping-particle":"","family":"Moore","given":"Sherry","non-dropping-particle":"","parse-names":false,"suffix":""},{"dropping-particle":"","family":"Murray","given":"Derek","non-dropping-particle":"","parse-names":false,"suffix":""},{"dropping-particle":"","family":"Olah","given":"Chris","non-dropping-particle":"","parse-names":false,"suffix":""},{"dropping-particle":"","family":"Schuster","given":"Mike","non-dropping-particle":"","parse-names":false,"suffix":""},{"dropping-particle":"","family":"Shlens","given":"Jonathon","non-dropping-particle":"","parse-names":false,"suffix":""},{"dropping-particle":"","family":"Steiner","given":"Benoit","non-dropping-particle":"","parse-names":false,"suffix":""},{"dropping-particle":"","family":"Sutskever","given":"Ilya","non-dropping-particle":"","parse-names":false,"suffix":""},{"dropping-particle":"","family":"Talwar","given":"Kunal","non-dropping-particle":"","parse-names":false,"suffix":""},{"dropping-particle":"","family":"Tucker","given":"Paul","non-dropping-particle":"","parse-names":false,"suffix":""},{"dropping-particle":"","family":"Vanhoucke","given":"Vincent","non-dropping-particle":"","parse-names":false,"suffix":""},{"dropping-particle":"","family":"Vasudevan","given":"Vijay","non-dropping-particle":"","parse-names":false,"suffix":""},{"dropping-particle":"","family":"Viégas","given":"Fernanda","non-dropping-particle":"","parse-names":false,"suffix":""},{"dropping-particle":"","family":"Vinyals","given":"Oriol","non-dropping-particle":"","parse-names":false,"suffix":""},{"dropping-particle":"","family":"Warden","given":"Pete","non-dropping-particle":"","parse-names":false,"suffix":""},{"dropping-particle":"","family":"Wattenberg","given":"Martin","non-dropping-particle":"","parse-names":false,"suffix":""},{"dropping-particle":"","family":"Wicke","given":"Martin","non-dropping-particle":"","parse-names":false,"suffix":""},{"dropping-particle":"","family":"Yu","given":"Yuan","non-dropping-particle":"","parse-names":false,"suffix":""},{"dropping-particle":"","family":"Zheng","given":"Xiaoqiang","non-dropping-particle":"","parse-names":false,"suffix":""},{"dropping-particle":"","family":"Research","given":"Google","non-dropping-particle":"","parse-names":false,"suffix":""}],"id":"ITEM-1","issued":{"date-parts":[["0"]]},"title":"TensorFlow: Large-Scale Machine Learning on Heterogeneous Distributed Systems","type":"report"},"uris":["http://www.mendeley.com/documents/?uuid=2d3a4105-7330-35e6-b82f-999f072a2849"]}],"mendeley":{"formattedCitation":"&lt;sup&gt;10&lt;/sup&gt;","plainTextFormattedCitation":"10","previouslyFormattedCitation":"&lt;sup&gt;10&lt;/sup&gt;"},"properties":{"noteIndex":0},"schema":"https://github.com/citation-style-language/schema/raw/master/csl-citation.json"}</w:instrText>
      </w:r>
      <w:r>
        <w:fldChar w:fldCharType="separate"/>
      </w:r>
      <w:r w:rsidR="0051477F" w:rsidRPr="0051477F">
        <w:rPr>
          <w:noProof/>
          <w:vertAlign w:val="superscript"/>
        </w:rPr>
        <w:t>10</w:t>
      </w:r>
      <w:r>
        <w:fldChar w:fldCharType="end"/>
      </w:r>
      <w:r>
        <w:t>.</w:t>
      </w:r>
      <w:r w:rsidR="002B1C4A">
        <w:t xml:space="preserve"> </w:t>
      </w:r>
      <w:r w:rsidR="001B4402">
        <w:t xml:space="preserve">Models </w:t>
      </w:r>
      <w:proofErr w:type="gramStart"/>
      <w:r w:rsidR="001B4402">
        <w:t>were optimized</w:t>
      </w:r>
      <w:proofErr w:type="gramEnd"/>
      <w:r w:rsidR="001B4402">
        <w:t xml:space="preserve"> using a sparse categorical cross entropy loss and Adam optimizer. Mixed precision </w:t>
      </w:r>
      <w:proofErr w:type="gramStart"/>
      <w:r w:rsidR="001B4402">
        <w:t>was enabled</w:t>
      </w:r>
      <w:proofErr w:type="gramEnd"/>
      <w:r w:rsidR="001B4402">
        <w:t xml:space="preserve"> to speed up the training process.</w:t>
      </w:r>
    </w:p>
    <w:p w14:paraId="7A856692" w14:textId="4A27EEE9" w:rsidR="00210ED9" w:rsidRDefault="001B4402">
      <w:r>
        <w:t xml:space="preserve">The model </w:t>
      </w:r>
      <w:proofErr w:type="gramStart"/>
      <w:r w:rsidR="00CD3AC4">
        <w:t>was trained</w:t>
      </w:r>
      <w:proofErr w:type="gramEnd"/>
      <w:r w:rsidR="00CD3AC4">
        <w:t xml:space="preserve"> with </w:t>
      </w:r>
      <w:r>
        <w:t xml:space="preserve">two inputs, </w:t>
      </w:r>
      <w:r w:rsidR="00F90763">
        <w:t xml:space="preserve">a CT </w:t>
      </w:r>
      <w:r w:rsidR="00BA557C">
        <w:t>image</w:t>
      </w:r>
      <w:r>
        <w:t xml:space="preserve"> and a</w:t>
      </w:r>
      <w:r w:rsidR="00BA557C">
        <w:t xml:space="preserve"> binary mask of the liver</w:t>
      </w:r>
      <w:r>
        <w:t>. The liver mask</w:t>
      </w:r>
      <w:r w:rsidR="00BA557C">
        <w:t xml:space="preserve"> automatically </w:t>
      </w:r>
      <w:r>
        <w:t>assigns background to any voxel not present within the liver,</w:t>
      </w:r>
      <w:r w:rsidR="00BA557C">
        <w:t xml:space="preserve"> as any disease should be within the</w:t>
      </w:r>
      <w:r>
        <w:t xml:space="preserve"> provided</w:t>
      </w:r>
      <w:r w:rsidR="00BA557C">
        <w:t xml:space="preserve"> liver contour.</w:t>
      </w:r>
      <w:r>
        <w:t xml:space="preserve"> Training involved passing batches of 8 or 16 </w:t>
      </w:r>
      <w:r w:rsidR="0078374C">
        <w:t xml:space="preserve">3D </w:t>
      </w:r>
      <w:commentRangeStart w:id="16"/>
      <w:r>
        <w:t>cubes</w:t>
      </w:r>
      <w:commentRangeEnd w:id="16"/>
      <w:r w:rsidR="00F11398">
        <w:rPr>
          <w:rStyle w:val="CommentReference"/>
        </w:rPr>
        <w:commentReference w:id="16"/>
      </w:r>
      <w:r>
        <w:t xml:space="preserve"> of</w:t>
      </w:r>
      <w:r w:rsidR="0078374C">
        <w:t xml:space="preserve"> shape</w:t>
      </w:r>
      <w:r>
        <w:t xml:space="preserve"> 32x120x120</w:t>
      </w:r>
      <w:r w:rsidR="0078374C">
        <w:t>x1</w:t>
      </w:r>
      <w:r w:rsidR="00F11398">
        <w:t xml:space="preserve"> </w:t>
      </w:r>
      <w:r>
        <w:t>images and liver masks to the model.</w:t>
      </w:r>
    </w:p>
    <w:p w14:paraId="6ABCDB75" w14:textId="77777777" w:rsidR="00BA557C" w:rsidRDefault="00BA557C" w:rsidP="00BA557C">
      <w:pPr>
        <w:pStyle w:val="Heading3"/>
      </w:pPr>
      <w:r>
        <w:t>Hyper-Parameters</w:t>
      </w:r>
    </w:p>
    <w:p w14:paraId="1D74D74B" w14:textId="31A7F9D0" w:rsidR="00DD0937" w:rsidRDefault="00BA557C" w:rsidP="00646E58">
      <w:r>
        <w:t xml:space="preserve">The learning rate </w:t>
      </w:r>
      <w:proofErr w:type="gramStart"/>
      <w:r w:rsidR="0067571B">
        <w:t>is known</w:t>
      </w:r>
      <w:proofErr w:type="gramEnd"/>
      <w:r>
        <w:t xml:space="preserve"> to be one of the most important </w:t>
      </w:r>
      <w:r w:rsidR="0067571B">
        <w:t>variables</w:t>
      </w:r>
      <w:r>
        <w:t xml:space="preserve"> in determining a model’s ability to converge</w:t>
      </w:r>
      <w:r w:rsidR="0007182C">
        <w:t>, and optimal rates will vary based on the architecture depth (layers), number of convolution blocks, and number of filters in each block. For each model, a variation on the cyclical learning rate</w:t>
      </w:r>
      <w:r w:rsidR="0007182C">
        <w:fldChar w:fldCharType="begin" w:fldLock="1"/>
      </w:r>
      <w:r w:rsidR="0051477F">
        <w:instrText>ADDIN CSL_CITATION {"citationItems":[{"id":"ITEM-1","itemData":{"abstract":"It is known that the learning rate is the most important hyper-parameter to tune for training deep neural networks. This paper describes a new method for setting the learning rate, named cyclical learning rates, which practically eliminates the need to experimentally find the best values and schedule for the global learning rates. Instead of mono-tonically decreasing the learning rate, this method lets the learning rate cyclically vary between reasonable boundary values. Training with cyclical learning rates instead of fixed values achieves improved classification accuracy without a need to tune and often in fewer iterations. This paper also describes a simple way to estimate \"reasonable bounds\"-linearly increasing the learning rate of the network for a few epochs. In addition, cyclical learning rates are demonstrated on the CIFAR-10 and CIFAR-100 datasets with ResNets, Stochastic Depth networks, and DenseNets, and the ImageNet dataset with the AlexNet and GoogLeNet architectures. These are practical tools for everyone who trains neural networks.","author":[{"dropping-particle":"","family":"Smith","given":"Leslie N","non-dropping-particle":"","parse-names":false,"suffix":""}],"id":"ITEM-1","issued":{"date-parts":[["0"]]},"title":"Cyclical Learning Rates for Training Neural Networks","type":"report"},"uris":["http://www.mendeley.com/documents/?uuid=64e4e4a4-e785-36d1-a9bb-de9290f19a9b"]}],"mendeley":{"formattedCitation":"&lt;sup&gt;11&lt;/sup&gt;","plainTextFormattedCitation":"11","previouslyFormattedCitation":"&lt;sup&gt;11&lt;/sup&gt;"},"properties":{"noteIndex":0},"schema":"https://github.com/citation-style-language/schema/raw/master/csl-citation.json"}</w:instrText>
      </w:r>
      <w:r w:rsidR="0007182C">
        <w:fldChar w:fldCharType="separate"/>
      </w:r>
      <w:r w:rsidR="0051477F" w:rsidRPr="0051477F">
        <w:rPr>
          <w:noProof/>
          <w:vertAlign w:val="superscript"/>
        </w:rPr>
        <w:t>11</w:t>
      </w:r>
      <w:r w:rsidR="0007182C">
        <w:fldChar w:fldCharType="end"/>
      </w:r>
      <w:r w:rsidR="0007182C">
        <w:t xml:space="preserve"> is used</w:t>
      </w:r>
      <w:r w:rsidR="00582518">
        <w:t xml:space="preserve"> (</w:t>
      </w:r>
      <w:r w:rsidR="0067571B">
        <w:t>GitHub</w:t>
      </w:r>
      <w:r w:rsidR="00BB00B6">
        <w:t xml:space="preserve"> link: </w:t>
      </w:r>
      <w:r w:rsidR="0078374C">
        <w:t>anonymized for review</w:t>
      </w:r>
      <w:r w:rsidR="00582518">
        <w:t>)</w:t>
      </w:r>
      <w:r w:rsidR="0007182C">
        <w:t xml:space="preserve">, where the model starts training at a minimum learning rate before </w:t>
      </w:r>
      <w:r w:rsidR="00582518">
        <w:t xml:space="preserve">linearly </w:t>
      </w:r>
      <w:r w:rsidR="0007182C">
        <w:t>increasing to the maximum and back down to the minimum</w:t>
      </w:r>
      <w:r w:rsidR="0078374C">
        <w:t>.</w:t>
      </w:r>
    </w:p>
    <w:p w14:paraId="4D03C91A" w14:textId="52123020" w:rsidR="0067571B" w:rsidRDefault="00EA237D" w:rsidP="0067571B">
      <w:r>
        <w:t xml:space="preserve">The minimum and maximum learning rates </w:t>
      </w:r>
      <w:proofErr w:type="gramStart"/>
      <w:r>
        <w:t>were defined</w:t>
      </w:r>
      <w:proofErr w:type="gramEnd"/>
      <w:r>
        <w:t xml:space="preserve"> using an in-house function</w:t>
      </w:r>
      <w:r w:rsidR="0078374C">
        <w:t xml:space="preserve"> (</w:t>
      </w:r>
      <w:proofErr w:type="spellStart"/>
      <w:r w:rsidR="0078374C">
        <w:t>Githb</w:t>
      </w:r>
      <w:proofErr w:type="spellEnd"/>
      <w:r w:rsidR="0078374C">
        <w:t xml:space="preserve"> link: anonymized for review)</w:t>
      </w:r>
      <w:r>
        <w:t xml:space="preserve">. </w:t>
      </w:r>
      <w:r w:rsidR="0067571B">
        <w:t>This function slowly increas</w:t>
      </w:r>
      <w:r>
        <w:t>es</w:t>
      </w:r>
      <w:r w:rsidR="0067571B">
        <w:t xml:space="preserve"> the learning rate from a very low value (~1e-10) to a large value (~1-e-1</w:t>
      </w:r>
      <w:r>
        <w:t>)</w:t>
      </w:r>
      <w:r w:rsidR="0067571B">
        <w:t xml:space="preserve"> on the training dataset. </w:t>
      </w:r>
      <w:r>
        <w:t xml:space="preserve">From the resulting training loss curve, the minimum and maximum learning rates were extracted where the loss begins to decrease and increase, respectively (Figure XXX, supplementary material). </w:t>
      </w:r>
    </w:p>
    <w:p w14:paraId="2546D179" w14:textId="77777777" w:rsidR="002C04E1" w:rsidRDefault="0067571B" w:rsidP="0078374C">
      <w:pPr>
        <w:keepNext/>
        <w:jc w:val="center"/>
      </w:pPr>
      <w:r>
        <w:rPr>
          <w:noProof/>
        </w:rPr>
        <w:lastRenderedPageBreak/>
        <w:drawing>
          <wp:inline distT="0" distB="0" distL="0" distR="0" wp14:anchorId="05C14334" wp14:editId="623BD6DD">
            <wp:extent cx="4597879" cy="344853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04532" cy="3453524"/>
                    </a:xfrm>
                    <a:prstGeom prst="rect">
                      <a:avLst/>
                    </a:prstGeom>
                    <a:noFill/>
                  </pic:spPr>
                </pic:pic>
              </a:graphicData>
            </a:graphic>
          </wp:inline>
        </w:drawing>
      </w:r>
    </w:p>
    <w:p w14:paraId="28DEDF6F" w14:textId="2D8C58D2" w:rsidR="0067571B" w:rsidRDefault="00C22B48" w:rsidP="002C04E1">
      <w:pPr>
        <w:pStyle w:val="Caption"/>
      </w:pPr>
      <w:r>
        <w:t xml:space="preserve">Supplementary </w:t>
      </w:r>
      <w:r w:rsidR="002C04E1">
        <w:t xml:space="preserve">Figure </w:t>
      </w:r>
      <w:fldSimple w:instr=" SEQ Figure \* ARABIC ">
        <w:r w:rsidR="000709B7">
          <w:rPr>
            <w:noProof/>
          </w:rPr>
          <w:t>5</w:t>
        </w:r>
      </w:fldSimple>
      <w:r w:rsidR="002C04E1">
        <w:t xml:space="preserve">: Learning Rate Finder figure. Learning rate </w:t>
      </w:r>
      <w:proofErr w:type="gramStart"/>
      <w:r w:rsidR="002C04E1">
        <w:t>is gradually increased</w:t>
      </w:r>
      <w:proofErr w:type="gramEnd"/>
      <w:r w:rsidR="002C04E1">
        <w:t xml:space="preserve"> from 10e-7 to 10e-0, the point where loss begins to decrease is the minimum learning rate (Min LR), the point where it begins to increase is the maximum learning rate (Max LR).</w:t>
      </w:r>
    </w:p>
    <w:p w14:paraId="092E5BF3" w14:textId="77777777" w:rsidR="002C04E1" w:rsidRDefault="001B4402" w:rsidP="002C04E1">
      <w:commentRangeStart w:id="17"/>
      <w:r>
        <w:t>A unique minimum and maximum l</w:t>
      </w:r>
      <w:r w:rsidR="004A25D3">
        <w:t xml:space="preserve">earning rate </w:t>
      </w:r>
      <w:proofErr w:type="gramStart"/>
      <w:r w:rsidR="004A25D3">
        <w:t>were</w:t>
      </w:r>
      <w:r>
        <w:t xml:space="preserve"> found</w:t>
      </w:r>
      <w:proofErr w:type="gramEnd"/>
      <w:r>
        <w:t xml:space="preserve"> for each architecture parameter</w:t>
      </w:r>
      <w:r w:rsidR="004A25D3">
        <w:t>,</w:t>
      </w:r>
      <w:r>
        <w:t xml:space="preserve"> for reach style of architecture. </w:t>
      </w:r>
      <w:commentRangeEnd w:id="17"/>
      <w:r w:rsidR="00EA237D">
        <w:rPr>
          <w:rStyle w:val="CommentReference"/>
        </w:rPr>
        <w:commentReference w:id="17"/>
      </w:r>
    </w:p>
    <w:p w14:paraId="528A3CB6" w14:textId="77777777" w:rsidR="003C315D" w:rsidRDefault="003C315D" w:rsidP="003C315D">
      <w:pPr>
        <w:pStyle w:val="Heading3"/>
      </w:pPr>
      <w:r>
        <w:t>Optimization</w:t>
      </w:r>
    </w:p>
    <w:p w14:paraId="1C47FE3E" w14:textId="0F8661A3" w:rsidR="00340605" w:rsidRDefault="00EA4113" w:rsidP="003C315D">
      <w:r>
        <w:t>To overcome the impact of</w:t>
      </w:r>
      <w:r w:rsidR="0078374C">
        <w:t xml:space="preserve"> random</w:t>
      </w:r>
      <w:r>
        <w:t xml:space="preserve"> </w:t>
      </w:r>
      <w:commentRangeStart w:id="18"/>
      <w:r w:rsidR="00EB2F3B">
        <w:t xml:space="preserve">variable </w:t>
      </w:r>
      <w:commentRangeEnd w:id="18"/>
      <w:r w:rsidR="00EB2F3B">
        <w:rPr>
          <w:rStyle w:val="CommentReference"/>
        </w:rPr>
        <w:commentReference w:id="18"/>
      </w:r>
      <w:r>
        <w:t>initialization, e</w:t>
      </w:r>
      <w:r w:rsidR="003C315D">
        <w:t xml:space="preserve">ach unique model </w:t>
      </w:r>
      <w:proofErr w:type="gramStart"/>
      <w:r w:rsidR="003C315D">
        <w:t>was run</w:t>
      </w:r>
      <w:proofErr w:type="gramEnd"/>
      <w:r w:rsidR="003C315D">
        <w:t xml:space="preserve"> three independent times w</w:t>
      </w:r>
      <w:r w:rsidR="00340605">
        <w:t>ith randomly initialized variables</w:t>
      </w:r>
      <w:r w:rsidR="003C315D">
        <w:t xml:space="preserve"> </w:t>
      </w:r>
      <w:r w:rsidR="00340605">
        <w:t>for 101</w:t>
      </w:r>
      <w:r w:rsidR="003C315D">
        <w:t xml:space="preserve"> epochs. </w:t>
      </w:r>
      <w:commentRangeStart w:id="19"/>
      <w:proofErr w:type="spellStart"/>
      <w:r w:rsidR="003C315D">
        <w:t>Plotnine</w:t>
      </w:r>
      <w:proofErr w:type="spellEnd"/>
      <w:r w:rsidR="003C315D">
        <w:t xml:space="preserve"> and </w:t>
      </w:r>
      <w:proofErr w:type="spellStart"/>
      <w:r w:rsidR="003C315D">
        <w:t>Tensorflow’s</w:t>
      </w:r>
      <w:proofErr w:type="spellEnd"/>
      <w:r w:rsidR="003C315D">
        <w:t xml:space="preserve"> </w:t>
      </w:r>
      <w:proofErr w:type="spellStart"/>
      <w:r w:rsidR="003C315D">
        <w:t>Tensorboard</w:t>
      </w:r>
      <w:proofErr w:type="spellEnd"/>
      <w:r w:rsidR="003C315D">
        <w:t xml:space="preserve"> with </w:t>
      </w:r>
      <w:proofErr w:type="spellStart"/>
      <w:r w:rsidR="003C315D">
        <w:t>hyperparameter</w:t>
      </w:r>
      <w:proofErr w:type="spellEnd"/>
      <w:r w:rsidR="003C315D">
        <w:t xml:space="preserve"> tuning were used to identify any potential tr</w:t>
      </w:r>
      <w:r w:rsidR="00340605">
        <w:t>ends and direct model training.</w:t>
      </w:r>
      <w:r w:rsidR="009223FE">
        <w:t xml:space="preserve"> </w:t>
      </w:r>
      <w:commentRangeEnd w:id="19"/>
      <w:r w:rsidR="00EB2F3B">
        <w:rPr>
          <w:rStyle w:val="CommentReference"/>
        </w:rPr>
        <w:commentReference w:id="19"/>
      </w:r>
      <w:r w:rsidR="009223FE">
        <w:t xml:space="preserve">The final model </w:t>
      </w:r>
      <w:proofErr w:type="gramStart"/>
      <w:r w:rsidR="009223FE">
        <w:t>was selected</w:t>
      </w:r>
      <w:proofErr w:type="gramEnd"/>
      <w:r w:rsidR="009223FE">
        <w:t xml:space="preserve"> based on the</w:t>
      </w:r>
      <w:r w:rsidR="00EB2F3B">
        <w:t xml:space="preserve"> DSC</w:t>
      </w:r>
      <w:r w:rsidR="009223FE">
        <w:t xml:space="preserve"> between the validation set prediction and ground truth during the training process.</w:t>
      </w:r>
    </w:p>
    <w:p w14:paraId="10F14820" w14:textId="77777777" w:rsidR="00340605" w:rsidRDefault="00340605" w:rsidP="00340605">
      <w:pPr>
        <w:pStyle w:val="Heading3"/>
      </w:pPr>
      <w:commentRangeStart w:id="20"/>
      <w:r>
        <w:t>Visualization of Training</w:t>
      </w:r>
      <w:commentRangeEnd w:id="20"/>
      <w:r w:rsidR="000A4F8E">
        <w:rPr>
          <w:rStyle w:val="CommentReference"/>
          <w:rFonts w:asciiTheme="minorHAnsi" w:eastAsiaTheme="minorHAnsi" w:hAnsiTheme="minorHAnsi" w:cstheme="minorBidi"/>
          <w:color w:val="auto"/>
        </w:rPr>
        <w:commentReference w:id="20"/>
      </w:r>
    </w:p>
    <w:p w14:paraId="13689E90" w14:textId="53BA9AEB" w:rsidR="00340605" w:rsidRDefault="00340605" w:rsidP="00340605">
      <w:r>
        <w:t xml:space="preserve">As disease sites </w:t>
      </w:r>
      <w:r w:rsidR="00EB2F3B">
        <w:t>can be</w:t>
      </w:r>
      <w:r>
        <w:t xml:space="preserve"> small and </w:t>
      </w:r>
      <w:r w:rsidR="002B1E54">
        <w:t>therefore</w:t>
      </w:r>
      <w:r>
        <w:t xml:space="preserve"> </w:t>
      </w:r>
      <w:r w:rsidR="002B1E54">
        <w:t xml:space="preserve">quantitative metrics may be </w:t>
      </w:r>
      <w:r>
        <w:t xml:space="preserve">misleading to </w:t>
      </w:r>
      <w:r w:rsidR="00EB2F3B">
        <w:t xml:space="preserve">the </w:t>
      </w:r>
      <w:r>
        <w:t>actual segmentation accuracy, a method of creating prediction images on the validation data during training</w:t>
      </w:r>
      <w:r w:rsidR="002B1E54">
        <w:t xml:space="preserve"> </w:t>
      </w:r>
      <w:proofErr w:type="gramStart"/>
      <w:r w:rsidR="002B1E54">
        <w:t>was implemented</w:t>
      </w:r>
      <w:proofErr w:type="gramEnd"/>
      <w:r w:rsidR="002B1E54">
        <w:t xml:space="preserve"> to visually assess the accuracy of the training</w:t>
      </w:r>
      <w:r>
        <w:t xml:space="preserve">, Figure xxx. This method </w:t>
      </w:r>
      <w:proofErr w:type="gramStart"/>
      <w:r w:rsidR="00582F76">
        <w:t>has been</w:t>
      </w:r>
      <w:r>
        <w:t xml:space="preserve"> implemented</w:t>
      </w:r>
      <w:proofErr w:type="gramEnd"/>
      <w:r>
        <w:t xml:space="preserve"> as a </w:t>
      </w:r>
      <w:proofErr w:type="spellStart"/>
      <w:r w:rsidR="00582F76">
        <w:t>Tensorflow</w:t>
      </w:r>
      <w:proofErr w:type="spellEnd"/>
      <w:r w:rsidR="00582F76">
        <w:t xml:space="preserve"> callback function (</w:t>
      </w:r>
      <w:proofErr w:type="spellStart"/>
      <w:r w:rsidR="00582F76">
        <w:t>Githb</w:t>
      </w:r>
      <w:proofErr w:type="spellEnd"/>
      <w:r w:rsidR="00582F76">
        <w:t xml:space="preserve"> link: anonymized for review).</w:t>
      </w:r>
    </w:p>
    <w:p w14:paraId="2F97B0DD" w14:textId="77777777" w:rsidR="00C92E3B" w:rsidRDefault="00C92E3B" w:rsidP="003F5E68">
      <w:pPr>
        <w:keepNext/>
        <w:keepLines/>
        <w:widowControl w:val="0"/>
      </w:pPr>
      <w:r>
        <w:rPr>
          <w:noProof/>
        </w:rPr>
        <w:lastRenderedPageBreak/>
        <w:drawing>
          <wp:inline distT="0" distB="0" distL="0" distR="0" wp14:anchorId="2CAEC63C" wp14:editId="47F7BF7E">
            <wp:extent cx="5810250" cy="50539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10250" cy="5053965"/>
                    </a:xfrm>
                    <a:prstGeom prst="rect">
                      <a:avLst/>
                    </a:prstGeom>
                    <a:noFill/>
                  </pic:spPr>
                </pic:pic>
              </a:graphicData>
            </a:graphic>
          </wp:inline>
        </w:drawing>
      </w:r>
    </w:p>
    <w:p w14:paraId="654DDCC1" w14:textId="5B1112ED" w:rsidR="003F5E68" w:rsidRDefault="00C92E3B" w:rsidP="003F5E68">
      <w:pPr>
        <w:pStyle w:val="Caption"/>
        <w:keepNext/>
        <w:keepLines/>
        <w:widowControl w:val="0"/>
      </w:pPr>
      <w:r>
        <w:t xml:space="preserve">Figure </w:t>
      </w:r>
      <w:fldSimple w:instr=" SEQ Figure \* ARABIC ">
        <w:r w:rsidR="000709B7">
          <w:rPr>
            <w:noProof/>
          </w:rPr>
          <w:t>6</w:t>
        </w:r>
      </w:fldSimple>
      <w:r>
        <w:t xml:space="preserve">: Example of visualization of prediction on validation data during training. Top row: Image </w:t>
      </w:r>
      <w:proofErr w:type="gramStart"/>
      <w:r>
        <w:t>being fed</w:t>
      </w:r>
      <w:proofErr w:type="gramEnd"/>
      <w:r>
        <w:t xml:space="preserve"> into model, masked</w:t>
      </w:r>
      <w:r w:rsidR="00CC47A6">
        <w:t xml:space="preserve"> by the </w:t>
      </w:r>
      <w:r>
        <w:t>liver</w:t>
      </w:r>
      <w:r w:rsidR="00CC47A6">
        <w:t xml:space="preserve"> segmentation</w:t>
      </w:r>
      <w:r>
        <w:t xml:space="preserve">. Middle row: </w:t>
      </w:r>
      <w:proofErr w:type="gramStart"/>
      <w:r>
        <w:t xml:space="preserve">Ground truth of disease contours, resampling to 1mm </w:t>
      </w:r>
      <w:commentRangeStart w:id="21"/>
      <w:r>
        <w:t>s</w:t>
      </w:r>
      <w:r w:rsidR="00582F76">
        <w:t>lice thickness</w:t>
      </w:r>
      <w:r>
        <w:t xml:space="preserve"> </w:t>
      </w:r>
      <w:commentRangeEnd w:id="21"/>
      <w:r w:rsidR="00CC47A6">
        <w:rPr>
          <w:rStyle w:val="CommentReference"/>
          <w:i w:val="0"/>
          <w:iCs w:val="0"/>
          <w:color w:val="auto"/>
        </w:rPr>
        <w:commentReference w:id="21"/>
      </w:r>
      <w:r>
        <w:t>will also interpolate ground truth</w:t>
      </w:r>
      <w:proofErr w:type="gramEnd"/>
      <w:r>
        <w:t xml:space="preserve">, </w:t>
      </w:r>
      <w:proofErr w:type="gramStart"/>
      <w:r>
        <w:t>right image shows some sampling</w:t>
      </w:r>
      <w:proofErr w:type="gramEnd"/>
      <w:r>
        <w:t xml:space="preserve">. Bottom row: Prediction of disease contours, set with </w:t>
      </w:r>
      <w:r w:rsidR="00CC47A6">
        <w:t xml:space="preserve">a </w:t>
      </w:r>
      <w:r>
        <w:t>threshold of 0.5 to binary mask.</w:t>
      </w:r>
    </w:p>
    <w:p w14:paraId="379A490B" w14:textId="77777777" w:rsidR="003F5E68" w:rsidRDefault="00C92E3B" w:rsidP="003F5E68">
      <w:pPr>
        <w:pStyle w:val="Heading2"/>
        <w:keepNext w:val="0"/>
        <w:keepLines w:val="0"/>
        <w:widowControl w:val="0"/>
      </w:pPr>
      <w:r>
        <w:t>Model Evaluation</w:t>
      </w:r>
    </w:p>
    <w:p w14:paraId="2017F4D1" w14:textId="172312F0" w:rsidR="00D61972" w:rsidRDefault="00D61972" w:rsidP="0063792B">
      <w:pPr>
        <w:pStyle w:val="Heading3"/>
      </w:pPr>
      <w:commentRangeStart w:id="22"/>
      <w:r>
        <w:t>Determining Seed and Threshold Values</w:t>
      </w:r>
    </w:p>
    <w:p w14:paraId="75625CB2" w14:textId="38ADDB21" w:rsidR="000D1261" w:rsidRDefault="00D61972" w:rsidP="003F5E68">
      <w:pPr>
        <w:widowControl w:val="0"/>
      </w:pPr>
      <w:r>
        <w:t>Predictions of disease from the model come in a range of 0-</w:t>
      </w:r>
      <w:r w:rsidR="001911A5">
        <w:t>1.</w:t>
      </w:r>
      <w:r>
        <w:t xml:space="preserve"> </w:t>
      </w:r>
      <w:r w:rsidR="001911A5">
        <w:t xml:space="preserve">Binary masks </w:t>
      </w:r>
      <w:proofErr w:type="gramStart"/>
      <w:r w:rsidR="001911A5">
        <w:t xml:space="preserve">are </w:t>
      </w:r>
      <w:r>
        <w:t>generated</w:t>
      </w:r>
      <w:proofErr w:type="gramEnd"/>
      <w:r>
        <w:t xml:space="preserve"> via seed-point</w:t>
      </w:r>
      <w:r w:rsidR="001911A5">
        <w:t xml:space="preserve"> identification</w:t>
      </w:r>
      <w:r>
        <w:t xml:space="preserve"> and growth</w:t>
      </w:r>
      <w:r w:rsidR="001911A5">
        <w:t xml:space="preserve"> of the output prediction, Figure xxx.</w:t>
      </w:r>
      <w:r>
        <w:t xml:space="preserve"> </w:t>
      </w:r>
      <w:r w:rsidR="004C6613">
        <w:t xml:space="preserve">The ideal seed value and threshold values </w:t>
      </w:r>
      <w:proofErr w:type="gramStart"/>
      <w:r w:rsidR="004C6613">
        <w:t>were selected</w:t>
      </w:r>
      <w:proofErr w:type="gramEnd"/>
      <w:r w:rsidR="004C6613">
        <w:t xml:space="preserve"> based on the highest DSC in the validation dataset. Seed</w:t>
      </w:r>
      <w:r>
        <w:t xml:space="preserve"> values </w:t>
      </w:r>
      <w:r w:rsidR="004C6613">
        <w:t>ranged</w:t>
      </w:r>
      <w:r w:rsidR="00FC59B5">
        <w:t xml:space="preserve"> from 0.25-0.95 in 0.0</w:t>
      </w:r>
      <w:r w:rsidR="008D6DAB">
        <w:t>1</w:t>
      </w:r>
      <w:r>
        <w:t xml:space="preserve"> increments, and threshol</w:t>
      </w:r>
      <w:r w:rsidR="00FC59B5">
        <w:t>d ranges from 0.2 to 0.8 in 0.01</w:t>
      </w:r>
      <w:r>
        <w:t xml:space="preserve"> increme</w:t>
      </w:r>
      <w:r w:rsidR="004C6613">
        <w:t>nts.</w:t>
      </w:r>
      <w:commentRangeEnd w:id="22"/>
      <w:r w:rsidR="00CC47A6">
        <w:rPr>
          <w:rStyle w:val="CommentReference"/>
        </w:rPr>
        <w:commentReference w:id="22"/>
      </w:r>
    </w:p>
    <w:p w14:paraId="00BC60AD" w14:textId="6F8B9C8E" w:rsidR="007847DE" w:rsidRDefault="007847DE" w:rsidP="003F5E68">
      <w:pPr>
        <w:widowControl w:val="0"/>
      </w:pPr>
    </w:p>
    <w:p w14:paraId="67E3C266" w14:textId="77777777" w:rsidR="007847DE" w:rsidRDefault="007847DE" w:rsidP="00582F76">
      <w:pPr>
        <w:pStyle w:val="Heading3"/>
      </w:pPr>
      <w:commentRangeStart w:id="23"/>
      <w:r>
        <w:t>Quantitative Evaluation</w:t>
      </w:r>
      <w:commentRangeEnd w:id="23"/>
      <w:r>
        <w:rPr>
          <w:rStyle w:val="CommentReference"/>
          <w:rFonts w:asciiTheme="minorHAnsi" w:eastAsiaTheme="minorHAnsi" w:hAnsiTheme="minorHAnsi" w:cstheme="minorBidi"/>
          <w:i/>
          <w:iCs/>
          <w:color w:val="auto"/>
        </w:rPr>
        <w:commentReference w:id="23"/>
      </w:r>
    </w:p>
    <w:p w14:paraId="5610AD2B" w14:textId="432D9EE3" w:rsidR="00845390" w:rsidRDefault="007847DE" w:rsidP="00845390">
      <w:r>
        <w:t xml:space="preserve">The geometric performance of the model </w:t>
      </w:r>
      <w:proofErr w:type="gramStart"/>
      <w:r>
        <w:t>was evaluated</w:t>
      </w:r>
      <w:proofErr w:type="gramEnd"/>
      <w:r>
        <w:t xml:space="preserve"> on the test set using the Dice Similarity Coefficient (DSC) and Median Surface Distance (MSD) between the manual and predicted segmentations. To measure the impact of patients with multiple small disease sites, the evaluation </w:t>
      </w:r>
      <w:proofErr w:type="gramStart"/>
      <w:r>
        <w:t xml:space="preserve">was </w:t>
      </w:r>
      <w:r>
        <w:lastRenderedPageBreak/>
        <w:t>separated</w:t>
      </w:r>
      <w:proofErr w:type="gramEnd"/>
      <w:r>
        <w:t xml:space="preserve"> in a disease site-by-site and patient-by-patient basis. For the site-by-site comparison, each non-connected disease segmentation of the test patients </w:t>
      </w:r>
      <w:proofErr w:type="gramStart"/>
      <w:r>
        <w:t>was considered</w:t>
      </w:r>
      <w:proofErr w:type="gramEnd"/>
      <w:r>
        <w:t xml:space="preserve"> as an independent case. In that regard, the metrics </w:t>
      </w:r>
      <w:proofErr w:type="gramStart"/>
      <w:r>
        <w:t>were computed</w:t>
      </w:r>
      <w:proofErr w:type="gramEnd"/>
      <w:r>
        <w:t xml:space="preserve"> between each manual and the closest continuous predicted disease segmentations, using the distance between sites centroids. For patient-by-patient comparison, metrics </w:t>
      </w:r>
      <w:proofErr w:type="gramStart"/>
      <w:r>
        <w:t>were computed</w:t>
      </w:r>
      <w:proofErr w:type="gramEnd"/>
      <w:r>
        <w:t xml:space="preserve"> between the manual and predicted segmentations within the entire liver.</w:t>
      </w:r>
      <w:r w:rsidR="00845390" w:rsidRPr="00845390">
        <w:t xml:space="preserve"> </w:t>
      </w:r>
      <w:commentRangeStart w:id="24"/>
      <w:r w:rsidR="00845390">
        <w:t xml:space="preserve">All metrics </w:t>
      </w:r>
      <w:proofErr w:type="gramStart"/>
      <w:r w:rsidR="00845390">
        <w:t>were computed</w:t>
      </w:r>
      <w:proofErr w:type="gramEnd"/>
      <w:r w:rsidR="00845390">
        <w:t xml:space="preserve"> using the predicted segmentation resampled to the original image resolution.</w:t>
      </w:r>
      <w:commentRangeEnd w:id="24"/>
      <w:r w:rsidR="00845390">
        <w:rPr>
          <w:rStyle w:val="CommentReference"/>
        </w:rPr>
        <w:commentReference w:id="24"/>
      </w:r>
    </w:p>
    <w:p w14:paraId="27A59FD1" w14:textId="58D01E77" w:rsidR="007847DE" w:rsidRPr="009223FE" w:rsidRDefault="007847DE" w:rsidP="007847DE"/>
    <w:p w14:paraId="17F0E9D3" w14:textId="23594939" w:rsidR="007847DE" w:rsidRDefault="007847DE" w:rsidP="007847DE">
      <w:r>
        <w:t xml:space="preserve">Sensitivity of the model was evaluated on a site-by-site basis, where the disease was considered identified if </w:t>
      </w:r>
      <w:proofErr w:type="gramStart"/>
      <w:r>
        <w:t xml:space="preserve">at least 25% of the manual disease volume was </w:t>
      </w:r>
      <w:commentRangeStart w:id="25"/>
      <w:r>
        <w:t xml:space="preserve">covered </w:t>
      </w:r>
      <w:commentRangeEnd w:id="25"/>
      <w:r>
        <w:rPr>
          <w:rStyle w:val="CommentReference"/>
        </w:rPr>
        <w:commentReference w:id="25"/>
      </w:r>
      <w:r>
        <w:t>by the predicted</w:t>
      </w:r>
      <w:proofErr w:type="gramEnd"/>
      <w:r>
        <w:t xml:space="preserve"> disease volume. False positive volume </w:t>
      </w:r>
      <w:proofErr w:type="gramStart"/>
      <w:r>
        <w:t>was defined</w:t>
      </w:r>
      <w:proofErr w:type="gramEnd"/>
      <w:r>
        <w:t xml:space="preserve"> as the volume of predicted disease segmentation outside of the ground truth disease segmentation.</w:t>
      </w:r>
      <w:r w:rsidRPr="00EF2F0A">
        <w:t xml:space="preserve"> </w:t>
      </w:r>
      <w:r>
        <w:t xml:space="preserve">False positive volume is comprised of two errors, one is over segmentations of the actual disease volume, and the second is erroneous segmentation of normal liver area as disease. The erroneous false positive volume </w:t>
      </w:r>
      <w:proofErr w:type="gramStart"/>
      <w:r>
        <w:t>was quantified</w:t>
      </w:r>
      <w:proofErr w:type="gramEnd"/>
      <w:r>
        <w:t xml:space="preserve"> as the volume completely unconnected from any ground truth disease segmentations, and the over-segmentation false volume as the total predicted volume minus the erroneous volume (the sum of the erroneous false volume and the over-segmentation false volume), Figure xxx.</w:t>
      </w:r>
    </w:p>
    <w:p w14:paraId="1046EF6A" w14:textId="77777777" w:rsidR="007847DE" w:rsidRDefault="007847DE" w:rsidP="007847DE">
      <w:pPr>
        <w:keepNext/>
        <w:jc w:val="center"/>
      </w:pPr>
      <w:r>
        <w:rPr>
          <w:noProof/>
        </w:rPr>
        <w:drawing>
          <wp:inline distT="0" distB="0" distL="0" distR="0" wp14:anchorId="3498C59E" wp14:editId="63E201AF">
            <wp:extent cx="6151245" cy="2901950"/>
            <wp:effectExtent l="0" t="0" r="1905" b="0"/>
            <wp:docPr id="3" name="Picture 3" descr="A picture containing food,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food, drawing&#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51245" cy="2901950"/>
                    </a:xfrm>
                    <a:prstGeom prst="rect">
                      <a:avLst/>
                    </a:prstGeom>
                    <a:noFill/>
                  </pic:spPr>
                </pic:pic>
              </a:graphicData>
            </a:graphic>
          </wp:inline>
        </w:drawing>
      </w:r>
    </w:p>
    <w:p w14:paraId="0C5B6BFC" w14:textId="77777777" w:rsidR="007847DE" w:rsidRDefault="007847DE" w:rsidP="007847DE">
      <w:pPr>
        <w:pStyle w:val="Caption"/>
      </w:pPr>
      <w:r>
        <w:t xml:space="preserve">Figure </w:t>
      </w:r>
      <w:fldSimple w:instr=" SEQ Figure \* ARABIC ">
        <w:r>
          <w:rPr>
            <w:noProof/>
          </w:rPr>
          <w:t>1</w:t>
        </w:r>
      </w:fldSimple>
      <w:r>
        <w:t xml:space="preserve">: (Left) Overlay between a predicted (white) and ground truth (red) disease segmentations. (Right) Subtraction of the predicted and </w:t>
      </w:r>
      <w:proofErr w:type="gramStart"/>
      <w:r>
        <w:t>ground truth disease segmentation</w:t>
      </w:r>
      <w:proofErr w:type="gramEnd"/>
      <w:r>
        <w:t xml:space="preserve"> representing the over-segmentation of the disease volume (white) and the unconnected erroneous false positive region (green). </w:t>
      </w:r>
    </w:p>
    <w:p w14:paraId="2A4A580C" w14:textId="77777777" w:rsidR="007847DE" w:rsidRDefault="007847DE" w:rsidP="00582F76">
      <w:pPr>
        <w:pStyle w:val="Heading3"/>
      </w:pPr>
      <w:r>
        <w:t xml:space="preserve">Qualitative </w:t>
      </w:r>
      <w:r w:rsidRPr="003B7403">
        <w:t>Evaluation</w:t>
      </w:r>
    </w:p>
    <w:p w14:paraId="31B4F2E3" w14:textId="0B7DA055" w:rsidR="002F02D0" w:rsidRDefault="007847DE" w:rsidP="002F02D0">
      <w:r>
        <w:t>Quantitative metrics are not always sufficient to assess a segmentation algorithms efficacy. For large structures, a high DSC can hide clinically impactful inaccuracies, while for smaller structures a low DSC could be overly critical</w:t>
      </w:r>
      <w:r>
        <w:fldChar w:fldCharType="begin" w:fldLock="1"/>
      </w:r>
      <w:r w:rsidR="0051477F">
        <w:instrText>ADDIN CSL_CITATION {"citationItems":[{"id":"ITEM-1","itemData":{"DOI":"10.1016/j.adro.2020.04.023","abstract":"Purpose: The deformable nature of the liver can make focal treatment challenging and is not adequately addressed with simple rigid registration techniques. More advanced registration techniques can take deformations into account (eg, biomechanical modeling) but require segmentations of the whole liver for each scan, which is a time-intensive process. We hypothesize that fully convolutional networks can be used to rapidly and accurately autosegment the liver, removing the temporal bottleneck for biomechanical modeling. Methods and Materials: Manual liver segmentations on computed tomography scans from 183 patients treated at our institution and 30 scans from the Medical Image Computing &amp; Computer Assisted Intervention challenges were collected for this study. Three archi-tectures were investigated for rapid automated segmentation of the liver (VGG-16, DeepLabv3 þ, and a 3-dimensional UNet). Fifty-six cases were set aside as a final test set for quantitative model evaluation. Accuracy of the autosegmentations was assessed using Dice This is an open access article under the CC BY-NC-ND license (http://creativecommons.org/licenses/by-nc-nd/4.0/). Advances in Radiation Oncology (2020) xx, 1-8 www.advancesradonc.org similarity coefficient and mean surface distance. Qualitative evaluation was also performed by 3 radiation oncologists on 50 independent cases with previously clinically treated liver contours. Results: The mean (minimum-maximum) mean surface distance for the test groups with the final model, DeepLabv3 þ, were as follows: m Contrast(N Z 17) : 0.99 mm (0.47-2.2), m Non_Contrast(N Z 19)l : 1.12 mm (0.41-2.87), and m Miccai(N Z 30)t : 1.48 mm (0.82-3.96). The qualitative evaluation showed that 30 of 50 autosegmentations (60%) were preferred to manual contours (majority voting) in a blinded comparison, and 48 of 50 autosegmentations (96%) were deemed clinically acceptable by at least 1 reviewing physician. Conclusions: The autosegmentations were preferred compared with manually defined contours in the majority of cases. The ability to rapidly segment the liver with high accuracy achieved in this investigation has the potential to enable the efficient integration of biomechanical model-based registration into a clinical workflow.","author":[{"dropping-particle":"","family":"Anderson","given":"Brian M","non-dropping-particle":"","parse-names":false,"suffix":""},{"dropping-particle":"","family":"Lin","given":"Ethan Y","non-dropping-particle":"","parse-names":false,"suffix":""},{"dropping-particle":"","family":"Cardenas","given":"Carlos E","non-dropping-particle":"","parse-names":false,"suffix":""},{"dropping-particle":"","family":"Gress","given":"Dustin A","non-dropping-particle":"","parse-names":false,"suffix":""},{"dropping-particle":"","family":"Erwin","given":"William D","non-dropping-particle":"","parse-names":false,"suffix":""},{"dropping-particle":"","family":"Odisio","given":"Bruno C","non-dropping-particle":"","parse-names":false,"suffix":""},{"dropping-particle":"","family":"Koay","given":"Eugene J","non-dropping-particle":"","parse-names":false,"suffix":""},{"dropping-particle":"","family":"Brock","given":"Kristy K","non-dropping-particle":"","parse-names":false,"suffix":""}],"container-title":"Advancesradonc","id":"ITEM-1","issued":{"date-parts":[["2020"]]},"title":"Automated Contouring of Contrast and Noncontrast Computed Tomography Liver Images With Fully Convolutional Networks","type":"article-journal"},"uris":["http://www.mendeley.com/documents/?uuid=1e4d3251-2b9b-3544-a075-0fc38efbaea4"]}],"mendeley":{"formattedCitation":"&lt;sup&gt;12&lt;/sup&gt;","plainTextFormattedCitation":"12","previouslyFormattedCitation":"&lt;sup&gt;12&lt;/sup&gt;"},"properties":{"noteIndex":0},"schema":"https://github.com/citation-style-language/schema/raw/master/csl-citation.json"}</w:instrText>
      </w:r>
      <w:r>
        <w:fldChar w:fldCharType="separate"/>
      </w:r>
      <w:r w:rsidR="0051477F" w:rsidRPr="0051477F">
        <w:rPr>
          <w:noProof/>
          <w:vertAlign w:val="superscript"/>
        </w:rPr>
        <w:t>12</w:t>
      </w:r>
      <w:r>
        <w:fldChar w:fldCharType="end"/>
      </w:r>
      <w:r>
        <w:t>. Therefore, a qualitative assessment of both CRL</w:t>
      </w:r>
      <w:r w:rsidR="00640705">
        <w:t>M</w:t>
      </w:r>
      <w:r>
        <w:t xml:space="preserve"> and ablation segmentations</w:t>
      </w:r>
      <w:r w:rsidR="002F02D0">
        <w:t xml:space="preserve"> was performed by two board certified radiologists (XXX</w:t>
      </w:r>
      <w:r w:rsidR="0051477F">
        <w:t>, interventional radiologist</w:t>
      </w:r>
      <w:r w:rsidR="002F02D0">
        <w:t xml:space="preserve"> an</w:t>
      </w:r>
      <w:r w:rsidR="0051477F">
        <w:t>d</w:t>
      </w:r>
      <w:r w:rsidR="002F02D0">
        <w:t xml:space="preserve"> YYY,</w:t>
      </w:r>
      <w:r w:rsidR="0051477F">
        <w:t xml:space="preserve"> diagnostic radiologist, both with more than </w:t>
      </w:r>
      <w:r w:rsidR="002F02D0">
        <w:t xml:space="preserve">10 years of experience). Eighteen patients who had previously undergone thermal ablation therapy at our institution </w:t>
      </w:r>
      <w:proofErr w:type="gramStart"/>
      <w:r w:rsidR="002F02D0">
        <w:t>were retrospectively identified</w:t>
      </w:r>
      <w:proofErr w:type="gramEnd"/>
      <w:r w:rsidR="002F02D0">
        <w:t xml:space="preserve"> under an </w:t>
      </w:r>
      <w:r w:rsidR="002F02D0">
        <w:lastRenderedPageBreak/>
        <w:t>Institutional Review Board approved study. Each patient had two CECT scans, one pre-ablation to identify the disease, and one post-treatment to identify the ablation zone.</w:t>
      </w:r>
      <w:r w:rsidR="002F02D0" w:rsidRPr="003B7AC4">
        <w:t xml:space="preserve"> </w:t>
      </w:r>
      <w:r w:rsidR="002F02D0">
        <w:t xml:space="preserve">Two patients had two disease sites </w:t>
      </w:r>
      <w:proofErr w:type="gramStart"/>
      <w:r w:rsidR="002F02D0">
        <w:t>present,</w:t>
      </w:r>
      <w:proofErr w:type="gramEnd"/>
      <w:r w:rsidR="002F02D0">
        <w:t xml:space="preserve"> therefore an evaluation of the DSC for each disease site was performed.</w:t>
      </w:r>
    </w:p>
    <w:p w14:paraId="6E726EB2" w14:textId="6ADD0F06" w:rsidR="002F02D0" w:rsidRDefault="002F02D0" w:rsidP="007847DE">
      <w:r>
        <w:t xml:space="preserve">Scans </w:t>
      </w:r>
      <w:proofErr w:type="gramStart"/>
      <w:r>
        <w:t>were removed</w:t>
      </w:r>
      <w:proofErr w:type="gramEnd"/>
      <w:r>
        <w:t xml:space="preserve"> if the radiologists felt sufficient contrast was not present or the disease was </w:t>
      </w:r>
      <w:r w:rsidR="0051477F">
        <w:t>hyper-</w:t>
      </w:r>
      <w:r>
        <w:t>enhancing, Supplementary Figure xxx, this removed six post-treatment CECT (ablation zones) and two pre-treatment CECT. The final count was 18 disease sites and 12 ablation sites.</w:t>
      </w:r>
    </w:p>
    <w:p w14:paraId="599BB0A2" w14:textId="6AB46FB8" w:rsidR="007847DE" w:rsidRDefault="007847DE" w:rsidP="007847DE">
      <w:proofErr w:type="gramStart"/>
      <w:r>
        <w:t>Contours were scored independently by both radiologists based on a Likert quality scale of 1-5</w:t>
      </w:r>
      <w:proofErr w:type="gramEnd"/>
      <w:r>
        <w:t xml:space="preserve">. The criteria for the scale </w:t>
      </w:r>
      <w:proofErr w:type="gramStart"/>
      <w:r>
        <w:t>can be seen</w:t>
      </w:r>
      <w:proofErr w:type="gramEnd"/>
      <w:r>
        <w:t xml:space="preserve"> in Table xxx.</w:t>
      </w:r>
    </w:p>
    <w:p w14:paraId="44D40F31" w14:textId="42094E8C" w:rsidR="007847DE" w:rsidRDefault="007847DE" w:rsidP="007847DE">
      <w:pPr>
        <w:pStyle w:val="Caption"/>
        <w:keepNext/>
      </w:pPr>
      <w:r>
        <w:t xml:space="preserve">Table </w:t>
      </w:r>
      <w:fldSimple w:instr=" SEQ Table \* ARABIC ">
        <w:r>
          <w:rPr>
            <w:noProof/>
          </w:rPr>
          <w:t>2</w:t>
        </w:r>
      </w:fldSimple>
      <w:r>
        <w:t>: Likert scoring for assessment of colorectal liver metastasis (CRL</w:t>
      </w:r>
      <w:r w:rsidR="00640705">
        <w:t>M</w:t>
      </w:r>
      <w:r>
        <w:t>) and ablation contours</w:t>
      </w:r>
    </w:p>
    <w:tbl>
      <w:tblPr>
        <w:tblW w:w="9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178"/>
        <w:gridCol w:w="7060"/>
      </w:tblGrid>
      <w:tr w:rsidR="007847DE" w:rsidRPr="00175E8D" w14:paraId="0F5DDC47" w14:textId="77777777" w:rsidTr="006164A1">
        <w:trPr>
          <w:trHeight w:val="300"/>
        </w:trPr>
        <w:tc>
          <w:tcPr>
            <w:tcW w:w="2163" w:type="dxa"/>
            <w:gridSpan w:val="2"/>
            <w:shd w:val="clear" w:color="auto" w:fill="auto"/>
            <w:noWrap/>
            <w:vAlign w:val="center"/>
            <w:hideMark/>
          </w:tcPr>
          <w:p w14:paraId="1657B607"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Score</w:t>
            </w:r>
          </w:p>
        </w:tc>
        <w:tc>
          <w:tcPr>
            <w:tcW w:w="7060" w:type="dxa"/>
            <w:shd w:val="clear" w:color="auto" w:fill="auto"/>
            <w:noWrap/>
            <w:vAlign w:val="center"/>
            <w:hideMark/>
          </w:tcPr>
          <w:p w14:paraId="3DEEDB3F"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Criteria</w:t>
            </w:r>
          </w:p>
        </w:tc>
      </w:tr>
      <w:tr w:rsidR="007847DE" w:rsidRPr="00175E8D" w14:paraId="54298018" w14:textId="77777777" w:rsidTr="006164A1">
        <w:trPr>
          <w:trHeight w:val="300"/>
        </w:trPr>
        <w:tc>
          <w:tcPr>
            <w:tcW w:w="985" w:type="dxa"/>
            <w:shd w:val="clear" w:color="000000" w:fill="63BE7B"/>
            <w:noWrap/>
            <w:vAlign w:val="center"/>
            <w:hideMark/>
          </w:tcPr>
          <w:p w14:paraId="1ED841D9"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5</w:t>
            </w:r>
          </w:p>
        </w:tc>
        <w:tc>
          <w:tcPr>
            <w:tcW w:w="1178" w:type="dxa"/>
            <w:shd w:val="clear" w:color="auto" w:fill="auto"/>
            <w:noWrap/>
            <w:vAlign w:val="center"/>
            <w:hideMark/>
          </w:tcPr>
          <w:p w14:paraId="6962E231"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Excellent</w:t>
            </w:r>
          </w:p>
        </w:tc>
        <w:tc>
          <w:tcPr>
            <w:tcW w:w="7060" w:type="dxa"/>
            <w:shd w:val="clear" w:color="auto" w:fill="auto"/>
            <w:noWrap/>
            <w:vAlign w:val="center"/>
            <w:hideMark/>
          </w:tcPr>
          <w:p w14:paraId="118C7321"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Negligible changes, could be used clinically without edits</w:t>
            </w:r>
          </w:p>
        </w:tc>
      </w:tr>
      <w:tr w:rsidR="007847DE" w:rsidRPr="00175E8D" w14:paraId="3BC62787" w14:textId="77777777" w:rsidTr="006164A1">
        <w:trPr>
          <w:trHeight w:val="300"/>
        </w:trPr>
        <w:tc>
          <w:tcPr>
            <w:tcW w:w="985" w:type="dxa"/>
            <w:shd w:val="clear" w:color="000000" w:fill="B1D580"/>
            <w:noWrap/>
            <w:vAlign w:val="center"/>
            <w:hideMark/>
          </w:tcPr>
          <w:p w14:paraId="57240105"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4</w:t>
            </w:r>
          </w:p>
        </w:tc>
        <w:tc>
          <w:tcPr>
            <w:tcW w:w="1178" w:type="dxa"/>
            <w:shd w:val="clear" w:color="auto" w:fill="auto"/>
            <w:noWrap/>
            <w:vAlign w:val="center"/>
            <w:hideMark/>
          </w:tcPr>
          <w:p w14:paraId="1B47F0AA"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Good</w:t>
            </w:r>
          </w:p>
        </w:tc>
        <w:tc>
          <w:tcPr>
            <w:tcW w:w="7060" w:type="dxa"/>
            <w:shd w:val="clear" w:color="auto" w:fill="auto"/>
            <w:noWrap/>
            <w:vAlign w:val="center"/>
            <w:hideMark/>
          </w:tcPr>
          <w:p w14:paraId="31E8670D"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Minor changes on &lt; 4 slices, or that would take less than 10 seconds to fix</w:t>
            </w:r>
          </w:p>
        </w:tc>
      </w:tr>
      <w:tr w:rsidR="007847DE" w:rsidRPr="00175E8D" w14:paraId="5D0E924B" w14:textId="77777777" w:rsidTr="006164A1">
        <w:trPr>
          <w:trHeight w:val="300"/>
        </w:trPr>
        <w:tc>
          <w:tcPr>
            <w:tcW w:w="985" w:type="dxa"/>
            <w:shd w:val="clear" w:color="000000" w:fill="FFEB84"/>
            <w:noWrap/>
            <w:vAlign w:val="center"/>
            <w:hideMark/>
          </w:tcPr>
          <w:p w14:paraId="3BE73CA9"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3</w:t>
            </w:r>
          </w:p>
        </w:tc>
        <w:tc>
          <w:tcPr>
            <w:tcW w:w="1178" w:type="dxa"/>
            <w:shd w:val="clear" w:color="auto" w:fill="auto"/>
            <w:noWrap/>
            <w:vAlign w:val="center"/>
            <w:hideMark/>
          </w:tcPr>
          <w:p w14:paraId="310EF856"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Fair</w:t>
            </w:r>
          </w:p>
        </w:tc>
        <w:tc>
          <w:tcPr>
            <w:tcW w:w="7060" w:type="dxa"/>
            <w:shd w:val="clear" w:color="auto" w:fill="auto"/>
            <w:noWrap/>
            <w:vAlign w:val="center"/>
            <w:hideMark/>
          </w:tcPr>
          <w:p w14:paraId="2659C606"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Edits needed on multiple slices, but less than 50%</w:t>
            </w:r>
          </w:p>
        </w:tc>
      </w:tr>
      <w:tr w:rsidR="007847DE" w:rsidRPr="00175E8D" w14:paraId="27FD1D41" w14:textId="77777777" w:rsidTr="006164A1">
        <w:trPr>
          <w:trHeight w:val="300"/>
        </w:trPr>
        <w:tc>
          <w:tcPr>
            <w:tcW w:w="985" w:type="dxa"/>
            <w:shd w:val="clear" w:color="000000" w:fill="FBAA77"/>
            <w:noWrap/>
            <w:vAlign w:val="center"/>
            <w:hideMark/>
          </w:tcPr>
          <w:p w14:paraId="130F3758"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2</w:t>
            </w:r>
          </w:p>
        </w:tc>
        <w:tc>
          <w:tcPr>
            <w:tcW w:w="1178" w:type="dxa"/>
            <w:shd w:val="clear" w:color="auto" w:fill="auto"/>
            <w:noWrap/>
            <w:vAlign w:val="center"/>
            <w:hideMark/>
          </w:tcPr>
          <w:p w14:paraId="49CAD441"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Poor</w:t>
            </w:r>
          </w:p>
        </w:tc>
        <w:tc>
          <w:tcPr>
            <w:tcW w:w="7060" w:type="dxa"/>
            <w:shd w:val="clear" w:color="auto" w:fill="auto"/>
            <w:noWrap/>
            <w:vAlign w:val="center"/>
            <w:hideMark/>
          </w:tcPr>
          <w:p w14:paraId="053D9EAE"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Greater than 50% of slices need editing</w:t>
            </w:r>
          </w:p>
        </w:tc>
      </w:tr>
      <w:tr w:rsidR="007847DE" w:rsidRPr="00175E8D" w14:paraId="3B934C5F" w14:textId="77777777" w:rsidTr="006164A1">
        <w:trPr>
          <w:trHeight w:val="300"/>
        </w:trPr>
        <w:tc>
          <w:tcPr>
            <w:tcW w:w="985" w:type="dxa"/>
            <w:shd w:val="clear" w:color="000000" w:fill="F8696B"/>
            <w:noWrap/>
            <w:vAlign w:val="center"/>
            <w:hideMark/>
          </w:tcPr>
          <w:p w14:paraId="34580840"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1</w:t>
            </w:r>
          </w:p>
        </w:tc>
        <w:tc>
          <w:tcPr>
            <w:tcW w:w="1178" w:type="dxa"/>
            <w:shd w:val="clear" w:color="auto" w:fill="auto"/>
            <w:noWrap/>
            <w:vAlign w:val="center"/>
            <w:hideMark/>
          </w:tcPr>
          <w:p w14:paraId="30415D96"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Very poor</w:t>
            </w:r>
          </w:p>
        </w:tc>
        <w:tc>
          <w:tcPr>
            <w:tcW w:w="7060" w:type="dxa"/>
            <w:shd w:val="clear" w:color="auto" w:fill="auto"/>
            <w:noWrap/>
            <w:vAlign w:val="center"/>
            <w:hideMark/>
          </w:tcPr>
          <w:p w14:paraId="56B01144" w14:textId="6C7ABBFD" w:rsidR="007847DE" w:rsidRPr="00175E8D" w:rsidRDefault="007847DE" w:rsidP="002F02D0">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 xml:space="preserve">Contours are </w:t>
            </w:r>
            <w:r w:rsidR="002F02D0">
              <w:rPr>
                <w:rFonts w:ascii="Calibri" w:eastAsia="Times New Roman" w:hAnsi="Calibri" w:cs="Calibri"/>
                <w:color w:val="000000"/>
              </w:rPr>
              <w:t>poorly predicted</w:t>
            </w:r>
            <w:r w:rsidRPr="00175E8D">
              <w:rPr>
                <w:rFonts w:ascii="Calibri" w:eastAsia="Times New Roman" w:hAnsi="Calibri" w:cs="Calibri"/>
                <w:color w:val="000000"/>
              </w:rPr>
              <w:t>, missed disease</w:t>
            </w:r>
          </w:p>
        </w:tc>
      </w:tr>
    </w:tbl>
    <w:p w14:paraId="1CE5BD38" w14:textId="77777777" w:rsidR="007847DE" w:rsidRDefault="007847DE" w:rsidP="007847DE"/>
    <w:p w14:paraId="598B0336" w14:textId="77777777" w:rsidR="004C6613" w:rsidRDefault="004C6613" w:rsidP="004C6613">
      <w:pPr>
        <w:pStyle w:val="Heading1"/>
      </w:pPr>
      <w:r>
        <w:t>Results</w:t>
      </w:r>
    </w:p>
    <w:p w14:paraId="450713D8" w14:textId="77777777" w:rsidR="00B52D79" w:rsidRDefault="00B52D79" w:rsidP="00B52D79">
      <w:pPr>
        <w:pStyle w:val="Heading2"/>
      </w:pPr>
      <w:commentRangeStart w:id="26"/>
      <w:r>
        <w:t>Quantitative</w:t>
      </w:r>
      <w:commentRangeEnd w:id="26"/>
      <w:r w:rsidR="007C2056">
        <w:rPr>
          <w:rStyle w:val="CommentReference"/>
          <w:rFonts w:asciiTheme="minorHAnsi" w:eastAsiaTheme="minorHAnsi" w:hAnsiTheme="minorHAnsi" w:cstheme="minorBidi"/>
          <w:color w:val="auto"/>
        </w:rPr>
        <w:commentReference w:id="26"/>
      </w:r>
    </w:p>
    <w:p w14:paraId="3B912E85" w14:textId="40A5FC31" w:rsidR="009C18CD" w:rsidRDefault="004C6613" w:rsidP="004C6613">
      <w:commentRangeStart w:id="27"/>
      <w:r>
        <w:t xml:space="preserve">The best model, </w:t>
      </w:r>
      <w:r w:rsidR="00B84FBC">
        <w:t>determined from the DSC on the validation dataset</w:t>
      </w:r>
      <w:r w:rsidR="005A32C2">
        <w:t xml:space="preserve"> with a value of 0.79</w:t>
      </w:r>
      <w:r w:rsidR="00B84FBC">
        <w:t xml:space="preserve">, </w:t>
      </w:r>
      <w:proofErr w:type="gramStart"/>
      <w:r>
        <w:t>was found</w:t>
      </w:r>
      <w:proofErr w:type="gramEnd"/>
      <w:r>
        <w:t xml:space="preserve"> to be</w:t>
      </w:r>
      <w:r w:rsidR="00210ED9">
        <w:t xml:space="preserve"> the</w:t>
      </w:r>
      <w:r>
        <w:t xml:space="preserve"> </w:t>
      </w:r>
      <w:proofErr w:type="spellStart"/>
      <w:r>
        <w:t>DenseNet</w:t>
      </w:r>
      <w:proofErr w:type="spellEnd"/>
      <w:r>
        <w:t xml:space="preserve"> model with two layers, two convolution blocks, convolution lambda equal to one, and eight filters, Figure xxx.</w:t>
      </w:r>
      <w:commentRangeEnd w:id="27"/>
      <w:r w:rsidR="007C2056">
        <w:rPr>
          <w:rStyle w:val="CommentReference"/>
        </w:rPr>
        <w:commentReference w:id="27"/>
      </w:r>
      <w:r>
        <w:t xml:space="preserve"> The model consists of </w:t>
      </w:r>
      <w:r w:rsidR="00D8096A">
        <w:t xml:space="preserve">56,210 </w:t>
      </w:r>
      <w:r>
        <w:t>parameters</w:t>
      </w:r>
      <w:r w:rsidR="00D8096A">
        <w:t xml:space="preserve"> (55,490 trainable, 720 non-trainable)</w:t>
      </w:r>
      <w:r>
        <w:t xml:space="preserve">. From this model, a seed-value of </w:t>
      </w:r>
      <w:r w:rsidR="00D8096A">
        <w:t>0.6</w:t>
      </w:r>
      <w:r w:rsidR="008D3365">
        <w:t>7</w:t>
      </w:r>
      <w:r w:rsidR="00D8096A">
        <w:t xml:space="preserve"> </w:t>
      </w:r>
      <w:r>
        <w:t xml:space="preserve">and threshold value of </w:t>
      </w:r>
      <w:r w:rsidR="00D8096A">
        <w:t>0.</w:t>
      </w:r>
      <w:r w:rsidR="008D3365">
        <w:t>30</w:t>
      </w:r>
      <w:r w:rsidR="00D8096A">
        <w:t xml:space="preserve"> </w:t>
      </w:r>
      <w:r>
        <w:t>resulted in the highest overall</w:t>
      </w:r>
      <w:r w:rsidR="009C18CD">
        <w:t xml:space="preserve"> DSC in the validation dataset.</w:t>
      </w:r>
      <w:r w:rsidR="00B66C54">
        <w:t xml:space="preserve"> Predictions of </w:t>
      </w:r>
      <w:proofErr w:type="spellStart"/>
      <w:r w:rsidR="005A32C2">
        <w:t>LiTs</w:t>
      </w:r>
      <w:proofErr w:type="spellEnd"/>
      <w:r w:rsidR="005A32C2">
        <w:t xml:space="preserve"> test set (n=25) took a mean </w:t>
      </w:r>
      <w:r w:rsidR="007C2056">
        <w:t xml:space="preserve">time </w:t>
      </w:r>
      <w:r w:rsidR="005A32C2">
        <w:t>of 9.58 seconds, with a standard deviation of 2.32 seconds.</w:t>
      </w:r>
    </w:p>
    <w:p w14:paraId="7F7302BF" w14:textId="4FC81B10" w:rsidR="009E2942" w:rsidRDefault="00582F76" w:rsidP="009E2942">
      <w:pPr>
        <w:keepNext/>
      </w:pPr>
      <w:r>
        <w:rPr>
          <w:noProof/>
        </w:rPr>
        <w:drawing>
          <wp:inline distT="0" distB="0" distL="0" distR="0" wp14:anchorId="4AC32641" wp14:editId="4E7FAE6C">
            <wp:extent cx="6200775" cy="2527782"/>
            <wp:effectExtent l="0" t="0" r="0" b="635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09644" cy="2531398"/>
                    </a:xfrm>
                    <a:prstGeom prst="rect">
                      <a:avLst/>
                    </a:prstGeom>
                    <a:noFill/>
                  </pic:spPr>
                </pic:pic>
              </a:graphicData>
            </a:graphic>
          </wp:inline>
        </w:drawing>
      </w:r>
    </w:p>
    <w:p w14:paraId="5ADDEA12" w14:textId="197116EB" w:rsidR="009E2942" w:rsidRDefault="009E2942" w:rsidP="009E2942">
      <w:pPr>
        <w:pStyle w:val="Caption"/>
      </w:pPr>
      <w:r>
        <w:t xml:space="preserve">Figure </w:t>
      </w:r>
      <w:fldSimple w:instr=" SEQ Figure \* ARABIC ">
        <w:r w:rsidR="000709B7">
          <w:rPr>
            <w:noProof/>
          </w:rPr>
          <w:t>7</w:t>
        </w:r>
      </w:fldSimple>
      <w:r>
        <w:t>:</w:t>
      </w:r>
      <w:r w:rsidRPr="009E2942">
        <w:t xml:space="preserve"> </w:t>
      </w:r>
      <w:proofErr w:type="spellStart"/>
      <w:r>
        <w:t>DenseNet</w:t>
      </w:r>
      <w:proofErr w:type="spellEnd"/>
      <w:r>
        <w:t xml:space="preserve"> final architecture. Two layers, two convolution blocks in Layer 0, three convolution blocks in Layer 1, and eight initial filters.</w:t>
      </w:r>
    </w:p>
    <w:p w14:paraId="4BB2711E" w14:textId="526BDB7D" w:rsidR="009C18CD" w:rsidRDefault="003B7AC4" w:rsidP="009C18CD">
      <w:pPr>
        <w:pStyle w:val="Heading3"/>
      </w:pPr>
      <w:commentRangeStart w:id="28"/>
      <w:proofErr w:type="spellStart"/>
      <w:r>
        <w:lastRenderedPageBreak/>
        <w:t>LiTs</w:t>
      </w:r>
      <w:proofErr w:type="spellEnd"/>
      <w:r>
        <w:t xml:space="preserve"> </w:t>
      </w:r>
      <w:commentRangeStart w:id="29"/>
      <w:r w:rsidR="00A53340">
        <w:t>Test</w:t>
      </w:r>
      <w:commentRangeEnd w:id="29"/>
      <w:r w:rsidR="007C2056">
        <w:rPr>
          <w:rStyle w:val="CommentReference"/>
          <w:rFonts w:asciiTheme="minorHAnsi" w:eastAsiaTheme="minorHAnsi" w:hAnsiTheme="minorHAnsi" w:cstheme="minorBidi"/>
          <w:color w:val="auto"/>
        </w:rPr>
        <w:commentReference w:id="29"/>
      </w:r>
      <w:r w:rsidR="00A53340">
        <w:t xml:space="preserve"> </w:t>
      </w:r>
      <w:r w:rsidR="009C18CD">
        <w:t>Disease Site-by-Site evaluation</w:t>
      </w:r>
      <w:commentRangeEnd w:id="28"/>
      <w:r w:rsidR="007C2056">
        <w:rPr>
          <w:rStyle w:val="CommentReference"/>
          <w:rFonts w:asciiTheme="minorHAnsi" w:eastAsiaTheme="minorHAnsi" w:hAnsiTheme="minorHAnsi" w:cstheme="minorBidi"/>
          <w:color w:val="auto"/>
        </w:rPr>
        <w:commentReference w:id="28"/>
      </w:r>
    </w:p>
    <w:p w14:paraId="1C91DA6D" w14:textId="2D86F432" w:rsidR="007C2056" w:rsidRDefault="00C22B48" w:rsidP="004C6613">
      <w:commentRangeStart w:id="30"/>
      <w:r>
        <w:t>On a site-by-site basis, t</w:t>
      </w:r>
      <w:r w:rsidR="00A15ADB">
        <w:t xml:space="preserve">he </w:t>
      </w:r>
      <w:r w:rsidR="00A65B08">
        <w:t>median</w:t>
      </w:r>
      <w:r w:rsidR="00A15ADB">
        <w:t xml:space="preserve"> (min, max) MSD for sites less than 1</w:t>
      </w:r>
      <w:r w:rsidR="00066C83">
        <w:t>0mm</w:t>
      </w:r>
      <w:r w:rsidR="00A15ADB">
        <w:t xml:space="preserve"> (n=</w:t>
      </w:r>
      <w:r w:rsidR="00066C83">
        <w:t>64</w:t>
      </w:r>
      <w:r w:rsidR="00A15ADB">
        <w:t xml:space="preserve">) was </w:t>
      </w:r>
      <w:r w:rsidR="00066C83">
        <w:t>16.</w:t>
      </w:r>
      <w:r w:rsidR="00A65B08">
        <w:t>1</w:t>
      </w:r>
      <w:r w:rsidR="00066C83">
        <w:t>9</w:t>
      </w:r>
      <w:r w:rsidR="00A15ADB">
        <w:t>mm (0.</w:t>
      </w:r>
      <w:r w:rsidR="00A65B08">
        <w:t>00</w:t>
      </w:r>
      <w:r w:rsidR="00A15ADB">
        <w:t>, 74.</w:t>
      </w:r>
      <w:r w:rsidR="00A65B08">
        <w:t>53</w:t>
      </w:r>
      <w:r w:rsidR="00A15ADB">
        <w:t xml:space="preserve">), for sites </w:t>
      </w:r>
      <w:r w:rsidR="00066C83">
        <w:t>10-20mm</w:t>
      </w:r>
      <w:r w:rsidR="00A15ADB">
        <w:t xml:space="preserve"> (n=1</w:t>
      </w:r>
      <w:r w:rsidR="00066C83">
        <w:t>7</w:t>
      </w:r>
      <w:r w:rsidR="00A15ADB">
        <w:t>) was 0.</w:t>
      </w:r>
      <w:r w:rsidR="00066C83">
        <w:t>75</w:t>
      </w:r>
      <w:r w:rsidR="00A15ADB">
        <w:t xml:space="preserve">mm (0.00, </w:t>
      </w:r>
      <w:r w:rsidR="00066C83">
        <w:t>41</w:t>
      </w:r>
      <w:r w:rsidR="00A65B08">
        <w:t>.</w:t>
      </w:r>
      <w:r w:rsidR="00066C83">
        <w:t>13</w:t>
      </w:r>
      <w:r w:rsidR="00A15ADB">
        <w:t xml:space="preserve">), </w:t>
      </w:r>
      <w:r w:rsidR="00A65B08">
        <w:t>for sites greater than or equal to 1</w:t>
      </w:r>
      <w:r w:rsidR="00066C83">
        <w:t>0m</w:t>
      </w:r>
      <w:r w:rsidR="00A65B08">
        <w:t>m</w:t>
      </w:r>
      <w:r w:rsidR="00066C83">
        <w:t xml:space="preserve"> (n=74) was 0.79</w:t>
      </w:r>
      <w:r w:rsidR="00A65B08">
        <w:t>mm (0, 103.82)</w:t>
      </w:r>
      <w:r w:rsidR="007C2056">
        <w:t>, and for sites greater than 20mm (n=57) was 0.82mm (0.00, 103.82)</w:t>
      </w:r>
      <w:r w:rsidR="00A15ADB">
        <w:t>.</w:t>
      </w:r>
      <w:r w:rsidR="0057310B">
        <w:t xml:space="preserve"> </w:t>
      </w:r>
    </w:p>
    <w:p w14:paraId="61A9C151" w14:textId="62869073" w:rsidR="00A53340" w:rsidRDefault="0057310B" w:rsidP="004C6613">
      <w:r>
        <w:t xml:space="preserve">The mean (min, max) </w:t>
      </w:r>
      <w:r w:rsidR="007C2056">
        <w:t>DSC</w:t>
      </w:r>
      <w:r>
        <w:t xml:space="preserve"> for sites less than 10mm (n=64) was 0.21(0.00, 0.88), for sites 10-20mm (n=17) was 0.57(0.00, 0.84), </w:t>
      </w:r>
      <w:r w:rsidR="007C2056">
        <w:t xml:space="preserve">for sites greater than or equal to 10mm (n=74) was 0.66(0.00, 0.97), and </w:t>
      </w:r>
      <w:r>
        <w:t>for sites greater than 20mm (n=57) was 0.68(0.00, 0.97</w:t>
      </w:r>
      <w:r w:rsidR="007C2056">
        <w:t>)</w:t>
      </w:r>
      <w:r w:rsidR="00E170A7">
        <w:t>, Table xxx</w:t>
      </w:r>
      <w:r w:rsidR="00300C90">
        <w:t>.</w:t>
      </w:r>
      <w:commentRangeEnd w:id="30"/>
      <w:r w:rsidR="007C2056">
        <w:rPr>
          <w:rStyle w:val="CommentReference"/>
        </w:rPr>
        <w:commentReference w:id="30"/>
      </w:r>
    </w:p>
    <w:p w14:paraId="0D88B803" w14:textId="691005D2" w:rsidR="009A36A3" w:rsidRDefault="009A36A3" w:rsidP="001D0C8B">
      <w:pPr>
        <w:pStyle w:val="Caption"/>
        <w:keepNext/>
      </w:pPr>
      <w:r>
        <w:t xml:space="preserve">Table </w:t>
      </w:r>
      <w:fldSimple w:instr=" SEQ Table \* ARABIC ">
        <w:r w:rsidR="00E170A7">
          <w:rPr>
            <w:noProof/>
          </w:rPr>
          <w:t>3</w:t>
        </w:r>
      </w:fldSimple>
      <w:r>
        <w:t>:</w:t>
      </w:r>
      <w:r w:rsidRPr="009A36A3">
        <w:t xml:space="preserve"> </w:t>
      </w:r>
      <w:proofErr w:type="gramStart"/>
      <w:r>
        <w:t>Mean,</w:t>
      </w:r>
      <w:proofErr w:type="gramEnd"/>
      <w:r>
        <w:t xml:space="preserve"> min and max Dice Similarity Coefficient</w:t>
      </w:r>
      <w:r w:rsidR="00A15ADB">
        <w:t xml:space="preserve"> and Median Surface Distance</w:t>
      </w:r>
      <w:r w:rsidR="00300C90">
        <w:t>, and Sensitivity</w:t>
      </w:r>
      <w:r w:rsidR="00A15ADB">
        <w:t xml:space="preserve"> </w:t>
      </w:r>
      <w:r>
        <w:t>for individual disease sites by differing size criteri</w:t>
      </w:r>
      <w:r w:rsidR="00300C90">
        <w:t>a</w:t>
      </w:r>
      <w:r w:rsidR="00A53340">
        <w:t>.</w:t>
      </w:r>
    </w:p>
    <w:tbl>
      <w:tblPr>
        <w:tblStyle w:val="TableGrid"/>
        <w:tblW w:w="10273" w:type="dxa"/>
        <w:jc w:val="center"/>
        <w:tblLook w:val="04A0" w:firstRow="1" w:lastRow="0" w:firstColumn="1" w:lastColumn="0" w:noHBand="0" w:noVBand="1"/>
      </w:tblPr>
      <w:tblGrid>
        <w:gridCol w:w="2295"/>
        <w:gridCol w:w="900"/>
        <w:gridCol w:w="1129"/>
        <w:gridCol w:w="866"/>
        <w:gridCol w:w="710"/>
        <w:gridCol w:w="1420"/>
        <w:gridCol w:w="607"/>
        <w:gridCol w:w="1220"/>
        <w:gridCol w:w="1126"/>
      </w:tblGrid>
      <w:tr w:rsidR="00A65B08" w:rsidRPr="009A36A3" w14:paraId="1081DB3E" w14:textId="599A0196" w:rsidTr="00582F76">
        <w:trPr>
          <w:trHeight w:val="300"/>
          <w:jc w:val="center"/>
        </w:trPr>
        <w:tc>
          <w:tcPr>
            <w:tcW w:w="2295" w:type="dxa"/>
            <w:vMerge w:val="restart"/>
            <w:noWrap/>
            <w:vAlign w:val="center"/>
            <w:hideMark/>
          </w:tcPr>
          <w:p w14:paraId="7126BAFD" w14:textId="5F607127" w:rsidR="00A65B08" w:rsidRPr="009A36A3" w:rsidRDefault="007C2056">
            <w:pPr>
              <w:keepNext/>
              <w:keepLines/>
              <w:jc w:val="center"/>
            </w:pPr>
            <w:r>
              <w:t>Disease site diameter</w:t>
            </w:r>
          </w:p>
        </w:tc>
        <w:tc>
          <w:tcPr>
            <w:tcW w:w="900" w:type="dxa"/>
            <w:vMerge w:val="restart"/>
            <w:noWrap/>
            <w:vAlign w:val="center"/>
            <w:hideMark/>
          </w:tcPr>
          <w:p w14:paraId="75E07212" w14:textId="77777777" w:rsidR="00A65B08" w:rsidRPr="009A36A3" w:rsidRDefault="00A65B08">
            <w:pPr>
              <w:keepNext/>
              <w:keepLines/>
              <w:jc w:val="center"/>
            </w:pPr>
            <w:r w:rsidRPr="009A36A3">
              <w:t># Sites</w:t>
            </w:r>
          </w:p>
        </w:tc>
        <w:tc>
          <w:tcPr>
            <w:tcW w:w="2705" w:type="dxa"/>
            <w:gridSpan w:val="3"/>
            <w:noWrap/>
            <w:vAlign w:val="center"/>
            <w:hideMark/>
          </w:tcPr>
          <w:p w14:paraId="3E85079D" w14:textId="77777777" w:rsidR="00A65B08" w:rsidRPr="009A36A3" w:rsidRDefault="00A65B08">
            <w:pPr>
              <w:keepNext/>
              <w:keepLines/>
              <w:jc w:val="center"/>
            </w:pPr>
            <w:r w:rsidRPr="009A36A3">
              <w:t>Dice Similarity Coefficient</w:t>
            </w:r>
          </w:p>
        </w:tc>
        <w:tc>
          <w:tcPr>
            <w:tcW w:w="3247" w:type="dxa"/>
            <w:gridSpan w:val="3"/>
            <w:vAlign w:val="center"/>
          </w:tcPr>
          <w:p w14:paraId="4C024EED" w14:textId="3A2ACC30" w:rsidR="00A65B08" w:rsidRPr="009A36A3" w:rsidRDefault="00A65B08">
            <w:pPr>
              <w:keepNext/>
              <w:keepLines/>
              <w:jc w:val="center"/>
            </w:pPr>
            <w:r>
              <w:t>Median Surface Distance (mm)</w:t>
            </w:r>
          </w:p>
        </w:tc>
        <w:tc>
          <w:tcPr>
            <w:tcW w:w="1126" w:type="dxa"/>
            <w:vMerge w:val="restart"/>
            <w:vAlign w:val="center"/>
          </w:tcPr>
          <w:p w14:paraId="043BBFCC" w14:textId="3623C228" w:rsidR="00A65B08" w:rsidRDefault="00A65B08">
            <w:pPr>
              <w:keepNext/>
              <w:keepLines/>
              <w:jc w:val="center"/>
            </w:pPr>
            <w:r>
              <w:t>Sensitivity</w:t>
            </w:r>
          </w:p>
        </w:tc>
      </w:tr>
      <w:tr w:rsidR="00A65B08" w:rsidRPr="009A36A3" w14:paraId="0417429E" w14:textId="0339A298" w:rsidTr="00582F76">
        <w:trPr>
          <w:trHeight w:val="300"/>
          <w:jc w:val="center"/>
        </w:trPr>
        <w:tc>
          <w:tcPr>
            <w:tcW w:w="2295" w:type="dxa"/>
            <w:vMerge/>
            <w:vAlign w:val="center"/>
            <w:hideMark/>
          </w:tcPr>
          <w:p w14:paraId="60C49EC1" w14:textId="77777777" w:rsidR="00A65B08" w:rsidRPr="009A36A3" w:rsidRDefault="00A65B08">
            <w:pPr>
              <w:keepNext/>
              <w:keepLines/>
              <w:jc w:val="center"/>
            </w:pPr>
          </w:p>
        </w:tc>
        <w:tc>
          <w:tcPr>
            <w:tcW w:w="900" w:type="dxa"/>
            <w:vMerge/>
            <w:vAlign w:val="center"/>
            <w:hideMark/>
          </w:tcPr>
          <w:p w14:paraId="720B4C05" w14:textId="77777777" w:rsidR="00A65B08" w:rsidRPr="009A36A3" w:rsidRDefault="00A65B08">
            <w:pPr>
              <w:keepNext/>
              <w:keepLines/>
              <w:jc w:val="center"/>
            </w:pPr>
          </w:p>
        </w:tc>
        <w:tc>
          <w:tcPr>
            <w:tcW w:w="1129" w:type="dxa"/>
            <w:noWrap/>
            <w:vAlign w:val="center"/>
            <w:hideMark/>
          </w:tcPr>
          <w:p w14:paraId="367049F6" w14:textId="77777777" w:rsidR="00A65B08" w:rsidRPr="009A36A3" w:rsidRDefault="00A65B08">
            <w:pPr>
              <w:keepNext/>
              <w:keepLines/>
              <w:jc w:val="center"/>
            </w:pPr>
            <w:r w:rsidRPr="009A36A3">
              <w:t>Mean</w:t>
            </w:r>
          </w:p>
        </w:tc>
        <w:tc>
          <w:tcPr>
            <w:tcW w:w="866" w:type="dxa"/>
            <w:noWrap/>
            <w:vAlign w:val="center"/>
            <w:hideMark/>
          </w:tcPr>
          <w:p w14:paraId="0CD23CCF" w14:textId="77777777" w:rsidR="00A65B08" w:rsidRPr="009A36A3" w:rsidRDefault="00A65B08">
            <w:pPr>
              <w:keepNext/>
              <w:keepLines/>
              <w:jc w:val="center"/>
            </w:pPr>
            <w:r w:rsidRPr="009A36A3">
              <w:t>Min</w:t>
            </w:r>
          </w:p>
        </w:tc>
        <w:tc>
          <w:tcPr>
            <w:tcW w:w="710" w:type="dxa"/>
            <w:noWrap/>
            <w:vAlign w:val="center"/>
            <w:hideMark/>
          </w:tcPr>
          <w:p w14:paraId="78738DE3" w14:textId="77777777" w:rsidR="00A65B08" w:rsidRPr="009A36A3" w:rsidRDefault="00A65B08">
            <w:pPr>
              <w:keepNext/>
              <w:keepLines/>
              <w:jc w:val="center"/>
            </w:pPr>
            <w:r w:rsidRPr="009A36A3">
              <w:t>Max</w:t>
            </w:r>
          </w:p>
        </w:tc>
        <w:tc>
          <w:tcPr>
            <w:tcW w:w="1420" w:type="dxa"/>
            <w:vAlign w:val="center"/>
          </w:tcPr>
          <w:p w14:paraId="0B4D4BCB" w14:textId="16E81B4A" w:rsidR="00A65B08" w:rsidRPr="009A36A3" w:rsidRDefault="00A65B08">
            <w:pPr>
              <w:keepNext/>
              <w:keepLines/>
              <w:jc w:val="center"/>
            </w:pPr>
            <w:r>
              <w:t>Median</w:t>
            </w:r>
          </w:p>
        </w:tc>
        <w:tc>
          <w:tcPr>
            <w:tcW w:w="607" w:type="dxa"/>
            <w:vAlign w:val="center"/>
          </w:tcPr>
          <w:p w14:paraId="2F61602C" w14:textId="3C292735" w:rsidR="00A65B08" w:rsidRPr="009A36A3" w:rsidRDefault="00A65B08">
            <w:pPr>
              <w:keepNext/>
              <w:keepLines/>
              <w:jc w:val="center"/>
            </w:pPr>
            <w:r w:rsidRPr="009A36A3">
              <w:t>Min</w:t>
            </w:r>
          </w:p>
        </w:tc>
        <w:tc>
          <w:tcPr>
            <w:tcW w:w="1220" w:type="dxa"/>
            <w:vAlign w:val="center"/>
          </w:tcPr>
          <w:p w14:paraId="3EE159BF" w14:textId="11D20349" w:rsidR="00A65B08" w:rsidRPr="009A36A3" w:rsidRDefault="00A65B08">
            <w:pPr>
              <w:keepNext/>
              <w:keepLines/>
              <w:jc w:val="center"/>
            </w:pPr>
            <w:r w:rsidRPr="009A36A3">
              <w:t>Max</w:t>
            </w:r>
          </w:p>
        </w:tc>
        <w:tc>
          <w:tcPr>
            <w:tcW w:w="1126" w:type="dxa"/>
            <w:vMerge/>
            <w:vAlign w:val="center"/>
          </w:tcPr>
          <w:p w14:paraId="551F5E82" w14:textId="77777777" w:rsidR="00A65B08" w:rsidRPr="009A36A3" w:rsidRDefault="00A65B08">
            <w:pPr>
              <w:keepNext/>
              <w:keepLines/>
              <w:jc w:val="center"/>
            </w:pPr>
          </w:p>
        </w:tc>
      </w:tr>
      <w:tr w:rsidR="00A53340" w:rsidRPr="009A36A3" w14:paraId="341034F0" w14:textId="2F799166" w:rsidTr="00582F76">
        <w:trPr>
          <w:trHeight w:val="300"/>
          <w:jc w:val="center"/>
        </w:trPr>
        <w:tc>
          <w:tcPr>
            <w:tcW w:w="2295" w:type="dxa"/>
            <w:noWrap/>
            <w:vAlign w:val="center"/>
            <w:hideMark/>
          </w:tcPr>
          <w:p w14:paraId="0B635256" w14:textId="616BB528" w:rsidR="00A53340" w:rsidRPr="009A36A3" w:rsidRDefault="00566B0B">
            <w:pPr>
              <w:keepNext/>
              <w:keepLines/>
              <w:jc w:val="center"/>
            </w:pPr>
            <w:r>
              <w:t>less than 10</w:t>
            </w:r>
            <w:r w:rsidR="00066C83">
              <w:t xml:space="preserve"> </w:t>
            </w:r>
            <w:r>
              <w:t>mm</w:t>
            </w:r>
          </w:p>
        </w:tc>
        <w:tc>
          <w:tcPr>
            <w:tcW w:w="900" w:type="dxa"/>
            <w:noWrap/>
            <w:vAlign w:val="center"/>
            <w:hideMark/>
          </w:tcPr>
          <w:p w14:paraId="7C5A63C9" w14:textId="7C11A01C" w:rsidR="00A53340" w:rsidRPr="009A36A3" w:rsidRDefault="00A53340">
            <w:pPr>
              <w:keepNext/>
              <w:keepLines/>
              <w:jc w:val="center"/>
            </w:pPr>
            <w:r w:rsidRPr="009A36A3">
              <w:t xml:space="preserve">n = </w:t>
            </w:r>
            <w:r w:rsidR="00566B0B">
              <w:t>64</w:t>
            </w:r>
          </w:p>
        </w:tc>
        <w:tc>
          <w:tcPr>
            <w:tcW w:w="1129" w:type="dxa"/>
            <w:noWrap/>
            <w:vAlign w:val="center"/>
          </w:tcPr>
          <w:p w14:paraId="32B31F37" w14:textId="4B38578B" w:rsidR="00A53340" w:rsidRPr="009A36A3" w:rsidRDefault="00A53340">
            <w:pPr>
              <w:keepNext/>
              <w:keepLines/>
              <w:jc w:val="center"/>
            </w:pPr>
            <w:r>
              <w:t>0.2</w:t>
            </w:r>
            <w:r w:rsidR="008F0E9A">
              <w:t>1</w:t>
            </w:r>
          </w:p>
        </w:tc>
        <w:tc>
          <w:tcPr>
            <w:tcW w:w="866" w:type="dxa"/>
            <w:noWrap/>
            <w:vAlign w:val="center"/>
          </w:tcPr>
          <w:p w14:paraId="1CC14AF0" w14:textId="4A7C70D2" w:rsidR="00A53340" w:rsidRPr="009A36A3" w:rsidRDefault="00A53340">
            <w:pPr>
              <w:keepNext/>
              <w:keepLines/>
              <w:jc w:val="center"/>
            </w:pPr>
            <w:r>
              <w:t>0.00</w:t>
            </w:r>
          </w:p>
        </w:tc>
        <w:tc>
          <w:tcPr>
            <w:tcW w:w="710" w:type="dxa"/>
            <w:noWrap/>
            <w:vAlign w:val="center"/>
          </w:tcPr>
          <w:p w14:paraId="3E649761" w14:textId="0A510D92" w:rsidR="00A53340" w:rsidRPr="009A36A3" w:rsidRDefault="00A53340">
            <w:pPr>
              <w:keepNext/>
              <w:keepLines/>
              <w:jc w:val="center"/>
            </w:pPr>
            <w:r>
              <w:t>0.88</w:t>
            </w:r>
          </w:p>
        </w:tc>
        <w:tc>
          <w:tcPr>
            <w:tcW w:w="1420" w:type="dxa"/>
            <w:vAlign w:val="center"/>
          </w:tcPr>
          <w:p w14:paraId="489EEFB3" w14:textId="0878A4B5" w:rsidR="00A53340" w:rsidRPr="009A36A3" w:rsidRDefault="008F0E9A">
            <w:pPr>
              <w:keepNext/>
              <w:keepLines/>
              <w:jc w:val="center"/>
            </w:pPr>
            <w:r>
              <w:t>16</w:t>
            </w:r>
            <w:r w:rsidR="00A53340">
              <w:t>.</w:t>
            </w:r>
            <w:r>
              <w:t>19</w:t>
            </w:r>
          </w:p>
        </w:tc>
        <w:tc>
          <w:tcPr>
            <w:tcW w:w="607" w:type="dxa"/>
            <w:vAlign w:val="center"/>
          </w:tcPr>
          <w:p w14:paraId="145E78FA" w14:textId="17537578" w:rsidR="00A53340" w:rsidRPr="009A36A3" w:rsidRDefault="00A53340">
            <w:pPr>
              <w:keepNext/>
              <w:keepLines/>
              <w:jc w:val="center"/>
            </w:pPr>
            <w:r>
              <w:t>0.</w:t>
            </w:r>
            <w:r w:rsidR="008F0E9A">
              <w:t>00</w:t>
            </w:r>
          </w:p>
        </w:tc>
        <w:tc>
          <w:tcPr>
            <w:tcW w:w="1220" w:type="dxa"/>
            <w:vAlign w:val="center"/>
          </w:tcPr>
          <w:p w14:paraId="438FD1F6" w14:textId="77CE3B88" w:rsidR="00A53340" w:rsidRPr="009A36A3" w:rsidRDefault="00A53340">
            <w:pPr>
              <w:keepNext/>
              <w:keepLines/>
              <w:jc w:val="center"/>
            </w:pPr>
            <w:r>
              <w:t>74.</w:t>
            </w:r>
            <w:r w:rsidR="008F0E9A">
              <w:t>54</w:t>
            </w:r>
          </w:p>
        </w:tc>
        <w:tc>
          <w:tcPr>
            <w:tcW w:w="1126" w:type="dxa"/>
            <w:vAlign w:val="center"/>
          </w:tcPr>
          <w:p w14:paraId="65CBBD4F" w14:textId="5AC5A8C8" w:rsidR="00A53340" w:rsidRDefault="008F0E9A">
            <w:pPr>
              <w:keepNext/>
              <w:keepLines/>
              <w:jc w:val="center"/>
            </w:pPr>
            <w:r>
              <w:t>48</w:t>
            </w:r>
            <w:r w:rsidR="00A53340">
              <w:t>%</w:t>
            </w:r>
            <w:r w:rsidR="00CF1453">
              <w:t xml:space="preserve"> (31/64)</w:t>
            </w:r>
          </w:p>
        </w:tc>
      </w:tr>
      <w:tr w:rsidR="00A53340" w:rsidRPr="009A36A3" w14:paraId="7FA6158E" w14:textId="542A75EF" w:rsidTr="00582F76">
        <w:trPr>
          <w:trHeight w:val="300"/>
          <w:jc w:val="center"/>
        </w:trPr>
        <w:tc>
          <w:tcPr>
            <w:tcW w:w="2295" w:type="dxa"/>
            <w:noWrap/>
            <w:vAlign w:val="center"/>
            <w:hideMark/>
          </w:tcPr>
          <w:p w14:paraId="6CCBA6B6" w14:textId="3DCEC06D" w:rsidR="00A53340" w:rsidRPr="009A36A3" w:rsidRDefault="00A53340">
            <w:pPr>
              <w:keepNext/>
              <w:keepLines/>
              <w:jc w:val="center"/>
            </w:pPr>
            <w:r w:rsidRPr="009A36A3">
              <w:t>1</w:t>
            </w:r>
            <w:r w:rsidR="00566B0B">
              <w:t>0 – 20 mm</w:t>
            </w:r>
          </w:p>
        </w:tc>
        <w:tc>
          <w:tcPr>
            <w:tcW w:w="900" w:type="dxa"/>
            <w:noWrap/>
            <w:vAlign w:val="center"/>
            <w:hideMark/>
          </w:tcPr>
          <w:p w14:paraId="5BC797EA" w14:textId="3FB8DE5A" w:rsidR="00A53340" w:rsidRPr="009A36A3" w:rsidRDefault="00A53340">
            <w:pPr>
              <w:keepNext/>
              <w:keepLines/>
              <w:jc w:val="center"/>
            </w:pPr>
            <w:r w:rsidRPr="009A36A3">
              <w:t>n = 1</w:t>
            </w:r>
            <w:r w:rsidR="008F0E9A">
              <w:t>7</w:t>
            </w:r>
          </w:p>
        </w:tc>
        <w:tc>
          <w:tcPr>
            <w:tcW w:w="1129" w:type="dxa"/>
            <w:noWrap/>
            <w:vAlign w:val="center"/>
          </w:tcPr>
          <w:p w14:paraId="131BD955" w14:textId="32370AD9" w:rsidR="00A53340" w:rsidRPr="009A36A3" w:rsidRDefault="00A53340">
            <w:pPr>
              <w:keepNext/>
              <w:keepLines/>
              <w:jc w:val="center"/>
            </w:pPr>
            <w:r>
              <w:t>0.5</w:t>
            </w:r>
            <w:r w:rsidR="008F0E9A">
              <w:t>7</w:t>
            </w:r>
          </w:p>
        </w:tc>
        <w:tc>
          <w:tcPr>
            <w:tcW w:w="866" w:type="dxa"/>
            <w:noWrap/>
            <w:vAlign w:val="center"/>
          </w:tcPr>
          <w:p w14:paraId="2E6D45E1" w14:textId="4AC88396" w:rsidR="00A53340" w:rsidRPr="009A36A3" w:rsidRDefault="00A53340">
            <w:pPr>
              <w:keepNext/>
              <w:keepLines/>
              <w:jc w:val="center"/>
            </w:pPr>
            <w:r>
              <w:t>0.00</w:t>
            </w:r>
          </w:p>
        </w:tc>
        <w:tc>
          <w:tcPr>
            <w:tcW w:w="710" w:type="dxa"/>
            <w:noWrap/>
            <w:vAlign w:val="center"/>
          </w:tcPr>
          <w:p w14:paraId="311EA4D4" w14:textId="158F6CDA" w:rsidR="00A53340" w:rsidRPr="009A36A3" w:rsidRDefault="00A53340">
            <w:pPr>
              <w:keepNext/>
              <w:keepLines/>
              <w:jc w:val="center"/>
            </w:pPr>
            <w:r>
              <w:t>0.84</w:t>
            </w:r>
          </w:p>
        </w:tc>
        <w:tc>
          <w:tcPr>
            <w:tcW w:w="1420" w:type="dxa"/>
            <w:vAlign w:val="center"/>
          </w:tcPr>
          <w:p w14:paraId="0BD2D6B8" w14:textId="04A7ECBE" w:rsidR="00A53340" w:rsidRPr="009A36A3" w:rsidRDefault="008F0E9A">
            <w:pPr>
              <w:keepNext/>
              <w:keepLines/>
              <w:jc w:val="center"/>
            </w:pPr>
            <w:r>
              <w:t>0.75</w:t>
            </w:r>
          </w:p>
        </w:tc>
        <w:tc>
          <w:tcPr>
            <w:tcW w:w="607" w:type="dxa"/>
            <w:vAlign w:val="center"/>
          </w:tcPr>
          <w:p w14:paraId="328407B1" w14:textId="1B0A732F" w:rsidR="00A53340" w:rsidRPr="009A36A3" w:rsidRDefault="00A53340">
            <w:pPr>
              <w:keepNext/>
              <w:keepLines/>
              <w:jc w:val="center"/>
            </w:pPr>
            <w:r>
              <w:t>0.00</w:t>
            </w:r>
          </w:p>
        </w:tc>
        <w:tc>
          <w:tcPr>
            <w:tcW w:w="1220" w:type="dxa"/>
            <w:vAlign w:val="center"/>
          </w:tcPr>
          <w:p w14:paraId="05277B33" w14:textId="3931FA8F" w:rsidR="00A53340" w:rsidRPr="009A36A3" w:rsidRDefault="008F0E9A">
            <w:pPr>
              <w:keepNext/>
              <w:keepLines/>
              <w:jc w:val="center"/>
            </w:pPr>
            <w:r>
              <w:t>41</w:t>
            </w:r>
            <w:r w:rsidR="00A53340">
              <w:t>.</w:t>
            </w:r>
            <w:r>
              <w:t>13</w:t>
            </w:r>
          </w:p>
        </w:tc>
        <w:tc>
          <w:tcPr>
            <w:tcW w:w="1126" w:type="dxa"/>
            <w:vAlign w:val="center"/>
          </w:tcPr>
          <w:p w14:paraId="7BFB43C9" w14:textId="685B5FA0" w:rsidR="00A53340" w:rsidDel="00A15ADB" w:rsidRDefault="008D3365">
            <w:pPr>
              <w:keepNext/>
              <w:keepLines/>
              <w:jc w:val="center"/>
            </w:pPr>
            <w:r>
              <w:t>8</w:t>
            </w:r>
            <w:r w:rsidR="008F0E9A">
              <w:t>2</w:t>
            </w:r>
            <w:r w:rsidR="00A53340">
              <w:t>%</w:t>
            </w:r>
            <w:r w:rsidR="00CF1453">
              <w:t xml:space="preserve"> (14/17)</w:t>
            </w:r>
          </w:p>
        </w:tc>
      </w:tr>
      <w:tr w:rsidR="00A53340" w:rsidRPr="009A36A3" w14:paraId="26164A9C" w14:textId="716480C9" w:rsidTr="00582F76">
        <w:trPr>
          <w:trHeight w:val="300"/>
          <w:jc w:val="center"/>
        </w:trPr>
        <w:tc>
          <w:tcPr>
            <w:tcW w:w="2295" w:type="dxa"/>
            <w:noWrap/>
            <w:vAlign w:val="center"/>
            <w:hideMark/>
          </w:tcPr>
          <w:p w14:paraId="2195DFCD" w14:textId="4D660901" w:rsidR="00A53340" w:rsidRPr="009A36A3" w:rsidRDefault="00566B0B">
            <w:pPr>
              <w:keepNext/>
              <w:keepLines/>
              <w:jc w:val="center"/>
            </w:pPr>
            <w:r>
              <w:t>greater than 20mm</w:t>
            </w:r>
          </w:p>
        </w:tc>
        <w:tc>
          <w:tcPr>
            <w:tcW w:w="900" w:type="dxa"/>
            <w:noWrap/>
            <w:vAlign w:val="center"/>
            <w:hideMark/>
          </w:tcPr>
          <w:p w14:paraId="0DB76EA7" w14:textId="5E744906" w:rsidR="00A53340" w:rsidRPr="009A36A3" w:rsidRDefault="00A53340">
            <w:pPr>
              <w:keepNext/>
              <w:keepLines/>
              <w:jc w:val="center"/>
            </w:pPr>
            <w:r w:rsidRPr="009A36A3">
              <w:t>n = 5</w:t>
            </w:r>
            <w:r w:rsidR="008F0E9A">
              <w:t>7</w:t>
            </w:r>
          </w:p>
        </w:tc>
        <w:tc>
          <w:tcPr>
            <w:tcW w:w="1129" w:type="dxa"/>
            <w:noWrap/>
            <w:vAlign w:val="center"/>
          </w:tcPr>
          <w:p w14:paraId="511CB277" w14:textId="2E2246F8" w:rsidR="00A53340" w:rsidRPr="009A36A3" w:rsidRDefault="00A53340">
            <w:pPr>
              <w:keepNext/>
              <w:keepLines/>
              <w:jc w:val="center"/>
            </w:pPr>
            <w:r>
              <w:t>0.</w:t>
            </w:r>
            <w:r w:rsidR="008F0E9A">
              <w:t>68</w:t>
            </w:r>
          </w:p>
        </w:tc>
        <w:tc>
          <w:tcPr>
            <w:tcW w:w="866" w:type="dxa"/>
            <w:noWrap/>
            <w:vAlign w:val="center"/>
          </w:tcPr>
          <w:p w14:paraId="54F7691A" w14:textId="104DB187" w:rsidR="00A53340" w:rsidRPr="009A36A3" w:rsidRDefault="00A53340">
            <w:pPr>
              <w:keepNext/>
              <w:keepLines/>
              <w:jc w:val="center"/>
            </w:pPr>
            <w:r>
              <w:t>0.00</w:t>
            </w:r>
          </w:p>
        </w:tc>
        <w:tc>
          <w:tcPr>
            <w:tcW w:w="710" w:type="dxa"/>
            <w:noWrap/>
            <w:vAlign w:val="center"/>
          </w:tcPr>
          <w:p w14:paraId="3287FD89" w14:textId="1D6D4D33" w:rsidR="00A53340" w:rsidRPr="009A36A3" w:rsidRDefault="00A53340">
            <w:pPr>
              <w:keepNext/>
              <w:keepLines/>
              <w:jc w:val="center"/>
            </w:pPr>
            <w:r>
              <w:t>0.97</w:t>
            </w:r>
          </w:p>
        </w:tc>
        <w:tc>
          <w:tcPr>
            <w:tcW w:w="1420" w:type="dxa"/>
            <w:vAlign w:val="center"/>
          </w:tcPr>
          <w:p w14:paraId="1779DB35" w14:textId="74095F1F" w:rsidR="00A53340" w:rsidRPr="009A36A3" w:rsidRDefault="008F0E9A">
            <w:pPr>
              <w:keepNext/>
              <w:keepLines/>
              <w:jc w:val="center"/>
            </w:pPr>
            <w:r>
              <w:t>0.82</w:t>
            </w:r>
          </w:p>
        </w:tc>
        <w:tc>
          <w:tcPr>
            <w:tcW w:w="607" w:type="dxa"/>
            <w:vAlign w:val="center"/>
          </w:tcPr>
          <w:p w14:paraId="38DB3BAC" w14:textId="1E967CE4" w:rsidR="00A53340" w:rsidRPr="009A36A3" w:rsidRDefault="00A53340">
            <w:pPr>
              <w:keepNext/>
              <w:keepLines/>
              <w:jc w:val="center"/>
            </w:pPr>
            <w:r>
              <w:t>0.00</w:t>
            </w:r>
          </w:p>
        </w:tc>
        <w:tc>
          <w:tcPr>
            <w:tcW w:w="1220" w:type="dxa"/>
            <w:vAlign w:val="center"/>
          </w:tcPr>
          <w:p w14:paraId="6AA361D0" w14:textId="26932FF5" w:rsidR="00A53340" w:rsidRPr="009A36A3" w:rsidRDefault="00A53340">
            <w:pPr>
              <w:keepNext/>
              <w:keepLines/>
              <w:jc w:val="center"/>
            </w:pPr>
            <w:r>
              <w:t>103.82</w:t>
            </w:r>
          </w:p>
        </w:tc>
        <w:tc>
          <w:tcPr>
            <w:tcW w:w="1126" w:type="dxa"/>
            <w:vAlign w:val="center"/>
          </w:tcPr>
          <w:p w14:paraId="37AD8825" w14:textId="06FD2556" w:rsidR="00A53340" w:rsidRDefault="008F0E9A">
            <w:pPr>
              <w:keepNext/>
              <w:keepLines/>
              <w:jc w:val="center"/>
            </w:pPr>
            <w:r>
              <w:t>98</w:t>
            </w:r>
            <w:r w:rsidR="00A53340">
              <w:t>%</w:t>
            </w:r>
            <w:r w:rsidR="00CF1453">
              <w:t xml:space="preserve"> (56/57)</w:t>
            </w:r>
          </w:p>
        </w:tc>
      </w:tr>
      <w:tr w:rsidR="00A65B08" w:rsidRPr="009A36A3" w14:paraId="0F7CFCA4" w14:textId="77777777" w:rsidTr="00582F76">
        <w:trPr>
          <w:trHeight w:val="300"/>
          <w:jc w:val="center"/>
        </w:trPr>
        <w:tc>
          <w:tcPr>
            <w:tcW w:w="2295" w:type="dxa"/>
            <w:noWrap/>
            <w:vAlign w:val="center"/>
          </w:tcPr>
          <w:p w14:paraId="7730F253" w14:textId="0C64ECA0" w:rsidR="00A65B08" w:rsidRPr="009A36A3" w:rsidRDefault="00566B0B">
            <w:pPr>
              <w:keepNext/>
              <w:keepLines/>
              <w:jc w:val="center"/>
            </w:pPr>
            <w:r>
              <w:t>Greater than or equal to 10</w:t>
            </w:r>
            <w:r w:rsidR="00066C83">
              <w:t xml:space="preserve"> </w:t>
            </w:r>
            <w:r>
              <w:t>mm</w:t>
            </w:r>
          </w:p>
        </w:tc>
        <w:tc>
          <w:tcPr>
            <w:tcW w:w="900" w:type="dxa"/>
            <w:noWrap/>
            <w:vAlign w:val="center"/>
          </w:tcPr>
          <w:p w14:paraId="2BCD5D34" w14:textId="115BCE7E" w:rsidR="00A65B08" w:rsidRPr="009A36A3" w:rsidRDefault="00A65B08">
            <w:pPr>
              <w:keepNext/>
              <w:keepLines/>
              <w:jc w:val="center"/>
            </w:pPr>
            <w:r>
              <w:t>n = 74</w:t>
            </w:r>
          </w:p>
        </w:tc>
        <w:tc>
          <w:tcPr>
            <w:tcW w:w="1129" w:type="dxa"/>
            <w:noWrap/>
            <w:vAlign w:val="center"/>
          </w:tcPr>
          <w:p w14:paraId="007D61E5" w14:textId="0F56FD3D" w:rsidR="00A65B08" w:rsidRDefault="00A65B08">
            <w:pPr>
              <w:keepNext/>
              <w:keepLines/>
              <w:jc w:val="center"/>
            </w:pPr>
            <w:r>
              <w:t>0.66</w:t>
            </w:r>
          </w:p>
        </w:tc>
        <w:tc>
          <w:tcPr>
            <w:tcW w:w="866" w:type="dxa"/>
            <w:noWrap/>
            <w:vAlign w:val="center"/>
          </w:tcPr>
          <w:p w14:paraId="65214509" w14:textId="2B76E2E5" w:rsidR="00A65B08" w:rsidRDefault="00A65B08">
            <w:pPr>
              <w:keepNext/>
              <w:keepLines/>
              <w:jc w:val="center"/>
            </w:pPr>
            <w:r>
              <w:t>0.00</w:t>
            </w:r>
          </w:p>
        </w:tc>
        <w:tc>
          <w:tcPr>
            <w:tcW w:w="710" w:type="dxa"/>
            <w:noWrap/>
            <w:vAlign w:val="center"/>
          </w:tcPr>
          <w:p w14:paraId="486268F9" w14:textId="571CB863" w:rsidR="00A65B08" w:rsidRDefault="00A65B08">
            <w:pPr>
              <w:keepNext/>
              <w:keepLines/>
              <w:jc w:val="center"/>
            </w:pPr>
            <w:r>
              <w:t>0.97</w:t>
            </w:r>
          </w:p>
        </w:tc>
        <w:tc>
          <w:tcPr>
            <w:tcW w:w="1420" w:type="dxa"/>
            <w:vAlign w:val="center"/>
          </w:tcPr>
          <w:p w14:paraId="026203AF" w14:textId="461A6B08" w:rsidR="00A65B08" w:rsidRDefault="00A65B08">
            <w:pPr>
              <w:keepNext/>
              <w:keepLines/>
              <w:jc w:val="center"/>
            </w:pPr>
            <w:r>
              <w:t>7.63</w:t>
            </w:r>
          </w:p>
        </w:tc>
        <w:tc>
          <w:tcPr>
            <w:tcW w:w="607" w:type="dxa"/>
            <w:vAlign w:val="center"/>
          </w:tcPr>
          <w:p w14:paraId="05340148" w14:textId="35C2A951" w:rsidR="00A65B08" w:rsidRDefault="00A65B08">
            <w:pPr>
              <w:keepNext/>
              <w:keepLines/>
              <w:jc w:val="center"/>
            </w:pPr>
            <w:r>
              <w:t>0.00</w:t>
            </w:r>
          </w:p>
        </w:tc>
        <w:tc>
          <w:tcPr>
            <w:tcW w:w="1220" w:type="dxa"/>
            <w:vAlign w:val="center"/>
          </w:tcPr>
          <w:p w14:paraId="3721DD2F" w14:textId="180E00A3" w:rsidR="00A65B08" w:rsidRDefault="00A65B08">
            <w:pPr>
              <w:keepNext/>
              <w:keepLines/>
              <w:jc w:val="center"/>
            </w:pPr>
            <w:r>
              <w:t>103.82</w:t>
            </w:r>
          </w:p>
        </w:tc>
        <w:tc>
          <w:tcPr>
            <w:tcW w:w="1126" w:type="dxa"/>
            <w:vAlign w:val="center"/>
          </w:tcPr>
          <w:p w14:paraId="292F1D1F" w14:textId="7C19733C" w:rsidR="00A65B08" w:rsidRDefault="00A65B08">
            <w:pPr>
              <w:keepNext/>
              <w:keepLines/>
              <w:jc w:val="center"/>
            </w:pPr>
            <w:r>
              <w:t>95%</w:t>
            </w:r>
            <w:r w:rsidR="00CF1453">
              <w:t xml:space="preserve"> (70/74)</w:t>
            </w:r>
          </w:p>
        </w:tc>
      </w:tr>
    </w:tbl>
    <w:p w14:paraId="486971E2" w14:textId="71AC2DF9" w:rsidR="009A36A3" w:rsidRDefault="009A36A3" w:rsidP="001D0C8B">
      <w:pPr>
        <w:pStyle w:val="Caption"/>
      </w:pPr>
    </w:p>
    <w:p w14:paraId="56E79099" w14:textId="77777777" w:rsidR="00E17404" w:rsidRDefault="00E17404" w:rsidP="00E17404">
      <w:pPr>
        <w:keepNext/>
      </w:pPr>
      <w:r>
        <w:rPr>
          <w:noProof/>
        </w:rPr>
        <w:lastRenderedPageBreak/>
        <w:drawing>
          <wp:inline distT="0" distB="0" distL="0" distR="0" wp14:anchorId="33FB8FA6" wp14:editId="4F2A4380">
            <wp:extent cx="5566354" cy="6191514"/>
            <wp:effectExtent l="0" t="0" r="0"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81210" cy="6208038"/>
                    </a:xfrm>
                    <a:prstGeom prst="rect">
                      <a:avLst/>
                    </a:prstGeom>
                    <a:noFill/>
                  </pic:spPr>
                </pic:pic>
              </a:graphicData>
            </a:graphic>
          </wp:inline>
        </w:drawing>
      </w:r>
    </w:p>
    <w:p w14:paraId="0C7DB320" w14:textId="626B3565" w:rsidR="00E17404" w:rsidRDefault="00E17404" w:rsidP="00E17404">
      <w:pPr>
        <w:pStyle w:val="Caption"/>
      </w:pPr>
      <w:r>
        <w:t xml:space="preserve">Figure </w:t>
      </w:r>
      <w:fldSimple w:instr=" SEQ Figure \* ARABIC ">
        <w:r w:rsidR="000709B7">
          <w:rPr>
            <w:noProof/>
          </w:rPr>
          <w:t>8</w:t>
        </w:r>
      </w:fldSimple>
      <w:r>
        <w:t>:</w:t>
      </w:r>
      <w:r w:rsidRPr="00E17404">
        <w:t xml:space="preserve"> </w:t>
      </w:r>
      <w:r>
        <w:t>Me</w:t>
      </w:r>
      <w:r w:rsidR="00582F76">
        <w:t>dian</w:t>
      </w:r>
      <w:r>
        <w:t xml:space="preserve"> Surface Distance (mm) and </w:t>
      </w:r>
      <w:r w:rsidR="006971E7">
        <w:t>V</w:t>
      </w:r>
      <w:r>
        <w:t>olume (cc) for each independent disease site in test set (n=138).</w:t>
      </w:r>
    </w:p>
    <w:p w14:paraId="298C3B80" w14:textId="36295204" w:rsidR="00D17B88" w:rsidRDefault="00D17B88" w:rsidP="00D17B88">
      <w:commentRangeStart w:id="31"/>
      <w:r>
        <w:t>A comparison of our model results to that of similar work done by</w:t>
      </w:r>
      <w:r w:rsidR="00E8027B">
        <w:t xml:space="preserve"> </w:t>
      </w:r>
      <w:proofErr w:type="spellStart"/>
      <w:r w:rsidR="0063792B" w:rsidRPr="0063792B">
        <w:t>Vorontsov</w:t>
      </w:r>
      <w:proofErr w:type="spellEnd"/>
      <w:r w:rsidR="0063792B" w:rsidRPr="0063792B">
        <w:rPr>
          <w:highlight w:val="yellow"/>
        </w:rPr>
        <w:t xml:space="preserve"> </w:t>
      </w:r>
      <w:r w:rsidR="00E8027B" w:rsidRPr="00E8027B">
        <w:rPr>
          <w:highlight w:val="yellow"/>
          <w:rPrChange w:id="32" w:author="Rigaud,Bastien Steve Henri" w:date="2020-08-29T18:52:00Z">
            <w:rPr/>
          </w:rPrChange>
        </w:rPr>
        <w:t>et al</w:t>
      </w:r>
      <w:r>
        <w:t xml:space="preserve"> </w:t>
      </w:r>
      <w:r>
        <w:fldChar w:fldCharType="begin" w:fldLock="1"/>
      </w:r>
      <w:r w:rsidR="00BE56D1">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4&lt;/sup&gt;","plainTextFormattedCitation":"4","previouslyFormattedCitation":"&lt;sup&gt;4&lt;/sup&gt;"},"properties":{"noteIndex":0},"schema":"https://github.com/citation-style-language/schema/raw/master/csl-citation.json"}</w:instrText>
      </w:r>
      <w:r>
        <w:fldChar w:fldCharType="separate"/>
      </w:r>
      <w:r w:rsidRPr="00D17B88">
        <w:rPr>
          <w:noProof/>
          <w:vertAlign w:val="superscript"/>
        </w:rPr>
        <w:t>4</w:t>
      </w:r>
      <w:r>
        <w:fldChar w:fldCharType="end"/>
      </w:r>
      <w:r>
        <w:t xml:space="preserve"> shown in Table xxx.</w:t>
      </w:r>
      <w:commentRangeEnd w:id="31"/>
      <w:r w:rsidR="00130431">
        <w:rPr>
          <w:rStyle w:val="CommentReference"/>
        </w:rPr>
        <w:commentReference w:id="31"/>
      </w:r>
    </w:p>
    <w:p w14:paraId="229ED072" w14:textId="346948B6" w:rsidR="00D17B88" w:rsidRDefault="00D17B88" w:rsidP="00D17B88">
      <w:pPr>
        <w:pStyle w:val="Caption"/>
        <w:keepNext/>
      </w:pPr>
      <w:commentRangeStart w:id="33"/>
      <w:r>
        <w:lastRenderedPageBreak/>
        <w:t xml:space="preserve">Table </w:t>
      </w:r>
      <w:fldSimple w:instr=" SEQ Table \* ARABIC ">
        <w:r w:rsidR="0002050A">
          <w:rPr>
            <w:noProof/>
          </w:rPr>
          <w:t>4</w:t>
        </w:r>
      </w:fldSimple>
      <w:r>
        <w:t>: Comparison of CRL</w:t>
      </w:r>
      <w:r w:rsidR="00640705">
        <w:t>M</w:t>
      </w:r>
      <w:r>
        <w:t xml:space="preserve"> segmentation results from our model and the literature. Green box indicates more disease sites (n) or better Dice Similarity Coefficient (DSC), yellow indicates a tie.</w:t>
      </w:r>
      <w:commentRangeEnd w:id="33"/>
      <w:r w:rsidR="000F3444">
        <w:rPr>
          <w:rStyle w:val="CommentReference"/>
          <w:i w:val="0"/>
          <w:iCs w:val="0"/>
          <w:color w:val="auto"/>
        </w:rPr>
        <w:commentReference w:id="33"/>
      </w:r>
    </w:p>
    <w:tbl>
      <w:tblPr>
        <w:tblW w:w="93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8"/>
        <w:gridCol w:w="3143"/>
        <w:gridCol w:w="1440"/>
        <w:gridCol w:w="1248"/>
        <w:gridCol w:w="1126"/>
      </w:tblGrid>
      <w:tr w:rsidR="00D17B88" w:rsidRPr="0083644B" w14:paraId="0BB6F8B0" w14:textId="77777777" w:rsidTr="004672F9">
        <w:trPr>
          <w:trHeight w:val="300"/>
          <w:jc w:val="center"/>
        </w:trPr>
        <w:tc>
          <w:tcPr>
            <w:tcW w:w="2428" w:type="dxa"/>
            <w:shd w:val="clear" w:color="auto" w:fill="auto"/>
            <w:noWrap/>
            <w:vAlign w:val="center"/>
            <w:hideMark/>
          </w:tcPr>
          <w:p w14:paraId="41AF5C69"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Method</w:t>
            </w:r>
          </w:p>
        </w:tc>
        <w:tc>
          <w:tcPr>
            <w:tcW w:w="3143" w:type="dxa"/>
            <w:shd w:val="clear" w:color="auto" w:fill="auto"/>
            <w:noWrap/>
            <w:vAlign w:val="center"/>
            <w:hideMark/>
          </w:tcPr>
          <w:p w14:paraId="7F790E6B" w14:textId="5F3AF912" w:rsidR="00D17B88" w:rsidRPr="0083644B" w:rsidRDefault="00E463E4" w:rsidP="0063792B">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Disease diameter</w:t>
            </w:r>
          </w:p>
        </w:tc>
        <w:tc>
          <w:tcPr>
            <w:tcW w:w="1440" w:type="dxa"/>
            <w:shd w:val="clear" w:color="auto" w:fill="auto"/>
            <w:noWrap/>
            <w:vAlign w:val="center"/>
            <w:hideMark/>
          </w:tcPr>
          <w:p w14:paraId="622B1CC0"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 Sites</w:t>
            </w:r>
          </w:p>
        </w:tc>
        <w:tc>
          <w:tcPr>
            <w:tcW w:w="1248" w:type="dxa"/>
            <w:shd w:val="clear" w:color="auto" w:fill="auto"/>
            <w:noWrap/>
            <w:vAlign w:val="center"/>
            <w:hideMark/>
          </w:tcPr>
          <w:p w14:paraId="2AFAD196"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Mean DSC</w:t>
            </w:r>
          </w:p>
        </w:tc>
        <w:tc>
          <w:tcPr>
            <w:tcW w:w="1126" w:type="dxa"/>
            <w:vAlign w:val="center"/>
          </w:tcPr>
          <w:p w14:paraId="7347272E" w14:textId="77777777" w:rsidR="00D17B88" w:rsidRPr="0083644B" w:rsidRDefault="00D17B88"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Sensitivity</w:t>
            </w:r>
          </w:p>
        </w:tc>
      </w:tr>
      <w:tr w:rsidR="00D17B88" w:rsidRPr="0083644B" w14:paraId="07794920" w14:textId="77777777" w:rsidTr="004672F9">
        <w:trPr>
          <w:trHeight w:val="300"/>
          <w:jc w:val="center"/>
        </w:trPr>
        <w:tc>
          <w:tcPr>
            <w:tcW w:w="2428" w:type="dxa"/>
            <w:vMerge w:val="restart"/>
            <w:shd w:val="clear" w:color="auto" w:fill="auto"/>
            <w:noWrap/>
            <w:vAlign w:val="center"/>
            <w:hideMark/>
          </w:tcPr>
          <w:p w14:paraId="056F3DD9" w14:textId="77777777" w:rsidR="00D17B88" w:rsidRPr="0083644B" w:rsidRDefault="00D17B88"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Presented Method</w:t>
            </w:r>
          </w:p>
        </w:tc>
        <w:tc>
          <w:tcPr>
            <w:tcW w:w="3143" w:type="dxa"/>
            <w:shd w:val="clear" w:color="auto" w:fill="auto"/>
            <w:noWrap/>
            <w:vAlign w:val="center"/>
            <w:hideMark/>
          </w:tcPr>
          <w:p w14:paraId="17A4735E"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less than 1</w:t>
            </w:r>
            <w:r>
              <w:rPr>
                <w:rFonts w:ascii="Calibri" w:eastAsia="Times New Roman" w:hAnsi="Calibri" w:cs="Calibri"/>
                <w:color w:val="000000"/>
              </w:rPr>
              <w:t>0 mm</w:t>
            </w:r>
          </w:p>
        </w:tc>
        <w:tc>
          <w:tcPr>
            <w:tcW w:w="1440" w:type="dxa"/>
            <w:shd w:val="clear" w:color="auto" w:fill="00B050"/>
            <w:noWrap/>
            <w:vAlign w:val="center"/>
            <w:hideMark/>
          </w:tcPr>
          <w:p w14:paraId="1AEAA635"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 xml:space="preserve">n = </w:t>
            </w:r>
            <w:r>
              <w:rPr>
                <w:rFonts w:ascii="Calibri" w:eastAsia="Times New Roman" w:hAnsi="Calibri" w:cs="Calibri"/>
                <w:color w:val="000000"/>
              </w:rPr>
              <w:t>64</w:t>
            </w:r>
          </w:p>
        </w:tc>
        <w:tc>
          <w:tcPr>
            <w:tcW w:w="1248" w:type="dxa"/>
            <w:shd w:val="clear" w:color="000000" w:fill="00B050"/>
            <w:noWrap/>
            <w:vAlign w:val="center"/>
            <w:hideMark/>
          </w:tcPr>
          <w:p w14:paraId="36F6F68D" w14:textId="77777777" w:rsidR="00D17B88" w:rsidRPr="0083644B" w:rsidRDefault="00D17B88"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0.21</w:t>
            </w:r>
          </w:p>
        </w:tc>
        <w:tc>
          <w:tcPr>
            <w:tcW w:w="1126" w:type="dxa"/>
            <w:shd w:val="clear" w:color="000000" w:fill="00B050"/>
            <w:vAlign w:val="center"/>
          </w:tcPr>
          <w:p w14:paraId="3B5D5B03" w14:textId="77777777" w:rsidR="00D17B88" w:rsidRDefault="00D17B88" w:rsidP="00DA4925">
            <w:pPr>
              <w:keepNext/>
              <w:keepLines/>
              <w:spacing w:after="0" w:line="240" w:lineRule="auto"/>
              <w:jc w:val="center"/>
              <w:rPr>
                <w:rFonts w:ascii="Calibri" w:eastAsia="Times New Roman" w:hAnsi="Calibri" w:cs="Calibri"/>
                <w:color w:val="000000"/>
              </w:rPr>
            </w:pPr>
            <w:r>
              <w:t>48%</w:t>
            </w:r>
          </w:p>
        </w:tc>
      </w:tr>
      <w:tr w:rsidR="00D17B88" w:rsidRPr="0083644B" w14:paraId="3EABFBB8" w14:textId="77777777" w:rsidTr="004672F9">
        <w:trPr>
          <w:trHeight w:val="300"/>
          <w:jc w:val="center"/>
        </w:trPr>
        <w:tc>
          <w:tcPr>
            <w:tcW w:w="2428" w:type="dxa"/>
            <w:vMerge/>
            <w:vAlign w:val="center"/>
            <w:hideMark/>
          </w:tcPr>
          <w:p w14:paraId="52F70B98" w14:textId="77777777" w:rsidR="00D17B88" w:rsidRPr="0083644B" w:rsidRDefault="00D17B88" w:rsidP="00DA4925">
            <w:pPr>
              <w:keepNext/>
              <w:keepLines/>
              <w:spacing w:after="0" w:line="240" w:lineRule="auto"/>
              <w:jc w:val="center"/>
              <w:rPr>
                <w:rFonts w:ascii="Calibri" w:eastAsia="Times New Roman" w:hAnsi="Calibri" w:cs="Calibri"/>
                <w:color w:val="000000"/>
              </w:rPr>
            </w:pPr>
          </w:p>
        </w:tc>
        <w:tc>
          <w:tcPr>
            <w:tcW w:w="3143" w:type="dxa"/>
            <w:shd w:val="clear" w:color="auto" w:fill="auto"/>
            <w:noWrap/>
            <w:vAlign w:val="center"/>
            <w:hideMark/>
          </w:tcPr>
          <w:p w14:paraId="6A849E2F"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1</w:t>
            </w:r>
            <w:r>
              <w:rPr>
                <w:rFonts w:ascii="Calibri" w:eastAsia="Times New Roman" w:hAnsi="Calibri" w:cs="Calibri"/>
                <w:color w:val="000000"/>
              </w:rPr>
              <w:t>0-20 mm</w:t>
            </w:r>
          </w:p>
        </w:tc>
        <w:tc>
          <w:tcPr>
            <w:tcW w:w="1440" w:type="dxa"/>
            <w:shd w:val="clear" w:color="auto" w:fill="auto"/>
            <w:noWrap/>
            <w:vAlign w:val="center"/>
            <w:hideMark/>
          </w:tcPr>
          <w:p w14:paraId="7CB5545A"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n = 1</w:t>
            </w:r>
            <w:r>
              <w:rPr>
                <w:rFonts w:ascii="Calibri" w:eastAsia="Times New Roman" w:hAnsi="Calibri" w:cs="Calibri"/>
                <w:color w:val="000000"/>
              </w:rPr>
              <w:t>7</w:t>
            </w:r>
          </w:p>
        </w:tc>
        <w:tc>
          <w:tcPr>
            <w:tcW w:w="1248" w:type="dxa"/>
            <w:shd w:val="clear" w:color="auto" w:fill="00B050"/>
            <w:noWrap/>
            <w:vAlign w:val="center"/>
            <w:hideMark/>
          </w:tcPr>
          <w:p w14:paraId="5371F462" w14:textId="77777777" w:rsidR="00D17B88" w:rsidRPr="0083644B" w:rsidRDefault="00D17B88"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0.57</w:t>
            </w:r>
          </w:p>
        </w:tc>
        <w:tc>
          <w:tcPr>
            <w:tcW w:w="1126" w:type="dxa"/>
            <w:shd w:val="clear" w:color="auto" w:fill="00B050"/>
            <w:vAlign w:val="center"/>
          </w:tcPr>
          <w:p w14:paraId="55B93ED3" w14:textId="77777777" w:rsidR="00D17B88" w:rsidRDefault="00D17B88" w:rsidP="00DA4925">
            <w:pPr>
              <w:keepNext/>
              <w:keepLines/>
              <w:spacing w:after="0" w:line="240" w:lineRule="auto"/>
              <w:jc w:val="center"/>
              <w:rPr>
                <w:rFonts w:ascii="Calibri" w:eastAsia="Times New Roman" w:hAnsi="Calibri" w:cs="Calibri"/>
                <w:color w:val="000000"/>
              </w:rPr>
            </w:pPr>
            <w:r>
              <w:t>82%</w:t>
            </w:r>
          </w:p>
        </w:tc>
      </w:tr>
      <w:tr w:rsidR="00D17B88" w:rsidRPr="0083644B" w14:paraId="4D21E6BA" w14:textId="77777777" w:rsidTr="004672F9">
        <w:trPr>
          <w:trHeight w:val="300"/>
          <w:jc w:val="center"/>
        </w:trPr>
        <w:tc>
          <w:tcPr>
            <w:tcW w:w="2428" w:type="dxa"/>
            <w:vMerge/>
            <w:vAlign w:val="center"/>
            <w:hideMark/>
          </w:tcPr>
          <w:p w14:paraId="66E49E3A" w14:textId="77777777" w:rsidR="00D17B88" w:rsidRPr="0083644B" w:rsidRDefault="00D17B88" w:rsidP="00DA4925">
            <w:pPr>
              <w:keepNext/>
              <w:keepLines/>
              <w:spacing w:after="0" w:line="240" w:lineRule="auto"/>
              <w:jc w:val="center"/>
              <w:rPr>
                <w:rFonts w:ascii="Calibri" w:eastAsia="Times New Roman" w:hAnsi="Calibri" w:cs="Calibri"/>
                <w:color w:val="000000"/>
              </w:rPr>
            </w:pPr>
          </w:p>
        </w:tc>
        <w:tc>
          <w:tcPr>
            <w:tcW w:w="3143" w:type="dxa"/>
            <w:shd w:val="clear" w:color="auto" w:fill="auto"/>
            <w:noWrap/>
            <w:vAlign w:val="center"/>
            <w:hideMark/>
          </w:tcPr>
          <w:p w14:paraId="6B9715D9"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greater than 2</w:t>
            </w:r>
            <w:r>
              <w:rPr>
                <w:rFonts w:ascii="Calibri" w:eastAsia="Times New Roman" w:hAnsi="Calibri" w:cs="Calibri"/>
                <w:color w:val="000000"/>
              </w:rPr>
              <w:t>0</w:t>
            </w:r>
            <w:r w:rsidRPr="0083644B">
              <w:rPr>
                <w:rFonts w:ascii="Calibri" w:eastAsia="Times New Roman" w:hAnsi="Calibri" w:cs="Calibri"/>
                <w:color w:val="000000"/>
              </w:rPr>
              <w:t xml:space="preserve"> </w:t>
            </w:r>
            <w:r>
              <w:rPr>
                <w:rFonts w:ascii="Calibri" w:eastAsia="Times New Roman" w:hAnsi="Calibri" w:cs="Calibri"/>
                <w:color w:val="000000"/>
              </w:rPr>
              <w:t>mm</w:t>
            </w:r>
          </w:p>
        </w:tc>
        <w:tc>
          <w:tcPr>
            <w:tcW w:w="1440" w:type="dxa"/>
            <w:shd w:val="clear" w:color="auto" w:fill="00B050"/>
            <w:noWrap/>
            <w:vAlign w:val="center"/>
            <w:hideMark/>
          </w:tcPr>
          <w:p w14:paraId="1E2E0C90"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 xml:space="preserve">n = </w:t>
            </w:r>
            <w:r>
              <w:rPr>
                <w:rFonts w:ascii="Calibri" w:eastAsia="Times New Roman" w:hAnsi="Calibri" w:cs="Calibri"/>
                <w:color w:val="000000"/>
              </w:rPr>
              <w:t>57</w:t>
            </w:r>
          </w:p>
        </w:tc>
        <w:tc>
          <w:tcPr>
            <w:tcW w:w="1248" w:type="dxa"/>
            <w:shd w:val="clear" w:color="auto" w:fill="FFFF00"/>
            <w:noWrap/>
            <w:vAlign w:val="center"/>
            <w:hideMark/>
          </w:tcPr>
          <w:p w14:paraId="67A4A4FC" w14:textId="77777777" w:rsidR="00D17B88" w:rsidRPr="0083644B" w:rsidRDefault="00D17B88"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0.68</w:t>
            </w:r>
          </w:p>
        </w:tc>
        <w:tc>
          <w:tcPr>
            <w:tcW w:w="1126" w:type="dxa"/>
            <w:shd w:val="clear" w:color="000000" w:fill="00B050"/>
            <w:vAlign w:val="center"/>
          </w:tcPr>
          <w:p w14:paraId="325A4BFD" w14:textId="77777777" w:rsidR="00D17B88" w:rsidRDefault="00D17B88" w:rsidP="00DA4925">
            <w:pPr>
              <w:keepNext/>
              <w:keepLines/>
              <w:spacing w:after="0" w:line="240" w:lineRule="auto"/>
              <w:jc w:val="center"/>
              <w:rPr>
                <w:rFonts w:ascii="Calibri" w:eastAsia="Times New Roman" w:hAnsi="Calibri" w:cs="Calibri"/>
                <w:color w:val="000000"/>
              </w:rPr>
            </w:pPr>
            <w:r>
              <w:t>98%</w:t>
            </w:r>
          </w:p>
        </w:tc>
      </w:tr>
      <w:tr w:rsidR="00D17B88" w:rsidRPr="0083644B" w14:paraId="73D0933A" w14:textId="77777777" w:rsidTr="004672F9">
        <w:trPr>
          <w:trHeight w:val="300"/>
          <w:jc w:val="center"/>
        </w:trPr>
        <w:tc>
          <w:tcPr>
            <w:tcW w:w="2428" w:type="dxa"/>
            <w:vMerge/>
            <w:vAlign w:val="center"/>
          </w:tcPr>
          <w:p w14:paraId="289D41CB" w14:textId="77777777" w:rsidR="00D17B88" w:rsidRPr="0083644B" w:rsidRDefault="00D17B88" w:rsidP="00DA4925">
            <w:pPr>
              <w:keepNext/>
              <w:keepLines/>
              <w:spacing w:after="0" w:line="240" w:lineRule="auto"/>
              <w:jc w:val="center"/>
              <w:rPr>
                <w:rFonts w:ascii="Calibri" w:eastAsia="Times New Roman" w:hAnsi="Calibri" w:cs="Calibri"/>
                <w:color w:val="000000"/>
              </w:rPr>
            </w:pPr>
          </w:p>
        </w:tc>
        <w:tc>
          <w:tcPr>
            <w:tcW w:w="3143" w:type="dxa"/>
            <w:shd w:val="clear" w:color="auto" w:fill="auto"/>
            <w:noWrap/>
            <w:vAlign w:val="center"/>
          </w:tcPr>
          <w:p w14:paraId="33F1C284" w14:textId="77777777" w:rsidR="00D17B88" w:rsidRPr="0083644B" w:rsidRDefault="00D17B88"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greater than or equal to 10 mm</w:t>
            </w:r>
          </w:p>
        </w:tc>
        <w:tc>
          <w:tcPr>
            <w:tcW w:w="1440" w:type="dxa"/>
            <w:shd w:val="clear" w:color="auto" w:fill="auto"/>
            <w:noWrap/>
            <w:vAlign w:val="center"/>
          </w:tcPr>
          <w:p w14:paraId="5CC01D84" w14:textId="77777777" w:rsidR="00D17B88" w:rsidRPr="0083644B" w:rsidRDefault="00D17B88"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n = 74</w:t>
            </w:r>
          </w:p>
        </w:tc>
        <w:tc>
          <w:tcPr>
            <w:tcW w:w="1248" w:type="dxa"/>
            <w:shd w:val="clear" w:color="auto" w:fill="auto"/>
            <w:noWrap/>
            <w:vAlign w:val="center"/>
          </w:tcPr>
          <w:p w14:paraId="51392971" w14:textId="77777777" w:rsidR="00D17B88" w:rsidRDefault="00D17B88"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0.66</w:t>
            </w:r>
          </w:p>
        </w:tc>
        <w:tc>
          <w:tcPr>
            <w:tcW w:w="1126" w:type="dxa"/>
            <w:shd w:val="clear" w:color="auto" w:fill="auto"/>
            <w:vAlign w:val="center"/>
          </w:tcPr>
          <w:p w14:paraId="18F7C1C0" w14:textId="77777777" w:rsidR="00D17B88" w:rsidRDefault="00D17B88" w:rsidP="00DA4925">
            <w:pPr>
              <w:keepNext/>
              <w:keepLines/>
              <w:spacing w:after="0" w:line="240" w:lineRule="auto"/>
              <w:jc w:val="center"/>
            </w:pPr>
            <w:r>
              <w:t>95%</w:t>
            </w:r>
          </w:p>
        </w:tc>
      </w:tr>
      <w:tr w:rsidR="00D17B88" w:rsidRPr="0083644B" w14:paraId="0B667C79" w14:textId="77777777" w:rsidTr="004672F9">
        <w:trPr>
          <w:trHeight w:val="300"/>
          <w:jc w:val="center"/>
        </w:trPr>
        <w:tc>
          <w:tcPr>
            <w:tcW w:w="2428" w:type="dxa"/>
            <w:vMerge w:val="restart"/>
            <w:shd w:val="clear" w:color="auto" w:fill="auto"/>
            <w:noWrap/>
            <w:vAlign w:val="center"/>
            <w:hideMark/>
          </w:tcPr>
          <w:p w14:paraId="23AD05EB" w14:textId="409DEE1C" w:rsidR="00D17B88" w:rsidRPr="0083644B" w:rsidRDefault="0063792B" w:rsidP="00DA4925">
            <w:pPr>
              <w:keepNext/>
              <w:keepLines/>
              <w:spacing w:after="0" w:line="240" w:lineRule="auto"/>
              <w:jc w:val="center"/>
              <w:rPr>
                <w:rFonts w:ascii="Calibri" w:eastAsia="Times New Roman" w:hAnsi="Calibri" w:cs="Calibri"/>
                <w:color w:val="000000"/>
              </w:rPr>
            </w:pPr>
            <w:proofErr w:type="spellStart"/>
            <w:r>
              <w:t>Vorontsov</w:t>
            </w:r>
            <w:proofErr w:type="spellEnd"/>
            <w:r>
              <w:t xml:space="preserve"> </w:t>
            </w:r>
            <w:r w:rsidRPr="0063792B">
              <w:t>et al</w:t>
            </w:r>
            <w:r>
              <w:t xml:space="preserve"> </w:t>
            </w:r>
            <w:r w:rsidR="00D17B88">
              <w:rPr>
                <w:rFonts w:ascii="Calibri" w:eastAsia="Times New Roman" w:hAnsi="Calibri" w:cs="Calibri"/>
                <w:color w:val="000000"/>
              </w:rPr>
              <w:fldChar w:fldCharType="begin" w:fldLock="1"/>
            </w:r>
            <w:r w:rsidR="00D17B88">
              <w:rPr>
                <w:rFonts w:ascii="Calibri" w:eastAsia="Times New Roman" w:hAnsi="Calibri" w:cs="Calibri"/>
                <w:color w:val="000000"/>
              </w:rPr>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4&lt;/sup&gt;","plainTextFormattedCitation":"4","previouslyFormattedCitation":"&lt;sup&gt;4&lt;/sup&gt;"},"properties":{"noteIndex":0},"schema":"https://github.com/citation-style-language/schema/raw/master/csl-citation.json"}</w:instrText>
            </w:r>
            <w:r w:rsidR="00D17B88">
              <w:rPr>
                <w:rFonts w:ascii="Calibri" w:eastAsia="Times New Roman" w:hAnsi="Calibri" w:cs="Calibri"/>
                <w:color w:val="000000"/>
              </w:rPr>
              <w:fldChar w:fldCharType="separate"/>
            </w:r>
            <w:r w:rsidR="00D17B88" w:rsidRPr="00D17B88">
              <w:rPr>
                <w:rFonts w:ascii="Calibri" w:eastAsia="Times New Roman" w:hAnsi="Calibri" w:cs="Calibri"/>
                <w:noProof/>
                <w:color w:val="000000"/>
                <w:vertAlign w:val="superscript"/>
              </w:rPr>
              <w:t>4</w:t>
            </w:r>
            <w:r w:rsidR="00D17B88">
              <w:rPr>
                <w:rFonts w:ascii="Calibri" w:eastAsia="Times New Roman" w:hAnsi="Calibri" w:cs="Calibri"/>
                <w:color w:val="000000"/>
              </w:rPr>
              <w:fldChar w:fldCharType="end"/>
            </w:r>
          </w:p>
        </w:tc>
        <w:tc>
          <w:tcPr>
            <w:tcW w:w="3143" w:type="dxa"/>
            <w:shd w:val="clear" w:color="auto" w:fill="auto"/>
            <w:noWrap/>
            <w:vAlign w:val="center"/>
            <w:hideMark/>
          </w:tcPr>
          <w:p w14:paraId="3FC8C6F0"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less than 10 mm</w:t>
            </w:r>
          </w:p>
        </w:tc>
        <w:tc>
          <w:tcPr>
            <w:tcW w:w="1440" w:type="dxa"/>
            <w:shd w:val="clear" w:color="auto" w:fill="auto"/>
            <w:noWrap/>
            <w:vAlign w:val="center"/>
            <w:hideMark/>
          </w:tcPr>
          <w:p w14:paraId="1484B25E"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n = 30</w:t>
            </w:r>
          </w:p>
        </w:tc>
        <w:tc>
          <w:tcPr>
            <w:tcW w:w="1248" w:type="dxa"/>
            <w:shd w:val="clear" w:color="auto" w:fill="auto"/>
            <w:noWrap/>
            <w:vAlign w:val="center"/>
            <w:hideMark/>
          </w:tcPr>
          <w:p w14:paraId="41BB7712"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0.14</w:t>
            </w:r>
          </w:p>
        </w:tc>
        <w:tc>
          <w:tcPr>
            <w:tcW w:w="1126" w:type="dxa"/>
            <w:vAlign w:val="center"/>
          </w:tcPr>
          <w:p w14:paraId="4FD3CCD9" w14:textId="77777777" w:rsidR="00D17B88" w:rsidRPr="0083644B" w:rsidRDefault="00D17B88"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10%</w:t>
            </w:r>
          </w:p>
        </w:tc>
      </w:tr>
      <w:tr w:rsidR="00D17B88" w:rsidRPr="0083644B" w14:paraId="651B16F3" w14:textId="77777777" w:rsidTr="004672F9">
        <w:trPr>
          <w:trHeight w:val="300"/>
          <w:jc w:val="center"/>
        </w:trPr>
        <w:tc>
          <w:tcPr>
            <w:tcW w:w="2428" w:type="dxa"/>
            <w:vMerge/>
            <w:vAlign w:val="center"/>
            <w:hideMark/>
          </w:tcPr>
          <w:p w14:paraId="75C1E70D" w14:textId="77777777" w:rsidR="00D17B88" w:rsidRPr="0083644B" w:rsidRDefault="00D17B88" w:rsidP="00DA4925">
            <w:pPr>
              <w:keepNext/>
              <w:keepLines/>
              <w:spacing w:after="0" w:line="240" w:lineRule="auto"/>
              <w:jc w:val="center"/>
              <w:rPr>
                <w:rFonts w:ascii="Calibri" w:eastAsia="Times New Roman" w:hAnsi="Calibri" w:cs="Calibri"/>
                <w:color w:val="000000"/>
              </w:rPr>
            </w:pPr>
          </w:p>
        </w:tc>
        <w:tc>
          <w:tcPr>
            <w:tcW w:w="3143" w:type="dxa"/>
            <w:shd w:val="clear" w:color="auto" w:fill="auto"/>
            <w:noWrap/>
            <w:vAlign w:val="center"/>
            <w:hideMark/>
          </w:tcPr>
          <w:p w14:paraId="2AC9C74C"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10-20 mm</w:t>
            </w:r>
          </w:p>
        </w:tc>
        <w:tc>
          <w:tcPr>
            <w:tcW w:w="1440" w:type="dxa"/>
            <w:shd w:val="clear" w:color="auto" w:fill="00B050"/>
            <w:noWrap/>
            <w:vAlign w:val="center"/>
            <w:hideMark/>
          </w:tcPr>
          <w:p w14:paraId="19EF85E7"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n = 35</w:t>
            </w:r>
          </w:p>
        </w:tc>
        <w:tc>
          <w:tcPr>
            <w:tcW w:w="1248" w:type="dxa"/>
            <w:shd w:val="clear" w:color="auto" w:fill="auto"/>
            <w:noWrap/>
            <w:vAlign w:val="center"/>
            <w:hideMark/>
          </w:tcPr>
          <w:p w14:paraId="14F0B9D9"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0.53</w:t>
            </w:r>
          </w:p>
        </w:tc>
        <w:tc>
          <w:tcPr>
            <w:tcW w:w="1126" w:type="dxa"/>
            <w:vAlign w:val="center"/>
          </w:tcPr>
          <w:p w14:paraId="721685E2" w14:textId="77777777" w:rsidR="00D17B88" w:rsidRPr="0083644B" w:rsidRDefault="00D17B88"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71%</w:t>
            </w:r>
          </w:p>
        </w:tc>
      </w:tr>
      <w:tr w:rsidR="00D17B88" w:rsidRPr="0083644B" w14:paraId="2CE49A7B" w14:textId="77777777" w:rsidTr="004672F9">
        <w:trPr>
          <w:trHeight w:val="300"/>
          <w:jc w:val="center"/>
        </w:trPr>
        <w:tc>
          <w:tcPr>
            <w:tcW w:w="2428" w:type="dxa"/>
            <w:vMerge/>
            <w:vAlign w:val="center"/>
            <w:hideMark/>
          </w:tcPr>
          <w:p w14:paraId="5B4C5F30" w14:textId="77777777" w:rsidR="00D17B88" w:rsidRPr="0083644B" w:rsidRDefault="00D17B88" w:rsidP="00DA4925">
            <w:pPr>
              <w:keepNext/>
              <w:keepLines/>
              <w:spacing w:after="0" w:line="240" w:lineRule="auto"/>
              <w:jc w:val="center"/>
              <w:rPr>
                <w:rFonts w:ascii="Calibri" w:eastAsia="Times New Roman" w:hAnsi="Calibri" w:cs="Calibri"/>
                <w:color w:val="000000"/>
              </w:rPr>
            </w:pPr>
          </w:p>
        </w:tc>
        <w:tc>
          <w:tcPr>
            <w:tcW w:w="3143" w:type="dxa"/>
            <w:shd w:val="clear" w:color="auto" w:fill="auto"/>
            <w:noWrap/>
            <w:vAlign w:val="center"/>
            <w:hideMark/>
          </w:tcPr>
          <w:p w14:paraId="1BEC9865"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greater than 20 mm</w:t>
            </w:r>
          </w:p>
        </w:tc>
        <w:tc>
          <w:tcPr>
            <w:tcW w:w="1440" w:type="dxa"/>
            <w:shd w:val="clear" w:color="auto" w:fill="auto"/>
            <w:noWrap/>
            <w:vAlign w:val="center"/>
            <w:hideMark/>
          </w:tcPr>
          <w:p w14:paraId="5E9F1A01"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n = 40</w:t>
            </w:r>
          </w:p>
        </w:tc>
        <w:tc>
          <w:tcPr>
            <w:tcW w:w="1248" w:type="dxa"/>
            <w:shd w:val="clear" w:color="auto" w:fill="FFFF00"/>
            <w:noWrap/>
            <w:vAlign w:val="center"/>
            <w:hideMark/>
          </w:tcPr>
          <w:p w14:paraId="18B584DD" w14:textId="77777777" w:rsidR="00D17B88" w:rsidRPr="0083644B" w:rsidRDefault="00D17B88"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0.68</w:t>
            </w:r>
          </w:p>
        </w:tc>
        <w:tc>
          <w:tcPr>
            <w:tcW w:w="1126" w:type="dxa"/>
            <w:vAlign w:val="center"/>
          </w:tcPr>
          <w:p w14:paraId="06B6C65D" w14:textId="77777777" w:rsidR="00D17B88" w:rsidRPr="0083644B" w:rsidRDefault="00D17B88"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85%</w:t>
            </w:r>
          </w:p>
        </w:tc>
      </w:tr>
    </w:tbl>
    <w:p w14:paraId="58CF70CC" w14:textId="77777777" w:rsidR="00D17B88" w:rsidRPr="00D17B88" w:rsidRDefault="00D17B88" w:rsidP="00D17B88"/>
    <w:p w14:paraId="01EA9E2C" w14:textId="6414AFFC" w:rsidR="009C18CD" w:rsidRDefault="003B7AC4" w:rsidP="009C18CD">
      <w:pPr>
        <w:pStyle w:val="Heading3"/>
      </w:pPr>
      <w:proofErr w:type="spellStart"/>
      <w:r>
        <w:t>LiTs</w:t>
      </w:r>
      <w:proofErr w:type="spellEnd"/>
      <w:r w:rsidR="009C18CD">
        <w:t xml:space="preserve"> </w:t>
      </w:r>
      <w:ins w:id="34" w:author="Rigaud,Bastien Steve Henri" w:date="2020-08-29T18:58:00Z">
        <w:r w:rsidR="00971F8F">
          <w:t xml:space="preserve">Test </w:t>
        </w:r>
      </w:ins>
      <w:r w:rsidR="009C18CD">
        <w:t>Patient-by-Patient evaluation</w:t>
      </w:r>
    </w:p>
    <w:p w14:paraId="036357CE" w14:textId="6883D775" w:rsidR="009D681F" w:rsidRDefault="007A5596">
      <w:r>
        <w:t xml:space="preserve">On a patient-by-patient basis, median (min, max) </w:t>
      </w:r>
      <w:r w:rsidR="00971F8F">
        <w:t>MSD</w:t>
      </w:r>
      <w:r w:rsidR="00EE5195">
        <w:t xml:space="preserve"> was </w:t>
      </w:r>
      <w:r w:rsidR="009D681F">
        <w:t>1.59</w:t>
      </w:r>
      <w:r w:rsidR="00EE5195">
        <w:t xml:space="preserve">mm </w:t>
      </w:r>
      <w:r w:rsidR="009D681F">
        <w:t>(0.67mm, 109</w:t>
      </w:r>
      <w:r w:rsidR="00EE5195">
        <w:t>mm)</w:t>
      </w:r>
      <w:r w:rsidR="009D681F">
        <w:t xml:space="preserve">, </w:t>
      </w:r>
      <w:r>
        <w:t>DSC</w:t>
      </w:r>
      <w:r w:rsidR="009C18CD">
        <w:t xml:space="preserve"> was </w:t>
      </w:r>
      <w:r>
        <w:t>0.6</w:t>
      </w:r>
      <w:r w:rsidR="009D681F">
        <w:t>3</w:t>
      </w:r>
      <w:r>
        <w:t xml:space="preserve"> (0.</w:t>
      </w:r>
      <w:r w:rsidR="009D681F">
        <w:t>04</w:t>
      </w:r>
      <w:r>
        <w:t>, 0.93)</w:t>
      </w:r>
      <w:r w:rsidR="00146385">
        <w:t xml:space="preserve">, </w:t>
      </w:r>
      <w:r w:rsidR="00E463E4">
        <w:t xml:space="preserve">number of </w:t>
      </w:r>
      <w:commentRangeStart w:id="35"/>
      <w:r w:rsidR="00E463E4">
        <w:t>FP</w:t>
      </w:r>
      <w:r w:rsidR="009D681F">
        <w:t xml:space="preserve"> </w:t>
      </w:r>
      <w:commentRangeEnd w:id="35"/>
      <w:r w:rsidR="00E463E4">
        <w:rPr>
          <w:rStyle w:val="CommentReference"/>
        </w:rPr>
        <w:commentReference w:id="35"/>
      </w:r>
      <w:r w:rsidR="009D681F">
        <w:t xml:space="preserve">was </w:t>
      </w:r>
      <w:proofErr w:type="gramStart"/>
      <w:r w:rsidR="009D681F">
        <w:t>4</w:t>
      </w:r>
      <w:proofErr w:type="gramEnd"/>
      <w:r w:rsidR="009D681F">
        <w:t xml:space="preserve"> (0, 19), </w:t>
      </w:r>
      <w:r w:rsidR="00E463E4">
        <w:t>FP</w:t>
      </w:r>
      <w:r w:rsidR="000B662B">
        <w:t xml:space="preserve"> volume</w:t>
      </w:r>
      <w:r w:rsidR="00E463E4">
        <w:t xml:space="preserve"> was</w:t>
      </w:r>
      <w:r w:rsidR="000B662B">
        <w:t xml:space="preserve"> 17.9cc (0.15cc, 236cc), erroneous </w:t>
      </w:r>
      <w:r w:rsidR="00E463E4">
        <w:t>FP</w:t>
      </w:r>
      <w:r w:rsidR="000B662B">
        <w:t xml:space="preserve"> volume</w:t>
      </w:r>
      <w:r w:rsidR="00E463E4">
        <w:t xml:space="preserve"> was</w:t>
      </w:r>
      <w:r w:rsidR="000B662B">
        <w:t xml:space="preserve"> 4.0cc (0.00cc, 65cc), </w:t>
      </w:r>
      <w:r w:rsidR="009D681F">
        <w:t xml:space="preserve">and </w:t>
      </w:r>
      <w:r w:rsidR="000B662B">
        <w:t>over-segmentation</w:t>
      </w:r>
      <w:r w:rsidR="00464AAF">
        <w:t xml:space="preserve"> </w:t>
      </w:r>
      <w:r w:rsidR="00E463E4">
        <w:t>FP</w:t>
      </w:r>
      <w:r w:rsidR="009D681F">
        <w:t xml:space="preserve"> volume was </w:t>
      </w:r>
      <w:r w:rsidR="000B662B">
        <w:t>3.7</w:t>
      </w:r>
      <w:r w:rsidR="009D681F">
        <w:t>cc (0.0</w:t>
      </w:r>
      <w:r w:rsidR="000B662B">
        <w:t>3</w:t>
      </w:r>
      <w:r w:rsidR="001E7759">
        <w:t>cc</w:t>
      </w:r>
      <w:r w:rsidR="009D681F">
        <w:t xml:space="preserve">, </w:t>
      </w:r>
      <w:r w:rsidR="000B662B">
        <w:t>236</w:t>
      </w:r>
      <w:r w:rsidR="001E7759">
        <w:t>cc</w:t>
      </w:r>
      <w:r w:rsidR="009D681F">
        <w:t>), Table xxx</w:t>
      </w:r>
      <w:r w:rsidR="00FD39FE">
        <w:t xml:space="preserve">. </w:t>
      </w:r>
      <w:r w:rsidR="004C6613">
        <w:t>Note that a single patient might have multipl</w:t>
      </w:r>
      <w:r w:rsidR="009C18CD">
        <w:t>e</w:t>
      </w:r>
      <w:r w:rsidR="00146385">
        <w:t xml:space="preserve"> disease sites of varying size</w:t>
      </w:r>
      <w:r w:rsidR="00597E64">
        <w:t>.</w:t>
      </w:r>
      <w:r w:rsidR="00597E64" w:rsidDel="00597E64">
        <w:t xml:space="preserve"> </w:t>
      </w:r>
    </w:p>
    <w:p w14:paraId="498855E3" w14:textId="611024CB" w:rsidR="00597E64" w:rsidRDefault="00597E64" w:rsidP="00E170A7">
      <w:pPr>
        <w:pStyle w:val="Caption"/>
        <w:keepNext/>
      </w:pPr>
      <w:r>
        <w:t xml:space="preserve">Table </w:t>
      </w:r>
      <w:fldSimple w:instr=" SEQ Table \* ARABIC ">
        <w:r w:rsidR="0002050A">
          <w:rPr>
            <w:noProof/>
          </w:rPr>
          <w:t>5</w:t>
        </w:r>
      </w:fldSimple>
      <w:r>
        <w:t>:</w:t>
      </w:r>
      <w:r w:rsidRPr="00597E64">
        <w:t xml:space="preserve"> </w:t>
      </w:r>
      <w:r>
        <w:t xml:space="preserve">Metrics of Dice Similarity Coefficient, Median Surface Distance (mm), False Positive Discoveries (#/patient), and False Positive Volume (cc) for 25 </w:t>
      </w:r>
      <w:proofErr w:type="spellStart"/>
      <w:r>
        <w:t>LiTs</w:t>
      </w:r>
      <w:proofErr w:type="spellEnd"/>
      <w:r>
        <w:t xml:space="preserve"> test patients.</w:t>
      </w:r>
    </w:p>
    <w:tbl>
      <w:tblPr>
        <w:tblStyle w:val="TableGrid"/>
        <w:tblW w:w="0" w:type="auto"/>
        <w:jc w:val="center"/>
        <w:tblLook w:val="04A0" w:firstRow="1" w:lastRow="0" w:firstColumn="1" w:lastColumn="0" w:noHBand="0" w:noVBand="1"/>
      </w:tblPr>
      <w:tblGrid>
        <w:gridCol w:w="4422"/>
        <w:gridCol w:w="1011"/>
        <w:gridCol w:w="716"/>
        <w:gridCol w:w="716"/>
        <w:gridCol w:w="2041"/>
      </w:tblGrid>
      <w:tr w:rsidR="009D681F" w:rsidRPr="009D681F" w14:paraId="7C9F00CE" w14:textId="77777777" w:rsidTr="000B662B">
        <w:trPr>
          <w:trHeight w:val="300"/>
          <w:jc w:val="center"/>
        </w:trPr>
        <w:tc>
          <w:tcPr>
            <w:tcW w:w="4422" w:type="dxa"/>
            <w:vMerge w:val="restart"/>
            <w:noWrap/>
            <w:vAlign w:val="center"/>
            <w:hideMark/>
          </w:tcPr>
          <w:p w14:paraId="3873A031" w14:textId="610F17C3" w:rsidR="009D681F" w:rsidRPr="009D681F" w:rsidRDefault="009D681F" w:rsidP="00E170A7">
            <w:pPr>
              <w:keepNext/>
              <w:keepLines/>
              <w:jc w:val="center"/>
            </w:pPr>
            <w:r w:rsidRPr="009D681F">
              <w:t>Metric</w:t>
            </w:r>
          </w:p>
        </w:tc>
        <w:tc>
          <w:tcPr>
            <w:tcW w:w="4484" w:type="dxa"/>
            <w:gridSpan w:val="4"/>
            <w:noWrap/>
            <w:vAlign w:val="center"/>
            <w:hideMark/>
          </w:tcPr>
          <w:p w14:paraId="46D536AA" w14:textId="6532D008" w:rsidR="009D681F" w:rsidRPr="009D681F" w:rsidRDefault="009D681F" w:rsidP="00E170A7">
            <w:pPr>
              <w:keepNext/>
              <w:keepLines/>
              <w:jc w:val="center"/>
            </w:pPr>
            <w:r w:rsidRPr="009D681F">
              <w:t xml:space="preserve">N = 25 </w:t>
            </w:r>
            <w:r>
              <w:t>P</w:t>
            </w:r>
            <w:r w:rsidRPr="009D681F">
              <w:t>atients</w:t>
            </w:r>
          </w:p>
        </w:tc>
      </w:tr>
      <w:tr w:rsidR="009D681F" w:rsidRPr="009D681F" w14:paraId="0F83771E" w14:textId="77777777" w:rsidTr="000B662B">
        <w:trPr>
          <w:trHeight w:val="300"/>
          <w:jc w:val="center"/>
        </w:trPr>
        <w:tc>
          <w:tcPr>
            <w:tcW w:w="4422" w:type="dxa"/>
            <w:vMerge/>
            <w:noWrap/>
            <w:vAlign w:val="center"/>
            <w:hideMark/>
          </w:tcPr>
          <w:p w14:paraId="7AEED1FF" w14:textId="548A84A2" w:rsidR="009D681F" w:rsidRPr="009D681F" w:rsidRDefault="009D681F" w:rsidP="00E170A7">
            <w:pPr>
              <w:keepNext/>
              <w:keepLines/>
              <w:jc w:val="center"/>
            </w:pPr>
          </w:p>
        </w:tc>
        <w:tc>
          <w:tcPr>
            <w:tcW w:w="1011" w:type="dxa"/>
            <w:noWrap/>
            <w:vAlign w:val="center"/>
            <w:hideMark/>
          </w:tcPr>
          <w:p w14:paraId="36FB2AE2" w14:textId="77777777" w:rsidR="009D681F" w:rsidRPr="009D681F" w:rsidRDefault="009D681F" w:rsidP="00E170A7">
            <w:pPr>
              <w:keepNext/>
              <w:keepLines/>
              <w:jc w:val="center"/>
            </w:pPr>
            <w:r w:rsidRPr="009D681F">
              <w:t>Median</w:t>
            </w:r>
          </w:p>
        </w:tc>
        <w:tc>
          <w:tcPr>
            <w:tcW w:w="716" w:type="dxa"/>
            <w:noWrap/>
            <w:vAlign w:val="center"/>
            <w:hideMark/>
          </w:tcPr>
          <w:p w14:paraId="5CA8F4B2" w14:textId="77777777" w:rsidR="009D681F" w:rsidRPr="009D681F" w:rsidRDefault="009D681F" w:rsidP="00E170A7">
            <w:pPr>
              <w:keepNext/>
              <w:keepLines/>
              <w:jc w:val="center"/>
            </w:pPr>
            <w:r w:rsidRPr="009D681F">
              <w:t>Min</w:t>
            </w:r>
          </w:p>
        </w:tc>
        <w:tc>
          <w:tcPr>
            <w:tcW w:w="716" w:type="dxa"/>
            <w:noWrap/>
            <w:vAlign w:val="center"/>
            <w:hideMark/>
          </w:tcPr>
          <w:p w14:paraId="58C02D46" w14:textId="77777777" w:rsidR="009D681F" w:rsidRPr="009D681F" w:rsidRDefault="009D681F" w:rsidP="00E170A7">
            <w:pPr>
              <w:keepNext/>
              <w:keepLines/>
              <w:jc w:val="center"/>
            </w:pPr>
            <w:r w:rsidRPr="009D681F">
              <w:t>Max</w:t>
            </w:r>
          </w:p>
        </w:tc>
        <w:tc>
          <w:tcPr>
            <w:tcW w:w="2041" w:type="dxa"/>
            <w:noWrap/>
            <w:vAlign w:val="center"/>
            <w:hideMark/>
          </w:tcPr>
          <w:p w14:paraId="5F95C3C0" w14:textId="77777777" w:rsidR="009D681F" w:rsidRPr="009D681F" w:rsidRDefault="009D681F" w:rsidP="00E170A7">
            <w:pPr>
              <w:keepNext/>
              <w:keepLines/>
              <w:jc w:val="center"/>
            </w:pPr>
            <w:r w:rsidRPr="009D681F">
              <w:t>Standard Deviation</w:t>
            </w:r>
          </w:p>
        </w:tc>
      </w:tr>
      <w:tr w:rsidR="009D681F" w:rsidRPr="009D681F" w14:paraId="4E088E13" w14:textId="77777777" w:rsidTr="000B662B">
        <w:trPr>
          <w:trHeight w:val="300"/>
          <w:jc w:val="center"/>
        </w:trPr>
        <w:tc>
          <w:tcPr>
            <w:tcW w:w="4422" w:type="dxa"/>
            <w:noWrap/>
            <w:vAlign w:val="center"/>
            <w:hideMark/>
          </w:tcPr>
          <w:p w14:paraId="417D6F9F" w14:textId="77777777" w:rsidR="009D681F" w:rsidRPr="009D681F" w:rsidRDefault="009D681F" w:rsidP="00E170A7">
            <w:pPr>
              <w:keepNext/>
              <w:keepLines/>
              <w:jc w:val="center"/>
            </w:pPr>
            <w:r w:rsidRPr="009D681F">
              <w:t>Dice Similarity Coefficient</w:t>
            </w:r>
          </w:p>
        </w:tc>
        <w:tc>
          <w:tcPr>
            <w:tcW w:w="1011" w:type="dxa"/>
            <w:noWrap/>
            <w:vAlign w:val="center"/>
            <w:hideMark/>
          </w:tcPr>
          <w:p w14:paraId="043009AC" w14:textId="77777777" w:rsidR="009D681F" w:rsidRPr="009D681F" w:rsidRDefault="009D681F" w:rsidP="00E170A7">
            <w:pPr>
              <w:keepNext/>
              <w:keepLines/>
              <w:jc w:val="center"/>
            </w:pPr>
            <w:r w:rsidRPr="009D681F">
              <w:t>0.63</w:t>
            </w:r>
          </w:p>
        </w:tc>
        <w:tc>
          <w:tcPr>
            <w:tcW w:w="716" w:type="dxa"/>
            <w:noWrap/>
            <w:vAlign w:val="center"/>
            <w:hideMark/>
          </w:tcPr>
          <w:p w14:paraId="41EFB5F8" w14:textId="77777777" w:rsidR="009D681F" w:rsidRPr="009D681F" w:rsidRDefault="009D681F" w:rsidP="00E170A7">
            <w:pPr>
              <w:keepNext/>
              <w:keepLines/>
              <w:jc w:val="center"/>
            </w:pPr>
            <w:r w:rsidRPr="009D681F">
              <w:t>0.04</w:t>
            </w:r>
          </w:p>
        </w:tc>
        <w:tc>
          <w:tcPr>
            <w:tcW w:w="716" w:type="dxa"/>
            <w:noWrap/>
            <w:vAlign w:val="center"/>
            <w:hideMark/>
          </w:tcPr>
          <w:p w14:paraId="2424C48F" w14:textId="77777777" w:rsidR="009D681F" w:rsidRPr="009D681F" w:rsidRDefault="009D681F" w:rsidP="00E170A7">
            <w:pPr>
              <w:keepNext/>
              <w:keepLines/>
              <w:jc w:val="center"/>
            </w:pPr>
            <w:r w:rsidRPr="009D681F">
              <w:t>0.93</w:t>
            </w:r>
          </w:p>
        </w:tc>
        <w:tc>
          <w:tcPr>
            <w:tcW w:w="2041" w:type="dxa"/>
            <w:noWrap/>
            <w:vAlign w:val="center"/>
            <w:hideMark/>
          </w:tcPr>
          <w:p w14:paraId="31957725" w14:textId="77777777" w:rsidR="009D681F" w:rsidRPr="009D681F" w:rsidRDefault="009D681F" w:rsidP="00E170A7">
            <w:pPr>
              <w:keepNext/>
              <w:keepLines/>
              <w:jc w:val="center"/>
            </w:pPr>
            <w:r w:rsidRPr="009D681F">
              <w:t>0.29</w:t>
            </w:r>
          </w:p>
        </w:tc>
      </w:tr>
      <w:tr w:rsidR="009D681F" w:rsidRPr="009D681F" w14:paraId="1D9AC9D2" w14:textId="77777777" w:rsidTr="000B662B">
        <w:trPr>
          <w:trHeight w:val="300"/>
          <w:jc w:val="center"/>
        </w:trPr>
        <w:tc>
          <w:tcPr>
            <w:tcW w:w="4422" w:type="dxa"/>
            <w:noWrap/>
            <w:vAlign w:val="center"/>
            <w:hideMark/>
          </w:tcPr>
          <w:p w14:paraId="393F3B41" w14:textId="77777777" w:rsidR="009D681F" w:rsidRPr="009D681F" w:rsidRDefault="009D681F" w:rsidP="00E170A7">
            <w:pPr>
              <w:keepNext/>
              <w:keepLines/>
              <w:jc w:val="center"/>
            </w:pPr>
            <w:r w:rsidRPr="009D681F">
              <w:t>Median Surface Distance (mm)</w:t>
            </w:r>
          </w:p>
        </w:tc>
        <w:tc>
          <w:tcPr>
            <w:tcW w:w="1011" w:type="dxa"/>
            <w:noWrap/>
            <w:vAlign w:val="center"/>
            <w:hideMark/>
          </w:tcPr>
          <w:p w14:paraId="49D109F9" w14:textId="77777777" w:rsidR="009D681F" w:rsidRPr="009D681F" w:rsidRDefault="009D681F" w:rsidP="00E170A7">
            <w:pPr>
              <w:keepNext/>
              <w:keepLines/>
              <w:jc w:val="center"/>
            </w:pPr>
            <w:r w:rsidRPr="009D681F">
              <w:t>1.59</w:t>
            </w:r>
          </w:p>
        </w:tc>
        <w:tc>
          <w:tcPr>
            <w:tcW w:w="716" w:type="dxa"/>
            <w:noWrap/>
            <w:vAlign w:val="center"/>
            <w:hideMark/>
          </w:tcPr>
          <w:p w14:paraId="73787BBB" w14:textId="77777777" w:rsidR="009D681F" w:rsidRPr="009D681F" w:rsidRDefault="009D681F" w:rsidP="00E170A7">
            <w:pPr>
              <w:keepNext/>
              <w:keepLines/>
              <w:jc w:val="center"/>
            </w:pPr>
            <w:r w:rsidRPr="009D681F">
              <w:t>0.67</w:t>
            </w:r>
          </w:p>
        </w:tc>
        <w:tc>
          <w:tcPr>
            <w:tcW w:w="716" w:type="dxa"/>
            <w:noWrap/>
            <w:vAlign w:val="center"/>
            <w:hideMark/>
          </w:tcPr>
          <w:p w14:paraId="702FB2CF" w14:textId="77777777" w:rsidR="009D681F" w:rsidRPr="009D681F" w:rsidRDefault="009D681F" w:rsidP="00E170A7">
            <w:pPr>
              <w:keepNext/>
              <w:keepLines/>
              <w:jc w:val="center"/>
            </w:pPr>
            <w:r w:rsidRPr="009D681F">
              <w:t>109</w:t>
            </w:r>
          </w:p>
        </w:tc>
        <w:tc>
          <w:tcPr>
            <w:tcW w:w="2041" w:type="dxa"/>
            <w:noWrap/>
            <w:vAlign w:val="center"/>
            <w:hideMark/>
          </w:tcPr>
          <w:p w14:paraId="70EBB565" w14:textId="77777777" w:rsidR="009D681F" w:rsidRPr="009D681F" w:rsidRDefault="009D681F" w:rsidP="00E170A7">
            <w:pPr>
              <w:keepNext/>
              <w:keepLines/>
              <w:jc w:val="center"/>
            </w:pPr>
            <w:r w:rsidRPr="009D681F">
              <w:t>29.6</w:t>
            </w:r>
          </w:p>
        </w:tc>
      </w:tr>
      <w:tr w:rsidR="009D681F" w:rsidRPr="009D681F" w14:paraId="434766C4" w14:textId="77777777" w:rsidTr="000B662B">
        <w:trPr>
          <w:trHeight w:val="300"/>
          <w:jc w:val="center"/>
        </w:trPr>
        <w:tc>
          <w:tcPr>
            <w:tcW w:w="4422" w:type="dxa"/>
            <w:noWrap/>
            <w:vAlign w:val="center"/>
            <w:hideMark/>
          </w:tcPr>
          <w:p w14:paraId="563D46F1" w14:textId="77777777" w:rsidR="009D681F" w:rsidRPr="009D681F" w:rsidRDefault="009D681F" w:rsidP="00E170A7">
            <w:pPr>
              <w:keepNext/>
              <w:keepLines/>
              <w:jc w:val="center"/>
            </w:pPr>
            <w:r w:rsidRPr="009D681F">
              <w:t>False Positive Discoveries (#/Patient)</w:t>
            </w:r>
          </w:p>
        </w:tc>
        <w:tc>
          <w:tcPr>
            <w:tcW w:w="1011" w:type="dxa"/>
            <w:noWrap/>
            <w:vAlign w:val="center"/>
            <w:hideMark/>
          </w:tcPr>
          <w:p w14:paraId="07D77A99" w14:textId="77777777" w:rsidR="009D681F" w:rsidRPr="009D681F" w:rsidRDefault="009D681F" w:rsidP="00E170A7">
            <w:pPr>
              <w:keepNext/>
              <w:keepLines/>
              <w:jc w:val="center"/>
            </w:pPr>
            <w:r w:rsidRPr="009D681F">
              <w:t>4</w:t>
            </w:r>
          </w:p>
        </w:tc>
        <w:tc>
          <w:tcPr>
            <w:tcW w:w="716" w:type="dxa"/>
            <w:noWrap/>
            <w:vAlign w:val="center"/>
            <w:hideMark/>
          </w:tcPr>
          <w:p w14:paraId="7086FA66" w14:textId="77777777" w:rsidR="009D681F" w:rsidRPr="009D681F" w:rsidRDefault="009D681F" w:rsidP="00E170A7">
            <w:pPr>
              <w:keepNext/>
              <w:keepLines/>
              <w:jc w:val="center"/>
            </w:pPr>
            <w:r w:rsidRPr="009D681F">
              <w:t>0</w:t>
            </w:r>
          </w:p>
        </w:tc>
        <w:tc>
          <w:tcPr>
            <w:tcW w:w="716" w:type="dxa"/>
            <w:noWrap/>
            <w:vAlign w:val="center"/>
            <w:hideMark/>
          </w:tcPr>
          <w:p w14:paraId="05410B73" w14:textId="77777777" w:rsidR="009D681F" w:rsidRPr="009D681F" w:rsidRDefault="009D681F" w:rsidP="00E170A7">
            <w:pPr>
              <w:keepNext/>
              <w:keepLines/>
              <w:jc w:val="center"/>
            </w:pPr>
            <w:r w:rsidRPr="009D681F">
              <w:t>19</w:t>
            </w:r>
          </w:p>
        </w:tc>
        <w:tc>
          <w:tcPr>
            <w:tcW w:w="2041" w:type="dxa"/>
            <w:noWrap/>
            <w:vAlign w:val="center"/>
            <w:hideMark/>
          </w:tcPr>
          <w:p w14:paraId="2B60FFF0" w14:textId="77777777" w:rsidR="009D681F" w:rsidRPr="009D681F" w:rsidRDefault="009D681F" w:rsidP="00E170A7">
            <w:pPr>
              <w:keepNext/>
              <w:keepLines/>
              <w:jc w:val="center"/>
            </w:pPr>
            <w:r w:rsidRPr="009D681F">
              <w:t>4.5</w:t>
            </w:r>
          </w:p>
        </w:tc>
      </w:tr>
      <w:tr w:rsidR="000B662B" w:rsidRPr="009D681F" w14:paraId="4438FB02" w14:textId="77777777" w:rsidTr="000B662B">
        <w:trPr>
          <w:trHeight w:val="300"/>
          <w:jc w:val="center"/>
        </w:trPr>
        <w:tc>
          <w:tcPr>
            <w:tcW w:w="4422" w:type="dxa"/>
            <w:noWrap/>
            <w:vAlign w:val="center"/>
          </w:tcPr>
          <w:p w14:paraId="6B9925B7" w14:textId="5A1DF2D2" w:rsidR="000B662B" w:rsidRPr="009D681F" w:rsidRDefault="000B662B" w:rsidP="000B662B">
            <w:pPr>
              <w:keepNext/>
              <w:keepLines/>
              <w:jc w:val="center"/>
            </w:pPr>
            <w:r>
              <w:t>False Positive Volume (cc)</w:t>
            </w:r>
          </w:p>
        </w:tc>
        <w:tc>
          <w:tcPr>
            <w:tcW w:w="1011" w:type="dxa"/>
            <w:noWrap/>
            <w:vAlign w:val="center"/>
          </w:tcPr>
          <w:p w14:paraId="6D48CCE5" w14:textId="49F944AB" w:rsidR="000B662B" w:rsidRPr="009D681F" w:rsidRDefault="000B662B" w:rsidP="000B662B">
            <w:pPr>
              <w:keepNext/>
              <w:keepLines/>
              <w:jc w:val="center"/>
            </w:pPr>
            <w:r>
              <w:t>17.9</w:t>
            </w:r>
          </w:p>
        </w:tc>
        <w:tc>
          <w:tcPr>
            <w:tcW w:w="716" w:type="dxa"/>
            <w:noWrap/>
            <w:vAlign w:val="center"/>
          </w:tcPr>
          <w:p w14:paraId="1CE9714B" w14:textId="7ACC40EA" w:rsidR="000B662B" w:rsidRPr="009D681F" w:rsidRDefault="000B662B" w:rsidP="000B662B">
            <w:pPr>
              <w:keepNext/>
              <w:keepLines/>
              <w:jc w:val="center"/>
            </w:pPr>
            <w:r>
              <w:t>0.15</w:t>
            </w:r>
          </w:p>
        </w:tc>
        <w:tc>
          <w:tcPr>
            <w:tcW w:w="716" w:type="dxa"/>
            <w:noWrap/>
            <w:vAlign w:val="center"/>
          </w:tcPr>
          <w:p w14:paraId="42AC06B7" w14:textId="08E34753" w:rsidR="000B662B" w:rsidRPr="009D681F" w:rsidRDefault="000B662B" w:rsidP="000B662B">
            <w:pPr>
              <w:keepNext/>
              <w:keepLines/>
              <w:jc w:val="center"/>
            </w:pPr>
            <w:r>
              <w:t>236</w:t>
            </w:r>
          </w:p>
        </w:tc>
        <w:tc>
          <w:tcPr>
            <w:tcW w:w="2041" w:type="dxa"/>
            <w:noWrap/>
            <w:vAlign w:val="center"/>
          </w:tcPr>
          <w:p w14:paraId="5C8A645C" w14:textId="1233E770" w:rsidR="000B662B" w:rsidRPr="009D681F" w:rsidRDefault="000B662B" w:rsidP="000B662B">
            <w:pPr>
              <w:keepNext/>
              <w:keepLines/>
              <w:jc w:val="center"/>
            </w:pPr>
            <w:r>
              <w:t>56.3</w:t>
            </w:r>
          </w:p>
        </w:tc>
      </w:tr>
      <w:tr w:rsidR="000B662B" w:rsidRPr="009D681F" w14:paraId="0E5D3198" w14:textId="77777777" w:rsidTr="000B662B">
        <w:trPr>
          <w:trHeight w:val="300"/>
          <w:jc w:val="center"/>
        </w:trPr>
        <w:tc>
          <w:tcPr>
            <w:tcW w:w="4422" w:type="dxa"/>
            <w:noWrap/>
            <w:vAlign w:val="center"/>
            <w:hideMark/>
          </w:tcPr>
          <w:p w14:paraId="253E391C" w14:textId="53398797" w:rsidR="000B662B" w:rsidRPr="009D681F" w:rsidRDefault="000B662B" w:rsidP="000B662B">
            <w:pPr>
              <w:keepNext/>
              <w:keepLines/>
              <w:jc w:val="center"/>
            </w:pPr>
            <w:r>
              <w:t xml:space="preserve">Erroneous </w:t>
            </w:r>
            <w:r w:rsidRPr="009D681F">
              <w:t xml:space="preserve">False </w:t>
            </w:r>
            <w:r>
              <w:t xml:space="preserve">Positive </w:t>
            </w:r>
            <w:r w:rsidRPr="009D681F">
              <w:t>Volume (cc)</w:t>
            </w:r>
          </w:p>
        </w:tc>
        <w:tc>
          <w:tcPr>
            <w:tcW w:w="1011" w:type="dxa"/>
            <w:noWrap/>
            <w:vAlign w:val="center"/>
            <w:hideMark/>
          </w:tcPr>
          <w:p w14:paraId="5F219AB9" w14:textId="77777777" w:rsidR="000B662B" w:rsidRPr="009D681F" w:rsidRDefault="000B662B" w:rsidP="000B662B">
            <w:pPr>
              <w:keepNext/>
              <w:keepLines/>
              <w:jc w:val="center"/>
            </w:pPr>
            <w:r w:rsidRPr="009D681F">
              <w:t>4.0</w:t>
            </w:r>
          </w:p>
        </w:tc>
        <w:tc>
          <w:tcPr>
            <w:tcW w:w="716" w:type="dxa"/>
            <w:noWrap/>
            <w:vAlign w:val="center"/>
            <w:hideMark/>
          </w:tcPr>
          <w:p w14:paraId="273983D9" w14:textId="77777777" w:rsidR="000B662B" w:rsidRPr="009D681F" w:rsidRDefault="000B662B" w:rsidP="000B662B">
            <w:pPr>
              <w:keepNext/>
              <w:keepLines/>
              <w:jc w:val="center"/>
            </w:pPr>
            <w:r w:rsidRPr="009D681F">
              <w:t>0.00</w:t>
            </w:r>
          </w:p>
        </w:tc>
        <w:tc>
          <w:tcPr>
            <w:tcW w:w="716" w:type="dxa"/>
            <w:noWrap/>
            <w:vAlign w:val="center"/>
            <w:hideMark/>
          </w:tcPr>
          <w:p w14:paraId="6483F119" w14:textId="77777777" w:rsidR="000B662B" w:rsidRPr="009D681F" w:rsidRDefault="000B662B" w:rsidP="000B662B">
            <w:pPr>
              <w:keepNext/>
              <w:keepLines/>
              <w:jc w:val="center"/>
            </w:pPr>
            <w:r w:rsidRPr="009D681F">
              <w:t>65</w:t>
            </w:r>
          </w:p>
        </w:tc>
        <w:tc>
          <w:tcPr>
            <w:tcW w:w="2041" w:type="dxa"/>
            <w:noWrap/>
            <w:vAlign w:val="center"/>
            <w:hideMark/>
          </w:tcPr>
          <w:p w14:paraId="34C5410C" w14:textId="77777777" w:rsidR="000B662B" w:rsidRPr="009D681F" w:rsidRDefault="000B662B" w:rsidP="000B662B">
            <w:pPr>
              <w:keepNext/>
              <w:keepLines/>
              <w:jc w:val="center"/>
            </w:pPr>
            <w:r w:rsidRPr="009D681F">
              <w:t>16.1</w:t>
            </w:r>
          </w:p>
        </w:tc>
      </w:tr>
      <w:tr w:rsidR="000B662B" w:rsidRPr="009D681F" w14:paraId="308204BE" w14:textId="77777777" w:rsidTr="000B662B">
        <w:trPr>
          <w:trHeight w:val="300"/>
          <w:jc w:val="center"/>
        </w:trPr>
        <w:tc>
          <w:tcPr>
            <w:tcW w:w="4422" w:type="dxa"/>
            <w:noWrap/>
            <w:vAlign w:val="center"/>
          </w:tcPr>
          <w:p w14:paraId="7FA06178" w14:textId="7A8A4E91" w:rsidR="000B662B" w:rsidRDefault="000B662B" w:rsidP="000B662B">
            <w:pPr>
              <w:keepNext/>
              <w:keepLines/>
              <w:jc w:val="center"/>
            </w:pPr>
            <w:r>
              <w:t>Over-segmentation False Positive Volume (cc)</w:t>
            </w:r>
          </w:p>
        </w:tc>
        <w:tc>
          <w:tcPr>
            <w:tcW w:w="1011" w:type="dxa"/>
            <w:noWrap/>
            <w:vAlign w:val="center"/>
          </w:tcPr>
          <w:p w14:paraId="46C82EE8" w14:textId="39E6B2C8" w:rsidR="000B662B" w:rsidRDefault="000B662B" w:rsidP="000B662B">
            <w:pPr>
              <w:keepNext/>
              <w:keepLines/>
              <w:jc w:val="center"/>
            </w:pPr>
            <w:r>
              <w:t>3.7</w:t>
            </w:r>
          </w:p>
        </w:tc>
        <w:tc>
          <w:tcPr>
            <w:tcW w:w="716" w:type="dxa"/>
            <w:noWrap/>
            <w:vAlign w:val="center"/>
          </w:tcPr>
          <w:p w14:paraId="08BC4CEE" w14:textId="7EB72970" w:rsidR="000B662B" w:rsidRDefault="000B662B" w:rsidP="000B662B">
            <w:pPr>
              <w:keepNext/>
              <w:keepLines/>
              <w:jc w:val="center"/>
            </w:pPr>
            <w:r>
              <w:t>0.03</w:t>
            </w:r>
          </w:p>
        </w:tc>
        <w:tc>
          <w:tcPr>
            <w:tcW w:w="716" w:type="dxa"/>
            <w:noWrap/>
            <w:vAlign w:val="center"/>
          </w:tcPr>
          <w:p w14:paraId="3AE00759" w14:textId="32EF5AE8" w:rsidR="000B662B" w:rsidRDefault="000B662B" w:rsidP="000B662B">
            <w:pPr>
              <w:keepNext/>
              <w:keepLines/>
              <w:jc w:val="center"/>
            </w:pPr>
            <w:r>
              <w:t>236</w:t>
            </w:r>
          </w:p>
        </w:tc>
        <w:tc>
          <w:tcPr>
            <w:tcW w:w="2041" w:type="dxa"/>
            <w:noWrap/>
            <w:vAlign w:val="center"/>
          </w:tcPr>
          <w:p w14:paraId="3F86C6B6" w14:textId="33BE9AF2" w:rsidR="000B662B" w:rsidRDefault="000B662B" w:rsidP="000B662B">
            <w:pPr>
              <w:keepNext/>
              <w:keepLines/>
              <w:jc w:val="center"/>
            </w:pPr>
            <w:r>
              <w:t>58.21</w:t>
            </w:r>
          </w:p>
        </w:tc>
      </w:tr>
    </w:tbl>
    <w:p w14:paraId="594CDAAD" w14:textId="77777777" w:rsidR="000709B7" w:rsidRDefault="000709B7" w:rsidP="00E170A7"/>
    <w:p w14:paraId="3EAF5678" w14:textId="24ED9206" w:rsidR="000709B7" w:rsidRDefault="000709B7" w:rsidP="000709B7">
      <w:r>
        <w:t>The false positive volume of 236cc was a patient with a large tumor</w:t>
      </w:r>
      <w:r w:rsidR="00E463E4">
        <w:t xml:space="preserve"> volume</w:t>
      </w:r>
      <w:r>
        <w:t xml:space="preserve"> (1035cc), where even small amounts of over-segmentations resulted in large false-positive volume, Supplementary Figure xxx.</w:t>
      </w:r>
      <w:r w:rsidR="00E463E4">
        <w:t xml:space="preserve"> Proposition: Figure X (supplementary) illustrates the patient with the maximum FP volume (236cc) due to having a large disease volume (1035cc). For this case, the proposed model predicted a slightly over-segmented disease delineation that resulted in a large FP volume.</w:t>
      </w:r>
    </w:p>
    <w:p w14:paraId="31A69517" w14:textId="77777777" w:rsidR="000709B7" w:rsidRDefault="000709B7" w:rsidP="000709B7">
      <w:pPr>
        <w:keepNext/>
      </w:pPr>
      <w:r>
        <w:rPr>
          <w:noProof/>
        </w:rPr>
        <w:lastRenderedPageBreak/>
        <w:drawing>
          <wp:inline distT="0" distB="0" distL="0" distR="0" wp14:anchorId="72F3294C" wp14:editId="145E17B8">
            <wp:extent cx="6200811" cy="310896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01613" cy="3109362"/>
                    </a:xfrm>
                    <a:prstGeom prst="rect">
                      <a:avLst/>
                    </a:prstGeom>
                    <a:noFill/>
                  </pic:spPr>
                </pic:pic>
              </a:graphicData>
            </a:graphic>
          </wp:inline>
        </w:drawing>
      </w:r>
    </w:p>
    <w:p w14:paraId="7E5B036B" w14:textId="168BE649" w:rsidR="000709B7" w:rsidRPr="00FD39FE" w:rsidRDefault="000709B7" w:rsidP="000709B7">
      <w:pPr>
        <w:pStyle w:val="Caption"/>
      </w:pPr>
      <w:commentRangeStart w:id="36"/>
      <w:r>
        <w:t xml:space="preserve">Supplementary Figure </w:t>
      </w:r>
      <w:fldSimple w:instr=" SEQ Figure \* ARABIC ">
        <w:r>
          <w:rPr>
            <w:noProof/>
          </w:rPr>
          <w:t>9</w:t>
        </w:r>
      </w:fldSimple>
      <w:r>
        <w:t xml:space="preserve">: (Left) </w:t>
      </w:r>
      <w:r w:rsidR="005062C7">
        <w:t>Liver of a patient showing a large tumor volume</w:t>
      </w:r>
      <w:r>
        <w:t xml:space="preserve">. (Right) </w:t>
      </w:r>
      <w:r w:rsidR="005062C7">
        <w:t>Segmentation of the predicted (white) and ground-truth (red) tumor volume</w:t>
      </w:r>
      <w:r>
        <w:t>.</w:t>
      </w:r>
      <w:commentRangeEnd w:id="36"/>
      <w:r w:rsidR="005062C7">
        <w:rPr>
          <w:rStyle w:val="CommentReference"/>
          <w:i w:val="0"/>
          <w:iCs w:val="0"/>
          <w:color w:val="auto"/>
        </w:rPr>
        <w:commentReference w:id="36"/>
      </w:r>
    </w:p>
    <w:p w14:paraId="5BEF4968" w14:textId="77777777" w:rsidR="003B7AC4" w:rsidRDefault="003B7AC4" w:rsidP="006F075F">
      <w:pPr>
        <w:pStyle w:val="Heading3"/>
      </w:pPr>
      <w:commentRangeStart w:id="37"/>
      <w:r>
        <w:t>Institutional Data</w:t>
      </w:r>
      <w:commentRangeEnd w:id="37"/>
      <w:r w:rsidR="006164A1">
        <w:rPr>
          <w:rStyle w:val="CommentReference"/>
          <w:rFonts w:asciiTheme="minorHAnsi" w:eastAsiaTheme="minorHAnsi" w:hAnsiTheme="minorHAnsi" w:cstheme="minorBidi"/>
          <w:color w:val="auto"/>
        </w:rPr>
        <w:commentReference w:id="37"/>
      </w:r>
    </w:p>
    <w:p w14:paraId="05DFFEF7" w14:textId="100E3D63" w:rsidR="006F075F" w:rsidRDefault="006F075F" w:rsidP="006F075F">
      <w:r>
        <w:t xml:space="preserve">For the pre-treatment CECT identifying disease sites (n=18), the average (min, max) DSC was 0.79 (0.60, 0.90). For the post-treatment CECT identifying ablation zone (n=12), the average (min, max) DSC was 0.75 (0.25, 0.89). </w:t>
      </w:r>
      <w:r w:rsidR="008B0A44">
        <w:t xml:space="preserve"> </w:t>
      </w:r>
      <w:r w:rsidR="006164A1">
        <w:t xml:space="preserve">A total of </w:t>
      </w:r>
      <w:r w:rsidR="001A0611">
        <w:t>87</w:t>
      </w:r>
      <w:r w:rsidR="008B0A44">
        <w:t>%</w:t>
      </w:r>
      <w:r w:rsidR="00633940">
        <w:t xml:space="preserve"> (26/30)</w:t>
      </w:r>
      <w:r w:rsidR="008B0A44">
        <w:t xml:space="preserve"> of the cases had a DSC greater than 0.</w:t>
      </w:r>
      <w:r w:rsidR="001A0611">
        <w:t>74</w:t>
      </w:r>
      <w:r w:rsidR="008B0A44">
        <w:t xml:space="preserve">, </w:t>
      </w:r>
      <w:commentRangeStart w:id="38"/>
      <w:r w:rsidR="001A0611">
        <w:t xml:space="preserve">where </w:t>
      </w:r>
      <w:r w:rsidR="008B0A44">
        <w:t xml:space="preserve">the typical inter-observer variability </w:t>
      </w:r>
      <w:r w:rsidR="001A0611">
        <w:t xml:space="preserve">is 0.76 </w:t>
      </w:r>
      <w:r w:rsidR="008B0A44">
        <w:t>into contouring</w:t>
      </w:r>
      <w:r w:rsidR="00BB0880">
        <w:t xml:space="preserve"> disease</w:t>
      </w:r>
      <w:r w:rsidR="008B0A44">
        <w:t xml:space="preserve"> structures</w:t>
      </w:r>
      <w:r w:rsidR="001A0611">
        <w:t xml:space="preserve"> </w:t>
      </w:r>
      <w:r w:rsidR="00BB0880">
        <w:fldChar w:fldCharType="begin" w:fldLock="1"/>
      </w:r>
      <w:r w:rsidR="00BE56D1">
        <w:instrText>ADDIN CSL_CITATION {"citationItems":[{"id":"ITEM-1","itemData":{"DOI":"10.1016/j.radonc.2014.01.026","ISSN":"18790887","PMID":"24631143","abstract":"Purpose To evaluate the application of perfusion CT for gross tumor volume (GTV) delineation for radiotherapy of intrahepatic tumors. Materials and methods 15 radiotherapy patients with confirmed liver tumors underwent contrast enhanced 4D-CT (Philips Brilliance Big-bore) as well as dynamic contrast enhanced (DCE) CT (GE 750HD). Perfusion maps were generated with CT perfusion v5 from GE. Five observers delineated GTVs of all intrahepatic foci on the 4D-CT, time-averaged DCE-CT and perfusion CT for every patient. STAPLE consensus contours were generated. Dice's coefficients were compared between GTVs generated by observers on each image set and the corresponding consensus GTVs. Comparisons were also performed with patients stratified by hepatocellular carcinoma (HCC) metastatic tumors, and by tumor volume. Results Overall, mean Dice's coefficients were 0.81 ± 0.14, 0.84 ± 0.10, and 0.81 ± 0.14 for 4D-CT, DCECT and perfusion. DCE-CT performed significantly better than 4D-CT and perfusion (p = 0.005 and p = 0.01 respectively). For patients with HCC, DCE-CT reduced interobserver variability significantly compared to 4D-CT (Dice's coefficients 0.87 vs. 0.84, p &lt; 0.05). For patients with metastatic disease time-averaged DCE-CT images decreased variability compared to 4D-CT (Dice's coefficient 0.81 vs. 0.76, p &lt; 0.05), especially true for tumors &lt; 100 cc. The smaller tumors results are important to be included here. Conclusions DCE-CT imaging of liver perfusion reduced interobserver variability in GTV delineation for both HCC and metastatic liver tumors. © 2014 Elsevier Ireland Ltd. All rights reserved.","author":[{"dropping-particle":"","family":"Jensen","given":"Nikolaj K.G.","non-dropping-particle":"","parse-names":false,"suffix":""},{"dropping-particle":"","family":"Mulder","given":"Danielle","non-dropping-particle":"","parse-names":false,"suffix":""},{"dropping-particle":"","family":"Lock","given":"Michael","non-dropping-particle":"","parse-names":false,"suffix":""},{"dropping-particle":"","family":"Fisher","given":"Barbara","non-dropping-particle":"","parse-names":false,"suffix":""},{"dropping-particle":"","family":"Zener","given":"Rebecca","non-dropping-particle":"","parse-names":false,"suffix":""},{"dropping-particle":"","family":"Beech","given":"Ben","non-dropping-particle":"","parse-names":false,"suffix":""},{"dropping-particle":"","family":"Kozak","given":"Roman","non-dropping-particle":"","parse-names":false,"suffix":""},{"dropping-particle":"","family":"Chen","given":"Jeff","non-dropping-particle":"","parse-names":false,"suffix":""},{"dropping-particle":"","family":"Lee","given":"Ting Yim","non-dropping-particle":"","parse-names":false,"suffix":""},{"dropping-particle":"","family":"Wong","given":"Eugene","non-dropping-particle":"","parse-names":false,"suffix":""}],"container-title":"Radiotherapy and Oncology","id":"ITEM-1","issue":"1","issued":{"date-parts":[["2014","4","1"]]},"page":"153-157","publisher":"Elsevier Ireland Ltd","title":"Dynamic contrast enhanced CT aiding gross tumor volume delineation of liver tumors: An interobserver variability study","type":"article-journal","volume":"111"},"uris":["http://www.mendeley.com/documents/?uuid=e1eb4627-3e15-3684-8808-44e7e0932b15"]}],"mendeley":{"formattedCitation":"&lt;sup&gt;13&lt;/sup&gt;","plainTextFormattedCitation":"13","previouslyFormattedCitation":"&lt;sup&gt;13&lt;/sup&gt;"},"properties":{"noteIndex":0},"schema":"https://github.com/citation-style-language/schema/raw/master/csl-citation.json"}</w:instrText>
      </w:r>
      <w:r w:rsidR="00BB0880">
        <w:fldChar w:fldCharType="separate"/>
      </w:r>
      <w:r w:rsidR="00BE56D1" w:rsidRPr="00BE56D1">
        <w:rPr>
          <w:noProof/>
          <w:vertAlign w:val="superscript"/>
        </w:rPr>
        <w:t>13</w:t>
      </w:r>
      <w:r w:rsidR="00BB0880">
        <w:fldChar w:fldCharType="end"/>
      </w:r>
      <w:r w:rsidR="008B0A44">
        <w:t>.</w:t>
      </w:r>
      <w:commentRangeEnd w:id="38"/>
      <w:r w:rsidR="00A12ACA">
        <w:rPr>
          <w:rStyle w:val="CommentReference"/>
        </w:rPr>
        <w:commentReference w:id="38"/>
      </w:r>
    </w:p>
    <w:p w14:paraId="67D9D0A5" w14:textId="77777777" w:rsidR="00B52D79" w:rsidRDefault="00B52D79" w:rsidP="00B52D79">
      <w:pPr>
        <w:pStyle w:val="Heading2"/>
      </w:pPr>
      <w:r>
        <w:t>Qualitative</w:t>
      </w:r>
    </w:p>
    <w:p w14:paraId="5DCEAB2F" w14:textId="77777777" w:rsidR="0009769A" w:rsidRPr="0009769A" w:rsidRDefault="0009769A" w:rsidP="0009769A">
      <w:pPr>
        <w:pStyle w:val="Heading3"/>
      </w:pPr>
      <w:r>
        <w:t>Institutional Data</w:t>
      </w:r>
    </w:p>
    <w:p w14:paraId="2A262A27" w14:textId="0A9BE10A" w:rsidR="00B52D79" w:rsidRDefault="006164A1" w:rsidP="00B52D79">
      <w:r>
        <w:t>Table XXX report the Liker scoring results by the two radiologist. T</w:t>
      </w:r>
      <w:r w:rsidR="00B52D79">
        <w:t xml:space="preserve">he </w:t>
      </w:r>
      <w:r w:rsidR="00CA46DF">
        <w:t>average (min, max) Likert score</w:t>
      </w:r>
      <w:r w:rsidR="002832C8">
        <w:t>s</w:t>
      </w:r>
      <w:r w:rsidR="00CA46DF">
        <w:t xml:space="preserve"> for all qualitative patients gross tumor volume</w:t>
      </w:r>
      <w:r w:rsidR="0009769A">
        <w:t>s</w:t>
      </w:r>
      <w:r w:rsidR="00CA46DF">
        <w:t xml:space="preserve"> (n=</w:t>
      </w:r>
      <w:r w:rsidR="0009769A">
        <w:t>18</w:t>
      </w:r>
      <w:r w:rsidR="00CA46DF">
        <w:t xml:space="preserve">) for each radiologist and their combined score was </w:t>
      </w:r>
      <w:r w:rsidR="006971E7">
        <w:t>r</w:t>
      </w:r>
      <w:r w:rsidR="00CA46DF">
        <w:t xml:space="preserve">adiologist </w:t>
      </w:r>
      <w:r w:rsidR="006971E7">
        <w:t>o</w:t>
      </w:r>
      <w:r w:rsidR="00CA46DF">
        <w:t>ne</w:t>
      </w:r>
      <w:r w:rsidR="006971E7">
        <w:t>: 4.63 (</w:t>
      </w:r>
      <w:proofErr w:type="gramStart"/>
      <w:r w:rsidR="006971E7">
        <w:t>3</w:t>
      </w:r>
      <w:proofErr w:type="gramEnd"/>
      <w:r w:rsidR="006971E7">
        <w:t>, 5), r</w:t>
      </w:r>
      <w:r w:rsidR="00CA46DF">
        <w:t xml:space="preserve">adiologist </w:t>
      </w:r>
      <w:r w:rsidR="006971E7">
        <w:t>t</w:t>
      </w:r>
      <w:r w:rsidR="00CA46DF">
        <w:t>wo: 4.80 (4, 5), Combined: 4.71 (3, 5). The average (min, max) Likert</w:t>
      </w:r>
      <w:r w:rsidR="002832C8">
        <w:t xml:space="preserve"> scores</w:t>
      </w:r>
      <w:r w:rsidR="00CA46DF">
        <w:t xml:space="preserve"> for each qualitative patient ablation volume (n=12) for each radi</w:t>
      </w:r>
      <w:r w:rsidR="006971E7">
        <w:t>ologist and their combined was radiologist one: 4.00 (</w:t>
      </w:r>
      <w:proofErr w:type="gramStart"/>
      <w:r w:rsidR="006971E7">
        <w:t>1</w:t>
      </w:r>
      <w:proofErr w:type="gramEnd"/>
      <w:r w:rsidR="006971E7">
        <w:t>, 5), r</w:t>
      </w:r>
      <w:r w:rsidR="00CA46DF">
        <w:t>ad</w:t>
      </w:r>
      <w:r w:rsidR="006971E7">
        <w:t>iologist t</w:t>
      </w:r>
      <w:r w:rsidR="00CA46DF">
        <w:t>wo: 3.77 (1, 5), Combined: 3.88 (1,</w:t>
      </w:r>
      <w:r w:rsidR="00B13A8E">
        <w:t xml:space="preserve"> </w:t>
      </w:r>
      <w:r w:rsidR="00CA46DF">
        <w:t>5).</w:t>
      </w:r>
      <w:r w:rsidR="00997F9A">
        <w:t xml:space="preserve"> 94%</w:t>
      </w:r>
      <w:r w:rsidR="00CF1453">
        <w:t xml:space="preserve"> (17/18)</w:t>
      </w:r>
      <w:r w:rsidR="00997F9A">
        <w:t xml:space="preserve"> of the GTV contours and 75%</w:t>
      </w:r>
      <w:r w:rsidR="00CF1453">
        <w:t xml:space="preserve"> (9/12)</w:t>
      </w:r>
      <w:r w:rsidR="00997F9A">
        <w:t xml:space="preserve"> of the ablation contours </w:t>
      </w:r>
      <w:r w:rsidR="001D33AC">
        <w:t>had</w:t>
      </w:r>
      <w:r w:rsidR="00997F9A">
        <w:t xml:space="preserve"> a Likert score </w:t>
      </w:r>
      <w:r w:rsidR="002832C8">
        <w:t xml:space="preserve">superior to </w:t>
      </w:r>
      <w:proofErr w:type="gramStart"/>
      <w:r w:rsidR="00997F9A">
        <w:t>4</w:t>
      </w:r>
      <w:proofErr w:type="gramEnd"/>
      <w:r w:rsidR="00997F9A">
        <w:t xml:space="preserve"> </w:t>
      </w:r>
      <w:r w:rsidR="00297B2C">
        <w:t>by both radiologists</w:t>
      </w:r>
      <w:r w:rsidR="00997F9A">
        <w:t>.</w:t>
      </w:r>
    </w:p>
    <w:p w14:paraId="2B0929F0" w14:textId="23C985A0" w:rsidR="00B52D79" w:rsidRDefault="002832C8" w:rsidP="00B52D79">
      <w:r>
        <w:t>Figure xxx represents the detailed scoring by the two radiologists on the GTV volume s and ablation zones.</w:t>
      </w:r>
    </w:p>
    <w:p w14:paraId="713CB6B2" w14:textId="77777777" w:rsidR="003B20C3" w:rsidRDefault="003B20C3" w:rsidP="003B20C3">
      <w:pPr>
        <w:keepNext/>
      </w:pPr>
      <w:r>
        <w:rPr>
          <w:noProof/>
        </w:rPr>
        <w:lastRenderedPageBreak/>
        <w:drawing>
          <wp:inline distT="0" distB="0" distL="0" distR="0" wp14:anchorId="7D54A3E1" wp14:editId="26FC5842">
            <wp:extent cx="5370478" cy="5772647"/>
            <wp:effectExtent l="0" t="0" r="0"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75954" cy="5778534"/>
                    </a:xfrm>
                    <a:prstGeom prst="rect">
                      <a:avLst/>
                    </a:prstGeom>
                    <a:noFill/>
                  </pic:spPr>
                </pic:pic>
              </a:graphicData>
            </a:graphic>
          </wp:inline>
        </w:drawing>
      </w:r>
    </w:p>
    <w:p w14:paraId="3FFE8150" w14:textId="636C8583" w:rsidR="00B52D79" w:rsidRDefault="003B20C3" w:rsidP="003B20C3">
      <w:pPr>
        <w:pStyle w:val="Caption"/>
      </w:pPr>
      <w:r>
        <w:t xml:space="preserve">Figure </w:t>
      </w:r>
      <w:fldSimple w:instr=" SEQ Figure \* ARABIC ">
        <w:r w:rsidR="000709B7">
          <w:rPr>
            <w:noProof/>
          </w:rPr>
          <w:t>10</w:t>
        </w:r>
      </w:fldSimple>
      <w:r>
        <w:t>:</w:t>
      </w:r>
      <w:r w:rsidRPr="003B20C3">
        <w:t xml:space="preserve"> </w:t>
      </w:r>
      <w:r>
        <w:t xml:space="preserve">(Top) Likert </w:t>
      </w:r>
      <w:proofErr w:type="gramStart"/>
      <w:r>
        <w:t>Score</w:t>
      </w:r>
      <w:proofErr w:type="gramEnd"/>
      <w:r>
        <w:t xml:space="preserve"> </w:t>
      </w:r>
      <w:r w:rsidR="00205795">
        <w:t xml:space="preserve">by </w:t>
      </w:r>
      <w:r>
        <w:t xml:space="preserve">each radiologist </w:t>
      </w:r>
      <w:r w:rsidR="00205795">
        <w:t xml:space="preserve">for </w:t>
      </w:r>
      <w:r>
        <w:t xml:space="preserve">each disease site. (Bottom) Likert Score </w:t>
      </w:r>
      <w:r w:rsidR="00205795">
        <w:t xml:space="preserve">by </w:t>
      </w:r>
      <w:r>
        <w:t xml:space="preserve">each radiologist </w:t>
      </w:r>
      <w:r w:rsidR="00205795">
        <w:t xml:space="preserve">for </w:t>
      </w:r>
      <w:r>
        <w:t xml:space="preserve">each ablation site. </w:t>
      </w:r>
      <w:commentRangeStart w:id="39"/>
      <w:r>
        <w:t>A higher value is associated with a better contour</w:t>
      </w:r>
      <w:r w:rsidR="0002050A">
        <w:t>.</w:t>
      </w:r>
      <w:commentRangeEnd w:id="39"/>
      <w:r w:rsidR="00205795">
        <w:rPr>
          <w:rStyle w:val="CommentReference"/>
          <w:i w:val="0"/>
          <w:iCs w:val="0"/>
          <w:color w:val="auto"/>
        </w:rPr>
        <w:commentReference w:id="39"/>
      </w:r>
    </w:p>
    <w:p w14:paraId="61C6001A" w14:textId="319A093F" w:rsidR="0002050A" w:rsidRPr="0002050A" w:rsidRDefault="00205795" w:rsidP="0002050A">
      <w:pPr>
        <w:sectPr w:rsidR="0002050A" w:rsidRPr="0002050A">
          <w:pgSz w:w="12240" w:h="15840"/>
          <w:pgMar w:top="1440" w:right="1440" w:bottom="1440" w:left="1440" w:header="720" w:footer="720" w:gutter="0"/>
          <w:cols w:space="720"/>
          <w:docGrid w:linePitch="360"/>
        </w:sectPr>
      </w:pPr>
      <w:r>
        <w:t xml:space="preserve">Figure xxx (supplementary material) illustrates the two cases with a Likert score of less than </w:t>
      </w:r>
      <w:proofErr w:type="gramStart"/>
      <w:r>
        <w:t>4</w:t>
      </w:r>
      <w:proofErr w:type="gramEnd"/>
      <w:r>
        <w:t xml:space="preserve">. </w:t>
      </w:r>
      <w:commentRangeStart w:id="40"/>
      <w:r w:rsidR="0002050A">
        <w:t xml:space="preserve">The top image shows the segmentation of the ablation zone with a Likert score of </w:t>
      </w:r>
      <w:proofErr w:type="gramStart"/>
      <w:r w:rsidR="0002050A">
        <w:t>1</w:t>
      </w:r>
      <w:proofErr w:type="gramEnd"/>
      <w:r w:rsidR="0002050A">
        <w:t xml:space="preserve"> and was the lowest DSC score on the institutional ablation data. The bottom image shows the segmentation of the ablation zone with Likert score of </w:t>
      </w:r>
      <w:proofErr w:type="gramStart"/>
      <w:r w:rsidR="0002050A">
        <w:t>3</w:t>
      </w:r>
      <w:proofErr w:type="gramEnd"/>
      <w:r w:rsidR="0002050A">
        <w:t>.</w:t>
      </w:r>
      <w:commentRangeEnd w:id="40"/>
      <w:r>
        <w:rPr>
          <w:rStyle w:val="CommentReference"/>
        </w:rPr>
        <w:commentReference w:id="40"/>
      </w:r>
    </w:p>
    <w:p w14:paraId="71CB3FA9" w14:textId="77777777" w:rsidR="005757A3" w:rsidRDefault="005757A3" w:rsidP="005757A3">
      <w:pPr>
        <w:pStyle w:val="Heading1"/>
      </w:pPr>
      <w:commentRangeStart w:id="41"/>
      <w:r>
        <w:lastRenderedPageBreak/>
        <w:t>Discussion</w:t>
      </w:r>
      <w:commentRangeEnd w:id="41"/>
      <w:r w:rsidR="00205795">
        <w:rPr>
          <w:rStyle w:val="CommentReference"/>
          <w:rFonts w:asciiTheme="minorHAnsi" w:eastAsiaTheme="minorHAnsi" w:hAnsiTheme="minorHAnsi" w:cstheme="minorBidi"/>
          <w:color w:val="auto"/>
        </w:rPr>
        <w:commentReference w:id="41"/>
      </w:r>
    </w:p>
    <w:p w14:paraId="0769D30A" w14:textId="46FCD511" w:rsidR="00403483" w:rsidRDefault="00403483" w:rsidP="001D0C8B">
      <w:proofErr w:type="gramStart"/>
      <w:r>
        <w:t>Our work is highly inno</w:t>
      </w:r>
      <w:r w:rsidR="00021A8C">
        <w:t xml:space="preserve">vative for two reasons: 1) the </w:t>
      </w:r>
      <w:proofErr w:type="spellStart"/>
      <w:r w:rsidR="00021A8C">
        <w:t>D</w:t>
      </w:r>
      <w:r>
        <w:t>ensenet</w:t>
      </w:r>
      <w:proofErr w:type="spellEnd"/>
      <w:r>
        <w:t xml:space="preserve"> model architecture, an</w:t>
      </w:r>
      <w:r w:rsidR="00687B5B">
        <w:t xml:space="preserve">d 2) the training of the model, the result of which is a model with 100% sensitivity on disease sites greater than 2cc, and a qualitative Likert score of 4 out of 5 </w:t>
      </w:r>
      <w:r w:rsidR="00464AAF">
        <w:t xml:space="preserve">(or greater) </w:t>
      </w:r>
      <w:r w:rsidR="00687B5B">
        <w:t>for 94% of the disease contours a</w:t>
      </w:r>
      <w:r w:rsidR="00566B0B">
        <w:t>nd 75% of the ablation contours in &lt; 30 seconds.</w:t>
      </w:r>
      <w:proofErr w:type="gramEnd"/>
    </w:p>
    <w:p w14:paraId="10F5EA1F" w14:textId="05A0B6F0" w:rsidR="00112AA5" w:rsidRDefault="00112AA5" w:rsidP="001D0C8B">
      <w:r w:rsidRPr="00112AA5">
        <w:t xml:space="preserve">In this study, we proposed a </w:t>
      </w:r>
      <w:proofErr w:type="spellStart"/>
      <w:r w:rsidRPr="00112AA5">
        <w:t>DenseNet</w:t>
      </w:r>
      <w:proofErr w:type="spellEnd"/>
      <w:r w:rsidRPr="00112AA5">
        <w:t xml:space="preserve"> model architecture for the segmentation of the disease sites and ablation area</w:t>
      </w:r>
      <w:r>
        <w:t>s</w:t>
      </w:r>
      <w:r w:rsidRPr="00112AA5">
        <w:t xml:space="preserve"> in the context of colorectal cancer metastasis in the liver treated with ablation therapy. The results showed, both on open-access and institutional data, that the model was able to segment the disease and ablation margin</w:t>
      </w:r>
      <w:r w:rsidR="00021A8C">
        <w:t xml:space="preserve"> usefully, 87% (26/30) of the cases had a DSC greater than 0.74</w:t>
      </w:r>
      <w:r w:rsidRPr="00112AA5">
        <w:t xml:space="preserve">. </w:t>
      </w:r>
      <w:r w:rsidR="00021A8C">
        <w:t>T</w:t>
      </w:r>
      <w:r w:rsidRPr="00112AA5">
        <w:t xml:space="preserve">he model </w:t>
      </w:r>
      <w:proofErr w:type="gramStart"/>
      <w:r w:rsidRPr="00112AA5">
        <w:t>was further evaluated</w:t>
      </w:r>
      <w:proofErr w:type="gramEnd"/>
      <w:r w:rsidRPr="00112AA5">
        <w:t xml:space="preserve"> using the Likert scoring method by two </w:t>
      </w:r>
      <w:r w:rsidR="0051477F">
        <w:t xml:space="preserve">board </w:t>
      </w:r>
      <w:r w:rsidRPr="00112AA5">
        <w:t xml:space="preserve">certified </w:t>
      </w:r>
      <w:r w:rsidR="0051477F">
        <w:t>r</w:t>
      </w:r>
      <w:r w:rsidRPr="00112AA5">
        <w:t>adiologists (XXX</w:t>
      </w:r>
      <w:r w:rsidR="0051477F">
        <w:t>, interventional radiologist</w:t>
      </w:r>
      <w:r w:rsidRPr="00112AA5">
        <w:t xml:space="preserve"> and YYY</w:t>
      </w:r>
      <w:r w:rsidR="0051477F">
        <w:t>, diagnostic radiologist</w:t>
      </w:r>
      <w:r w:rsidRPr="00112AA5">
        <w:t>)</w:t>
      </w:r>
      <w:r w:rsidR="00021A8C">
        <w:t>, with scores greater than or equal</w:t>
      </w:r>
      <w:r w:rsidR="00021A8C" w:rsidRPr="00112AA5">
        <w:t xml:space="preserve"> to 4</w:t>
      </w:r>
      <w:r w:rsidR="00021A8C">
        <w:t xml:space="preserve"> out of 5</w:t>
      </w:r>
      <w:r w:rsidR="00021A8C" w:rsidRPr="00112AA5">
        <w:t xml:space="preserve"> for 94%</w:t>
      </w:r>
      <w:r w:rsidR="00021A8C">
        <w:t xml:space="preserve"> (17/18)</w:t>
      </w:r>
      <w:r w:rsidR="00021A8C" w:rsidRPr="00112AA5">
        <w:t xml:space="preserve"> </w:t>
      </w:r>
      <w:r w:rsidR="00021A8C">
        <w:t xml:space="preserve">of the disease </w:t>
      </w:r>
      <w:r w:rsidR="00021A8C" w:rsidRPr="00112AA5">
        <w:t>and 75%</w:t>
      </w:r>
      <w:r w:rsidR="00021A8C">
        <w:t xml:space="preserve"> (9/12)</w:t>
      </w:r>
      <w:r w:rsidR="00021A8C" w:rsidRPr="00112AA5">
        <w:t xml:space="preserve"> of the ablation segmentations</w:t>
      </w:r>
      <w:r w:rsidRPr="00112AA5">
        <w:t xml:space="preserve">. Our work is highly innovative in regard of the proposed </w:t>
      </w:r>
      <w:proofErr w:type="spellStart"/>
      <w:r w:rsidRPr="00112AA5">
        <w:t>DenseNet</w:t>
      </w:r>
      <w:proofErr w:type="spellEnd"/>
      <w:r w:rsidRPr="00112AA5">
        <w:t xml:space="preserve"> model architecture (</w:t>
      </w:r>
      <w:r w:rsidR="00021A8C">
        <w:t>elaborated below</w:t>
      </w:r>
      <w:r w:rsidRPr="00112AA5">
        <w:t>) and the training workflow (</w:t>
      </w:r>
      <w:r w:rsidR="00021A8C">
        <w:t>elaborated below</w:t>
      </w:r>
      <w:r w:rsidRPr="00112AA5">
        <w:t xml:space="preserve">). The whole process </w:t>
      </w:r>
      <w:proofErr w:type="gramStart"/>
      <w:r w:rsidRPr="00112AA5">
        <w:t>was implemented</w:t>
      </w:r>
      <w:proofErr w:type="gramEnd"/>
      <w:r w:rsidRPr="00112AA5">
        <w:t xml:space="preserve"> in a treatment planning system (</w:t>
      </w:r>
      <w:proofErr w:type="spellStart"/>
      <w:r w:rsidRPr="00112AA5">
        <w:t>RayStation</w:t>
      </w:r>
      <w:proofErr w:type="spellEnd"/>
      <w:r w:rsidRPr="00112AA5">
        <w:t xml:space="preserve"> 9B</w:t>
      </w:r>
      <w:r>
        <w:t xml:space="preserve">, </w:t>
      </w:r>
      <w:proofErr w:type="spellStart"/>
      <w:r>
        <w:t>RaySearch</w:t>
      </w:r>
      <w:proofErr w:type="spellEnd"/>
      <w:r>
        <w:t xml:space="preserve"> Laboratories, Sweden</w:t>
      </w:r>
      <w:r w:rsidRPr="00112AA5">
        <w:t>) and was able to perform the segmentation</w:t>
      </w:r>
      <w:r>
        <w:t>s</w:t>
      </w:r>
      <w:r w:rsidRPr="00112AA5">
        <w:t xml:space="preserve"> in less than 30s, making it </w:t>
      </w:r>
      <w:r>
        <w:t xml:space="preserve">highly </w:t>
      </w:r>
      <w:r w:rsidRPr="00112AA5">
        <w:t xml:space="preserve">suitable for </w:t>
      </w:r>
      <w:r w:rsidR="00021A8C">
        <w:t>clinical use</w:t>
      </w:r>
      <w:r w:rsidRPr="00112AA5">
        <w:t>.</w:t>
      </w:r>
    </w:p>
    <w:p w14:paraId="2E5AEB17" w14:textId="13872A47" w:rsidR="00403483" w:rsidRDefault="00403483" w:rsidP="00E170A7">
      <w:pPr>
        <w:pStyle w:val="Heading2"/>
      </w:pPr>
      <w:r>
        <w:t>Innovations</w:t>
      </w:r>
    </w:p>
    <w:p w14:paraId="6D32D89D" w14:textId="0516F0E1" w:rsidR="00403483" w:rsidRDefault="00403483" w:rsidP="00E170A7">
      <w:pPr>
        <w:pStyle w:val="Heading3"/>
      </w:pPr>
      <w:proofErr w:type="spellStart"/>
      <w:r>
        <w:t>Densenet</w:t>
      </w:r>
      <w:proofErr w:type="spellEnd"/>
      <w:r>
        <w:t xml:space="preserve"> Architecture</w:t>
      </w:r>
    </w:p>
    <w:p w14:paraId="517AAE23" w14:textId="209FEAAA" w:rsidR="00112AA5" w:rsidRDefault="00112AA5" w:rsidP="001D0C8B">
      <w:r>
        <w:t xml:space="preserve">The proposed </w:t>
      </w:r>
      <w:proofErr w:type="spellStart"/>
      <w:r>
        <w:t>DenseNet</w:t>
      </w:r>
      <w:proofErr w:type="spellEnd"/>
      <w:r>
        <w:t xml:space="preserve"> architecture in this study differs by connecting all convolutional layers within the </w:t>
      </w:r>
      <w:commentRangeStart w:id="42"/>
      <w:r>
        <w:t>convolution blocks and between the encoding to the decoding parts</w:t>
      </w:r>
      <w:commentRangeEnd w:id="42"/>
      <w:r>
        <w:rPr>
          <w:rStyle w:val="CommentReference"/>
        </w:rPr>
        <w:commentReference w:id="42"/>
      </w:r>
      <w:r>
        <w:t>. Previous published studies proposed similar architectures focused only on dense connections within a single convolutional block</w:t>
      </w:r>
      <w:r>
        <w:fldChar w:fldCharType="begin" w:fldLock="1"/>
      </w:r>
      <w:r w:rsidR="00BE56D1">
        <w:instrText>ADDIN CSL_CITATION {"citationItems":[{"id":"ITEM-1","itemData":{"abstract":"State-of-the-art approaches for semantic image segmen-tation are built on Convolutional Neural Networks (CNNs). The typical segmentation architecture is composed of (a) a downsampling path responsible for extracting coarse semantic features, followed by (b) an upsampling path trained to recover the input image resolution at the output of the model and, optionally, (c) a post-processing module (e.g. Conditional Random Fields) to refine the model predictions. Recently, a new CNN architecture, Densely Connected Convolutional Networks (DenseNets), has shown excellent results on image classification tasks. The idea of DenseNets is based on the observation that if each layer is directly connected to every other layer in a feed-forward fashion then the network will be more accurate and easier to train. In this paper, we extend DenseNets to deal with the problem of semantic segmentation. We achieve state-of-the-art results on urban scene benchmark datasets such as CamVid and Gatech, without any further post-processing module nor pretraining. Moreover, due to smart construction of the model, our approach has much less parameters than currently published best entries for these datasets. Code to reproduce the experiments is publicly available here : https://github.com/SimJeg/FC-DenseNet","author":[{"dropping-particle":"","family":"Jégou","given":"Simon","non-dropping-particle":"","parse-names":false,"suffix":""},{"dropping-particle":"","family":"Drozdzal","given":"Michal","non-dropping-particle":"","parse-names":false,"suffix":""},{"dropping-particle":"","family":"Vazquez","given":"David","non-dropping-particle":"","parse-names":false,"suffix":""},{"dropping-particle":"","family":"Romero","given":"Adriana","non-dropping-particle":"","parse-names":false,"suffix":""},{"dropping-particle":"","family":"Bengio","given":"Yoshua","non-dropping-particle":"","parse-names":false,"suffix":""}],"id":"ITEM-1","issued":{"date-parts":[["0"]]},"title":"The One Hundred Layers Tiramisu: Fully Convolutional DenseNets for Semantic Segmentation","type":"report"},"uris":["http://www.mendeley.com/documents/?uuid=5d95c4ff-db32-3af1-ad0a-5b64e8e8d4f3"]},{"id":"ITEM-2","itemData":{"DOI":"10.1155/2019/8415485","ISSN":"20402309","PMID":"30774849","abstract":"Breast tumor segmentation plays a crucial role in subsequent disease diagnosis, and most algorithms need interactive prior to firstly locate tumors and perform segmentation based on tumor-centric candidates. In this paper, we propose a fully convolutional network to achieve automatic segmentation of breast tumor in an end-to-end manner. Considering the diversity of shape and size for malignant tumors in the digital mammograms, we introduce multiscale image information into the fully convolutional dense network architecture to improve the segmentation precision. Multiple sampling rates of atrous convolution are concatenated to acquire different field-of-views of image features without adding additional number of parameters to avoid over fitting. Weighted loss function is also employed during training according to the proportion of the tumor pixels in the entire image, in order to weaken unbalanced classes problem. Qualitative and quantitative comparisons demonstrate that the proposed algorithm can achieve automatic tumor segmentation and has high segmentation precision for various size and shapes of tumor images without preprocessing and postprocessing.","author":[{"dropping-particle":"","family":"Hai","given":"Jinjin","non-dropping-particle":"","parse-names":false,"suffix":""},{"dropping-particle":"","family":"Qiao","given":"Kai","non-dropping-particle":"","parse-names":false,"suffix":""},{"dropping-particle":"","family":"Chen","given":"Jian","non-dropping-particle":"","parse-names":false,"suffix":""},{"dropping-particle":"","family":"Tan","given":"Hongna","non-dropping-particle":"","parse-names":false,"suffix":""},{"dropping-particle":"","family":"Xu","given":"Jingbo","non-dropping-particle":"","parse-names":false,"suffix":""},{"dropping-particle":"","family":"Zeng","given":"Lei","non-dropping-particle":"","parse-names":false,"suffix":""},{"dropping-particle":"","family":"Shi","given":"Dapeng","non-dropping-particle":"","parse-names":false,"suffix":""},{"dropping-particle":"","family":"Yan","given":"Bin","non-dropping-particle":"","parse-names":false,"suffix":""}],"container-title":"Journal of Healthcare Engineering","id":"ITEM-2","issued":{"date-parts":[["2019"]]},"publisher":"Hindawi Limited","title":"Fully convolutional densenet with multiscale context for automated breast tumor segmentation","type":"article-journal","volume":"2019"},"uris":["http://www.mendeley.com/documents/?uuid=9caf902e-1fd1-355b-9c4f-fd188e8709e4"]},{"id":"ITEM-3","itemData":{"DOI":"10.1007/s11042-019-7430-x","ISSN":"15737721","abstract":"In recent years, semantic segmentation has become one of the most active tasks of the computer vision field. Its goal is to group image pixels into semantically meaningful regions. Deep learning methods, in particular those who use convolutional neural network (CNN), have shown a big success for the semantic segmentation task. In this paper, we will introduce a semantic segmentation system using a reinforced fully convolutional densenet with multiscale kernel prediction method. Our main contribution is to build an encoder-decoder based architecture where we increase the width of dense block in the encoder part by conducting recurrent connections inside the dense block. The resulting network structure is called wider dense block where each dense block takes not only the output of the previous layer but also the initial input of the dense block. These recurrent structure emulates the human brain system and helps to strengthen the extraction of the target features. As a result, our network becomes deeper and wider with no additional parameters used because of weights sharing. Moreover, a multiscale convolutional layer has been conducted after the last dense block of the decoder part to perform model averaging over different spatial scales and to provide a more flexible method. This proposed method has been evaluated on two semantic segmentation benchmarks: CamVid and Cityscapes. Our method outperforms many recent works from the state of the art.","author":[{"dropping-particle":"","family":"Brahimi","given":"Sourour","non-dropping-particle":"","parse-names":false,"suffix":""},{"dropping-particle":"","family":"Aoun","given":"Najib","non-dropping-particle":"Ben","parse-names":false,"suffix":""},{"dropping-particle":"","family":"Benoit","given":"Alexandre","non-dropping-particle":"","parse-names":false,"suffix":""},{"dropping-particle":"","family":"Lambert","given":"Patrick","non-dropping-particle":"","parse-names":false,"suffix":""},{"dropping-particle":"","family":"Amar","given":"Chokri","non-dropping-particle":"Ben","parse-names":false,"suffix":""}],"container-title":"Multimedia Tools and Applications","id":"ITEM-3","issue":"15","issued":{"date-parts":[["2019","8","15"]]},"page":"22077-22098","publisher":"Springer New York LLC","title":"Semantic segmentation using reinforced fully convolutional densenet with multiscale kernel","type":"article-journal","volume":"78"},"uris":["http://www.mendeley.com/documents/?uuid=aa9da007-c39c-38c3-a741-af8d83b4fa4c"]}],"mendeley":{"formattedCitation":"&lt;sup&gt;14–16&lt;/sup&gt;","plainTextFormattedCitation":"14–16","previouslyFormattedCitation":"&lt;sup&gt;14–16&lt;/sup&gt;"},"properties":{"noteIndex":0},"schema":"https://github.com/citation-style-language/schema/raw/master/csl-citation.json"}</w:instrText>
      </w:r>
      <w:r>
        <w:fldChar w:fldCharType="separate"/>
      </w:r>
      <w:r w:rsidR="00BE56D1" w:rsidRPr="00BE56D1">
        <w:rPr>
          <w:noProof/>
          <w:vertAlign w:val="superscript"/>
        </w:rPr>
        <w:t>14–16</w:t>
      </w:r>
      <w:r>
        <w:fldChar w:fldCharType="end"/>
      </w:r>
      <w:r w:rsidR="00B402E5">
        <w:t>.</w:t>
      </w:r>
      <w:r>
        <w:t xml:space="preserve"> Our proposed implementation allows the model to receive inputs from every convolution of the same image size across the entire network. </w:t>
      </w:r>
      <w:r w:rsidR="00B402E5">
        <w:t xml:space="preserve">This global passing of convolution layers across the network removes bottlenecks in each convolution block, something </w:t>
      </w:r>
      <w:proofErr w:type="gramStart"/>
      <w:r w:rsidR="00B402E5">
        <w:t>which</w:t>
      </w:r>
      <w:proofErr w:type="gramEnd"/>
      <w:r w:rsidR="00B402E5">
        <w:t xml:space="preserve"> is particularly important with dense connections where convolutions can be re-used. </w:t>
      </w:r>
      <w:r>
        <w:t>The proposed m</w:t>
      </w:r>
      <w:r w:rsidR="00B402E5">
        <w:t xml:space="preserve">odel will be publicly available, </w:t>
      </w:r>
      <w:proofErr w:type="spellStart"/>
      <w:r w:rsidR="00B402E5">
        <w:t>Githublink</w:t>
      </w:r>
      <w:proofErr w:type="spellEnd"/>
      <w:r w:rsidR="00B402E5">
        <w:t>: redacted for anonymization.</w:t>
      </w:r>
    </w:p>
    <w:p w14:paraId="0FFD9D84" w14:textId="0D50552F" w:rsidR="00403483" w:rsidRDefault="00403483" w:rsidP="00E170A7">
      <w:pPr>
        <w:pStyle w:val="Heading3"/>
      </w:pPr>
      <w:r>
        <w:t>Model Training</w:t>
      </w:r>
    </w:p>
    <w:p w14:paraId="6834924D" w14:textId="495A3674" w:rsidR="00687B5B" w:rsidRDefault="00231DAB" w:rsidP="001D0C8B">
      <w:r>
        <w:t xml:space="preserve">Segmentation of </w:t>
      </w:r>
      <w:r w:rsidR="00093FBD">
        <w:t>CRL</w:t>
      </w:r>
      <w:r w:rsidR="00640705">
        <w:t>M</w:t>
      </w:r>
      <w:r w:rsidR="00093FBD">
        <w:t xml:space="preserve"> has </w:t>
      </w:r>
      <w:r w:rsidR="00EE5A60">
        <w:t>historically</w:t>
      </w:r>
      <w:r w:rsidR="00093FBD">
        <w:t xml:space="preserve"> been difficult due to the relatively small size of disease</w:t>
      </w:r>
      <w:r w:rsidR="00147049">
        <w:t xml:space="preserve"> and large search space.</w:t>
      </w:r>
      <w:r w:rsidR="00687B5B">
        <w:t xml:space="preserve"> The extent of disease can vary from patient to patient, with some containing a single lesion and others having multiple lesions. Simple class weighting of disease would </w:t>
      </w:r>
      <w:r w:rsidR="008919DF">
        <w:t>lead to</w:t>
      </w:r>
      <w:r w:rsidR="00687B5B">
        <w:t xml:space="preserve"> favoring training on patients with more disease sites. While model training by breaking up the liver into cubes is not </w:t>
      </w:r>
      <w:commentRangeStart w:id="43"/>
      <w:r w:rsidR="00687B5B">
        <w:t>new</w:t>
      </w:r>
      <w:commentRangeEnd w:id="43"/>
      <w:r w:rsidR="00112AA5">
        <w:rPr>
          <w:rStyle w:val="CommentReference"/>
        </w:rPr>
        <w:commentReference w:id="43"/>
      </w:r>
      <w:r w:rsidR="00687B5B">
        <w:t xml:space="preserve">, our method of splitting up the liver into cubes centered specifically on disease sites ensures that the model learns on a more balanced representation of data. </w:t>
      </w:r>
      <w:r w:rsidR="00B402E5">
        <w:t>The training workflow was designed to allow the model learn from batches that contains cubic images from multiple patients at once, enabling the creation of a more generalized model.</w:t>
      </w:r>
    </w:p>
    <w:p w14:paraId="260BD9B6" w14:textId="144640C9" w:rsidR="00687B5B" w:rsidRDefault="00810645" w:rsidP="00E170A7">
      <w:pPr>
        <w:pStyle w:val="Heading2"/>
      </w:pPr>
      <w:commentRangeStart w:id="44"/>
      <w:r>
        <w:t>General Discussion</w:t>
      </w:r>
      <w:commentRangeEnd w:id="44"/>
      <w:r w:rsidR="003F08A2">
        <w:rPr>
          <w:rStyle w:val="CommentReference"/>
          <w:rFonts w:asciiTheme="minorHAnsi" w:eastAsiaTheme="minorHAnsi" w:hAnsiTheme="minorHAnsi" w:cstheme="minorBidi"/>
          <w:color w:val="auto"/>
        </w:rPr>
        <w:commentReference w:id="44"/>
      </w:r>
      <w:bookmarkStart w:id="45" w:name="_GoBack"/>
      <w:bookmarkEnd w:id="45"/>
    </w:p>
    <w:p w14:paraId="46EDC7A5" w14:textId="360EAF31" w:rsidR="0083644B" w:rsidRDefault="00147049" w:rsidP="0083644B">
      <w:r>
        <w:t xml:space="preserve">While </w:t>
      </w:r>
      <w:r w:rsidR="00B402E5">
        <w:t xml:space="preserve">fully convolutional networks </w:t>
      </w:r>
      <w:r>
        <w:t>have been</w:t>
      </w:r>
      <w:r w:rsidR="003F08A2">
        <w:t xml:space="preserve"> previously</w:t>
      </w:r>
      <w:r>
        <w:t xml:space="preserve"> </w:t>
      </w:r>
      <w:r w:rsidR="003F08A2">
        <w:t xml:space="preserve">investigated for the segmentation of </w:t>
      </w:r>
      <w:r>
        <w:t>CRL</w:t>
      </w:r>
      <w:r w:rsidR="00640705">
        <w:t>M</w:t>
      </w:r>
      <w:r w:rsidR="007F0C25">
        <w:fldChar w:fldCharType="begin" w:fldLock="1"/>
      </w:r>
      <w:r w:rsidR="00D17B88">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4&lt;/sup&gt;","plainTextFormattedCitation":"4","previouslyFormattedCitation":"&lt;sup&gt;4&lt;/sup&gt;"},"properties":{"noteIndex":0},"schema":"https://github.com/citation-style-language/schema/raw/master/csl-citation.json"}</w:instrText>
      </w:r>
      <w:r w:rsidR="007F0C25">
        <w:fldChar w:fldCharType="separate"/>
      </w:r>
      <w:r w:rsidR="00D17B88" w:rsidRPr="00D17B88">
        <w:rPr>
          <w:noProof/>
          <w:vertAlign w:val="superscript"/>
        </w:rPr>
        <w:t>4</w:t>
      </w:r>
      <w:r w:rsidR="007F0C25">
        <w:fldChar w:fldCharType="end"/>
      </w:r>
      <w:r>
        <w:t xml:space="preserve">, </w:t>
      </w:r>
      <w:r w:rsidR="003F08A2">
        <w:t>only a quantitative assessment of the model performance has been reported</w:t>
      </w:r>
      <w:r w:rsidR="0083644B">
        <w:t xml:space="preserve">. The mean </w:t>
      </w:r>
      <w:r w:rsidR="003F08A2">
        <w:t>DSC</w:t>
      </w:r>
      <w:r w:rsidR="00810645">
        <w:t xml:space="preserve"> and sensitivity</w:t>
      </w:r>
      <w:r w:rsidR="0083644B">
        <w:t xml:space="preserve"> of our model was greater than that presented by</w:t>
      </w:r>
      <w:r w:rsidR="00B402E5">
        <w:t xml:space="preserve"> </w:t>
      </w:r>
      <w:proofErr w:type="spellStart"/>
      <w:r w:rsidR="0051477F" w:rsidRPr="0051477F">
        <w:t>Vorontsov</w:t>
      </w:r>
      <w:proofErr w:type="spellEnd"/>
      <w:r w:rsidR="0051477F">
        <w:t xml:space="preserve"> et al</w:t>
      </w:r>
      <w:r w:rsidR="00A94A22">
        <w:fldChar w:fldCharType="begin" w:fldLock="1"/>
      </w:r>
      <w:r w:rsidR="00D17B88">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4&lt;/sup&gt;","plainTextFormattedCitation":"4","previouslyFormattedCitation":"&lt;sup&gt;4&lt;/sup&gt;"},"properties":{"noteIndex":0},"schema":"https://github.com/citation-style-language/schema/raw/master/csl-citation.json"}</w:instrText>
      </w:r>
      <w:r w:rsidR="00A94A22">
        <w:fldChar w:fldCharType="separate"/>
      </w:r>
      <w:r w:rsidR="00D17B88" w:rsidRPr="00D17B88">
        <w:rPr>
          <w:noProof/>
          <w:vertAlign w:val="superscript"/>
        </w:rPr>
        <w:t>4</w:t>
      </w:r>
      <w:r w:rsidR="00A94A22">
        <w:fldChar w:fldCharType="end"/>
      </w:r>
      <w:r w:rsidR="00B402E5">
        <w:t>,</w:t>
      </w:r>
      <w:r w:rsidR="0083644B">
        <w:t xml:space="preserve"> with more test sit</w:t>
      </w:r>
      <w:r w:rsidR="00D17B88">
        <w:t>es for two of the criteria (n=64 vs n=30 for less than 10mm, and n=57 vs n=40 for greater than 20mm</w:t>
      </w:r>
      <w:r w:rsidR="0083644B">
        <w:t>).</w:t>
      </w:r>
      <w:r w:rsidR="00D637CA">
        <w:t xml:space="preserve"> Similar work has also been </w:t>
      </w:r>
      <w:r w:rsidR="003F08A2">
        <w:t xml:space="preserve">reported by </w:t>
      </w:r>
      <w:r w:rsidR="0051477F">
        <w:t>Christ</w:t>
      </w:r>
      <w:r w:rsidR="003F08A2">
        <w:t xml:space="preserve"> et al,</w:t>
      </w:r>
      <w:r w:rsidR="00A94A22">
        <w:fldChar w:fldCharType="begin" w:fldLock="1"/>
      </w:r>
      <w:r w:rsidR="00D17B88">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mendeley":{"formattedCitation":"&lt;sup&gt;3&lt;/sup&gt;","plainTextFormattedCitation":"3","previouslyFormattedCitation":"&lt;sup&gt;3&lt;/sup&gt;"},"properties":{"noteIndex":0},"schema":"https://github.com/citation-style-language/schema/raw/master/csl-citation.json"}</w:instrText>
      </w:r>
      <w:r w:rsidR="00A94A22">
        <w:fldChar w:fldCharType="separate"/>
      </w:r>
      <w:r w:rsidR="00D17B88" w:rsidRPr="00D17B88">
        <w:rPr>
          <w:noProof/>
          <w:vertAlign w:val="superscript"/>
        </w:rPr>
        <w:t>3</w:t>
      </w:r>
      <w:r w:rsidR="00A94A22">
        <w:fldChar w:fldCharType="end"/>
      </w:r>
      <w:r w:rsidR="00D637CA">
        <w:t xml:space="preserve"> however their work focused on primary liver disease.</w:t>
      </w:r>
    </w:p>
    <w:p w14:paraId="37EE17D6" w14:textId="18EA16B5" w:rsidR="00810645" w:rsidRDefault="00112AA5" w:rsidP="00E170A7">
      <w:pPr>
        <w:pStyle w:val="Heading2"/>
      </w:pPr>
      <w:r>
        <w:lastRenderedPageBreak/>
        <w:t>Limitations</w:t>
      </w:r>
    </w:p>
    <w:p w14:paraId="7FD5ED3F" w14:textId="0F30AA09" w:rsidR="003F08A2" w:rsidRDefault="003F08A2" w:rsidP="003F08A2">
      <w:r>
        <w:t xml:space="preserve">Our study has several limitations. The proposed model showed limitation on segmenting small disease site of less than 10 mm </w:t>
      </w:r>
      <w:r w:rsidR="00B402E5">
        <w:t>in diameter</w:t>
      </w:r>
      <w:r>
        <w:t xml:space="preserve"> with a reported </w:t>
      </w:r>
      <w:r w:rsidR="00B402E5">
        <w:t>mean</w:t>
      </w:r>
      <w:r>
        <w:t xml:space="preserve"> sensitivity of 48%. </w:t>
      </w:r>
      <w:r w:rsidR="00E904F6">
        <w:t xml:space="preserve">However, the detectability of disease greater than 10 mm was more satisfactory with a reported sensitivity of 95%. </w:t>
      </w:r>
      <w:commentRangeStart w:id="46"/>
      <w:r w:rsidR="00E904F6">
        <w:t xml:space="preserve">This could be explained by different reasons such as the image resolution and quality. </w:t>
      </w:r>
      <w:commentRangeEnd w:id="46"/>
      <w:r w:rsidR="00E904F6">
        <w:rPr>
          <w:rStyle w:val="CommentReference"/>
        </w:rPr>
        <w:commentReference w:id="46"/>
      </w:r>
    </w:p>
    <w:p w14:paraId="56269DB5" w14:textId="35500E57" w:rsidR="003F08A2" w:rsidRPr="003F08A2" w:rsidRDefault="00E904F6" w:rsidP="00021A8C">
      <w:r>
        <w:t xml:space="preserve">The reported FP volumes could be high for a small over-segmentation of large tumor volume (Figure XXX, supplementary material). In regard of the sensitivity of FP volume metric, the evaluation was enriched with the erroneous FP volume and over-segmentation FP metrics. Furthermore, quality of the predicted segmentations by the proposed </w:t>
      </w:r>
      <w:proofErr w:type="spellStart"/>
      <w:r>
        <w:t>DenseNet</w:t>
      </w:r>
      <w:proofErr w:type="spellEnd"/>
      <w:r>
        <w:t xml:space="preserve"> model was qualitatively assessed by two board certified radiologist</w:t>
      </w:r>
      <w:r w:rsidR="0051477F">
        <w:t>s, both interventional (XXX) and diagnostic (YYY)</w:t>
      </w:r>
      <w:r>
        <w:t xml:space="preserve">. </w:t>
      </w:r>
      <w:commentRangeStart w:id="47"/>
      <w:r>
        <w:t>The reported Liker</w:t>
      </w:r>
      <w:r w:rsidR="00021A8C">
        <w:t>t</w:t>
      </w:r>
      <w:r>
        <w:t xml:space="preserve"> score showed that even for over-segmentation cases, the model had clinical interest for the radiologist.</w:t>
      </w:r>
      <w:commentRangeEnd w:id="47"/>
      <w:r>
        <w:rPr>
          <w:rStyle w:val="CommentReference"/>
        </w:rPr>
        <w:commentReference w:id="47"/>
      </w:r>
    </w:p>
    <w:p w14:paraId="7434BBE5" w14:textId="38075120" w:rsidR="00B402E5" w:rsidRDefault="00E904F6" w:rsidP="00B402E5">
      <w:r>
        <w:t xml:space="preserve">Poor Likert scoring was reported (scored </w:t>
      </w:r>
      <w:proofErr w:type="gramStart"/>
      <w:r>
        <w:t>1</w:t>
      </w:r>
      <w:proofErr w:type="gramEnd"/>
      <w:r>
        <w:t xml:space="preserve"> out of 5</w:t>
      </w:r>
      <w:r w:rsidR="0063792B">
        <w:t xml:space="preserve"> and 3 out of 5</w:t>
      </w:r>
      <w:r>
        <w:t>)</w:t>
      </w:r>
      <w:r w:rsidR="00021A8C">
        <w:t xml:space="preserve"> for </w:t>
      </w:r>
      <w:r w:rsidR="0063792B">
        <w:t>two cases</w:t>
      </w:r>
      <w:r w:rsidR="00B402E5">
        <w:t xml:space="preserve">. These poor segmentation scores </w:t>
      </w:r>
      <w:proofErr w:type="gramStart"/>
      <w:r w:rsidR="00B402E5">
        <w:t>could be explained</w:t>
      </w:r>
      <w:proofErr w:type="gramEnd"/>
      <w:r w:rsidR="00B402E5">
        <w:t xml:space="preserve"> by similarity in intensity between the gallbladder and the ablation zone</w:t>
      </w:r>
      <w:r w:rsidR="0063792B">
        <w:t xml:space="preserve">, and over segmentation of the ablation zone. Both cases </w:t>
      </w:r>
      <w:proofErr w:type="gramStart"/>
      <w:r w:rsidR="0063792B">
        <w:t>are shown</w:t>
      </w:r>
      <w:proofErr w:type="gramEnd"/>
      <w:r w:rsidR="0063792B">
        <w:t xml:space="preserve"> in Supplementary Figure xxx.</w:t>
      </w:r>
    </w:p>
    <w:p w14:paraId="78458327" w14:textId="2E4FAC88" w:rsidR="00FF38F7" w:rsidRDefault="00FF38F7" w:rsidP="0083644B">
      <w:r>
        <w:t xml:space="preserve">The measurement of false positive volume seems highly biased when there are small amounts of over-segmentation on large </w:t>
      </w:r>
      <w:proofErr w:type="gramStart"/>
      <w:r>
        <w:t>tumors</w:t>
      </w:r>
      <w:r w:rsidR="00810645">
        <w:t>,</w:t>
      </w:r>
      <w:proofErr w:type="gramEnd"/>
      <w:r>
        <w:t xml:space="preserve"> this was the rationale for the creation of the </w:t>
      </w:r>
      <w:r w:rsidR="000B662B">
        <w:t>erroneous</w:t>
      </w:r>
      <w:r>
        <w:t xml:space="preserve"> false positive volume</w:t>
      </w:r>
      <w:r w:rsidR="000B662B">
        <w:t xml:space="preserve"> and over-segmentation false positive</w:t>
      </w:r>
      <w:r>
        <w:t xml:space="preserve">. </w:t>
      </w:r>
      <w:r w:rsidR="00810645">
        <w:t>To ensure transparency,</w:t>
      </w:r>
      <w:r>
        <w:t xml:space="preserve"> we include</w:t>
      </w:r>
      <w:r w:rsidR="000B662B">
        <w:t xml:space="preserve"> all three</w:t>
      </w:r>
      <w:r>
        <w:t xml:space="preserve"> and rely on the qualitative assessment to add weight to the quality of the contours.</w:t>
      </w:r>
    </w:p>
    <w:p w14:paraId="0374F1B5" w14:textId="63E5541B" w:rsidR="00810645" w:rsidRDefault="00810645" w:rsidP="00E170A7">
      <w:pPr>
        <w:pStyle w:val="Heading2"/>
      </w:pPr>
      <w:r>
        <w:t>Conclusion</w:t>
      </w:r>
    </w:p>
    <w:p w14:paraId="406251BD" w14:textId="5BE98816" w:rsidR="009555FA" w:rsidRDefault="009555FA" w:rsidP="0083644B">
      <w:r>
        <w:t xml:space="preserve">The proposed </w:t>
      </w:r>
      <w:proofErr w:type="spellStart"/>
      <w:r>
        <w:t>DenseNet</w:t>
      </w:r>
      <w:proofErr w:type="spellEnd"/>
      <w:r>
        <w:t xml:space="preserve"> model was able to provide fast </w:t>
      </w:r>
      <w:r w:rsidR="00B402E5">
        <w:t xml:space="preserve">(&lt;30 seconds) </w:t>
      </w:r>
      <w:r>
        <w:t xml:space="preserve">and accurate colorectal metastasis and ablation cavity segmentations for </w:t>
      </w:r>
      <w:commentRangeStart w:id="48"/>
      <w:r>
        <w:t>CECT</w:t>
      </w:r>
      <w:commentRangeEnd w:id="48"/>
      <w:r>
        <w:rPr>
          <w:rStyle w:val="CommentReference"/>
        </w:rPr>
        <w:commentReference w:id="48"/>
      </w:r>
      <w:r>
        <w:t xml:space="preserve">. The model can </w:t>
      </w:r>
      <w:r w:rsidR="00C508F0">
        <w:t>provide</w:t>
      </w:r>
      <w:r>
        <w:t xml:space="preserve"> clinical benefit in detection of colorectal metastasis, ablation therapy assessment and automated planning for radiotherapy.</w:t>
      </w:r>
    </w:p>
    <w:p w14:paraId="34417E0A" w14:textId="0D7BDEB8" w:rsidR="00B66C54" w:rsidRPr="00B66C54" w:rsidRDefault="00B66C54" w:rsidP="00B66C54"/>
    <w:sectPr w:rsidR="00B66C54" w:rsidRPr="00B66C54" w:rsidSect="004C66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Rigaud,Bastien Steve Henri" w:date="2020-08-29T16:11:00Z" w:initials="RSH">
    <w:p w14:paraId="2ED789A5" w14:textId="6A4D2CDE" w:rsidR="00640705" w:rsidRDefault="00640705">
      <w:pPr>
        <w:pStyle w:val="CommentText"/>
      </w:pPr>
      <w:r>
        <w:rPr>
          <w:rStyle w:val="CommentReference"/>
        </w:rPr>
        <w:annotationRef/>
      </w:r>
      <w:r>
        <w:t>Why is that? Late diagnosis?</w:t>
      </w:r>
    </w:p>
  </w:comment>
  <w:comment w:id="1" w:author="Anderson,Brian M" w:date="2020-08-31T09:37:00Z" w:initials="AM">
    <w:p w14:paraId="0F92300D" w14:textId="5A8EA151" w:rsidR="00640705" w:rsidRDefault="00640705">
      <w:pPr>
        <w:pStyle w:val="CommentText"/>
      </w:pPr>
      <w:r>
        <w:rPr>
          <w:rStyle w:val="CommentReference"/>
        </w:rPr>
        <w:annotationRef/>
      </w:r>
      <w:r>
        <w:t>Probably</w:t>
      </w:r>
    </w:p>
  </w:comment>
  <w:comment w:id="2" w:author="Rigaud,Bastien Steve Henri" w:date="2020-08-29T16:10:00Z" w:initials="RSH">
    <w:p w14:paraId="43BA9971" w14:textId="0A6DBC25" w:rsidR="00640705" w:rsidRDefault="00640705">
      <w:pPr>
        <w:pStyle w:val="CommentText"/>
      </w:pPr>
      <w:r>
        <w:rPr>
          <w:rStyle w:val="CommentReference"/>
        </w:rPr>
        <w:annotationRef/>
      </w:r>
      <w:r>
        <w:t>Did you mean course of the treatment or after treatment?</w:t>
      </w:r>
      <w:r>
        <w:br/>
      </w:r>
    </w:p>
  </w:comment>
  <w:comment w:id="3" w:author="Anderson,Brian M" w:date="2020-08-31T09:37:00Z" w:initials="AM">
    <w:p w14:paraId="2CCF8308" w14:textId="63F2E086" w:rsidR="00640705" w:rsidRDefault="00640705">
      <w:pPr>
        <w:pStyle w:val="CommentText"/>
      </w:pPr>
      <w:r>
        <w:rPr>
          <w:rStyle w:val="CommentReference"/>
        </w:rPr>
        <w:annotationRef/>
      </w:r>
      <w:r>
        <w:t>Course of their disease, includes treatment and after</w:t>
      </w:r>
    </w:p>
  </w:comment>
  <w:comment w:id="4" w:author="Rigaud,Bastien Steve Henri" w:date="2020-08-29T16:16:00Z" w:initials="RSH">
    <w:p w14:paraId="76401861" w14:textId="6BB2B6A6" w:rsidR="00640705" w:rsidRDefault="00640705">
      <w:pPr>
        <w:pStyle w:val="CommentText"/>
      </w:pPr>
      <w:r>
        <w:rPr>
          <w:rStyle w:val="CommentReference"/>
        </w:rPr>
        <w:annotationRef/>
      </w:r>
      <w:r>
        <w:t>I don’t have access to the references but this sentence is a bit weird for me. Did you mean something like this:</w:t>
      </w:r>
      <w:r>
        <w:br/>
      </w:r>
      <w:r>
        <w:br/>
        <w:t>“To date, automated liver disease segmentation tasks have largely been focused on the primary liver disease [double refs]. However, these proposed approaches don’t include qualitative evaluation of the generated contours by senior radiologists.”</w:t>
      </w:r>
    </w:p>
  </w:comment>
  <w:comment w:id="5" w:author="Anderson,Brian M" w:date="2020-08-31T09:29:00Z" w:initials="AM">
    <w:p w14:paraId="73ED9A43" w14:textId="0F6F3615" w:rsidR="00640705" w:rsidRDefault="00640705">
      <w:pPr>
        <w:pStyle w:val="CommentText"/>
      </w:pPr>
      <w:r>
        <w:rPr>
          <w:rStyle w:val="CommentReference"/>
        </w:rPr>
        <w:annotationRef/>
      </w:r>
      <w:r>
        <w:t>Hopefully cleared this up a bit</w:t>
      </w:r>
    </w:p>
  </w:comment>
  <w:comment w:id="6" w:author="Rigaud,Bastien Steve Henri" w:date="2020-08-29T16:36:00Z" w:initials="RSH">
    <w:p w14:paraId="12BA070F" w14:textId="7C1C09DF" w:rsidR="00640705" w:rsidRDefault="00640705">
      <w:pPr>
        <w:pStyle w:val="CommentText"/>
      </w:pPr>
      <w:r>
        <w:rPr>
          <w:rStyle w:val="CommentReference"/>
        </w:rPr>
        <w:annotationRef/>
      </w:r>
      <w:r>
        <w:rPr>
          <w:rStyle w:val="CommentReference"/>
        </w:rPr>
        <w:t>Can you report how many patients in percentage a treated using this technique compare to the other treatments?</w:t>
      </w:r>
    </w:p>
  </w:comment>
  <w:comment w:id="7" w:author="Anderson,Brian M" w:date="2020-08-31T09:39:00Z" w:initials="AM">
    <w:p w14:paraId="62469AD4" w14:textId="4977160E" w:rsidR="00640705" w:rsidRDefault="00640705">
      <w:pPr>
        <w:pStyle w:val="CommentText"/>
      </w:pPr>
      <w:r>
        <w:rPr>
          <w:rStyle w:val="CommentReference"/>
        </w:rPr>
        <w:annotationRef/>
      </w:r>
      <w:r>
        <w:t>We’re already passed the limit on intro</w:t>
      </w:r>
    </w:p>
  </w:comment>
  <w:comment w:id="8" w:author="Rigaud,Bastien Steve Henri" w:date="2020-08-29T16:20:00Z" w:initials="RSH">
    <w:p w14:paraId="2F11BD3E" w14:textId="077EABB1" w:rsidR="00640705" w:rsidRDefault="00640705">
      <w:pPr>
        <w:pStyle w:val="CommentText"/>
      </w:pPr>
      <w:r>
        <w:rPr>
          <w:rStyle w:val="CommentReference"/>
        </w:rPr>
        <w:annotationRef/>
      </w:r>
      <w:r>
        <w:t>Disease</w:t>
      </w:r>
      <w:r w:rsidRPr="00C40441">
        <w:rPr>
          <w:u w:val="single"/>
        </w:rPr>
        <w:t>s</w:t>
      </w:r>
      <w:r>
        <w:t>?</w:t>
      </w:r>
    </w:p>
  </w:comment>
  <w:comment w:id="9" w:author="Rigaud,Bastien Steve Henri" w:date="2020-08-29T16:40:00Z" w:initials="RSH">
    <w:p w14:paraId="5D687EF5" w14:textId="69CA2D21" w:rsidR="00640705" w:rsidRDefault="00640705" w:rsidP="008F0BB6">
      <w:r>
        <w:rPr>
          <w:rStyle w:val="CommentReference"/>
        </w:rPr>
        <w:annotationRef/>
      </w:r>
      <w:r>
        <w:t xml:space="preserve">Please report this challenge using their ARXIV paper as a reference: </w:t>
      </w:r>
      <w:hyperlink r:id="rId1" w:history="1">
        <w:r>
          <w:rPr>
            <w:rStyle w:val="Hyperlink"/>
          </w:rPr>
          <w:t>https://arxiv.org/abs/1901.04056</w:t>
        </w:r>
      </w:hyperlink>
    </w:p>
  </w:comment>
  <w:comment w:id="10" w:author="Anderson,Brian M" w:date="2020-08-31T09:36:00Z" w:initials="AM">
    <w:p w14:paraId="33DD42C4" w14:textId="08932229" w:rsidR="00640705" w:rsidRDefault="00640705">
      <w:pPr>
        <w:pStyle w:val="CommentText"/>
      </w:pPr>
      <w:r>
        <w:rPr>
          <w:rStyle w:val="CommentReference"/>
        </w:rPr>
        <w:annotationRef/>
      </w:r>
      <w:r>
        <w:t>Done!</w:t>
      </w:r>
    </w:p>
  </w:comment>
  <w:comment w:id="11" w:author="Rigaud,Bastien Steve Henri" w:date="2020-08-29T16:52:00Z" w:initials="RSH">
    <w:p w14:paraId="45BAC9AA" w14:textId="5657C2DE" w:rsidR="00640705" w:rsidRDefault="00640705">
      <w:pPr>
        <w:pStyle w:val="CommentText"/>
      </w:pPr>
      <w:r>
        <w:rPr>
          <w:rStyle w:val="CommentReference"/>
        </w:rPr>
        <w:annotationRef/>
      </w:r>
      <w:r>
        <w:t>I would inverse the two top rows 1 mean (min, max) and then each metric</w:t>
      </w:r>
    </w:p>
  </w:comment>
  <w:comment w:id="12" w:author="Rigaud,Bastien Steve Henri" w:date="2020-08-29T17:57:00Z" w:initials="RSH">
    <w:p w14:paraId="0305AF5A" w14:textId="39563608" w:rsidR="00640705" w:rsidRDefault="00640705">
      <w:pPr>
        <w:pStyle w:val="CommentText"/>
      </w:pPr>
      <w:r>
        <w:rPr>
          <w:rStyle w:val="CommentReference"/>
        </w:rPr>
        <w:annotationRef/>
      </w:r>
      <w:r>
        <w:t xml:space="preserve">Any </w:t>
      </w:r>
      <w:proofErr w:type="gramStart"/>
      <w:r>
        <w:t>ref ?</w:t>
      </w:r>
      <w:proofErr w:type="gramEnd"/>
    </w:p>
  </w:comment>
  <w:comment w:id="13" w:author="Rigaud,Bastien Steve Henri" w:date="2020-08-29T17:57:00Z" w:initials="RSH">
    <w:p w14:paraId="1D50751F" w14:textId="09E64DEB" w:rsidR="00640705" w:rsidRDefault="00640705">
      <w:pPr>
        <w:pStyle w:val="CommentText"/>
      </w:pPr>
      <w:r>
        <w:rPr>
          <w:rStyle w:val="CommentReference"/>
        </w:rPr>
        <w:annotationRef/>
      </w:r>
      <w:r>
        <w:t>Same, add ref if you can</w:t>
      </w:r>
    </w:p>
  </w:comment>
  <w:comment w:id="14" w:author="Rigaud,Bastien Steve Henri" w:date="2020-08-29T18:00:00Z" w:initials="RSH">
    <w:p w14:paraId="0A34E98E" w14:textId="6FA02757" w:rsidR="00640705" w:rsidRDefault="00640705">
      <w:pPr>
        <w:pStyle w:val="CommentText"/>
        <w:rPr>
          <w:rStyle w:val="CommentReference"/>
        </w:rPr>
      </w:pPr>
      <w:r>
        <w:rPr>
          <w:rStyle w:val="CommentReference"/>
        </w:rPr>
        <w:annotationRef/>
      </w:r>
      <w:r>
        <w:rPr>
          <w:rStyle w:val="CommentReference"/>
        </w:rPr>
        <w:t>You need to add a little bit more details:</w:t>
      </w:r>
      <w:r>
        <w:rPr>
          <w:rStyle w:val="CommentReference"/>
        </w:rPr>
        <w:br/>
      </w:r>
      <w:r>
        <w:rPr>
          <w:rStyle w:val="CommentReference"/>
        </w:rPr>
        <w:tab/>
        <w:t>was the whole image or the cropped image around the liver separated in cubes?</w:t>
      </w:r>
    </w:p>
    <w:p w14:paraId="6E121808" w14:textId="74DEA42D" w:rsidR="00640705" w:rsidRDefault="00640705">
      <w:pPr>
        <w:pStyle w:val="CommentText"/>
        <w:rPr>
          <w:rStyle w:val="CommentReference"/>
        </w:rPr>
      </w:pPr>
      <w:r>
        <w:rPr>
          <w:rStyle w:val="CommentReference"/>
        </w:rPr>
        <w:tab/>
        <w:t>The cubes contain disease only or not? How was this balance?</w:t>
      </w:r>
    </w:p>
    <w:p w14:paraId="7371C777" w14:textId="448F7178" w:rsidR="00640705" w:rsidRDefault="00640705">
      <w:pPr>
        <w:pStyle w:val="CommentText"/>
      </w:pPr>
    </w:p>
  </w:comment>
  <w:comment w:id="15" w:author="Rigaud,Bastien Steve Henri" w:date="2020-08-29T18:10:00Z" w:initials="RSH">
    <w:p w14:paraId="2BA328CF" w14:textId="77777777" w:rsidR="00640705" w:rsidRDefault="00640705" w:rsidP="0078374C">
      <w:pPr>
        <w:pStyle w:val="CommentText"/>
      </w:pPr>
      <w:r>
        <w:rPr>
          <w:rStyle w:val="CommentReference"/>
        </w:rPr>
        <w:annotationRef/>
      </w:r>
      <w:r>
        <w:t xml:space="preserve">All convolution are </w:t>
      </w:r>
      <w:proofErr w:type="spellStart"/>
      <w:r>
        <w:t>atrous</w:t>
      </w:r>
      <w:proofErr w:type="spellEnd"/>
      <w:r>
        <w:t xml:space="preserve"> convolution?</w:t>
      </w:r>
      <w:r>
        <w:br/>
      </w:r>
      <w:r>
        <w:br/>
        <w:t>Also you already called the figure in the beginning of the section, maybe you can remove one of the two sentences.</w:t>
      </w:r>
    </w:p>
  </w:comment>
  <w:comment w:id="16" w:author="Rigaud,Bastien Steve Henri" w:date="2020-08-29T18:12:00Z" w:initials="RSH">
    <w:p w14:paraId="09A6D32B" w14:textId="261DE175" w:rsidR="00640705" w:rsidRDefault="00640705">
      <w:pPr>
        <w:pStyle w:val="CommentText"/>
      </w:pPr>
      <w:r>
        <w:rPr>
          <w:rStyle w:val="CommentReference"/>
        </w:rPr>
        <w:annotationRef/>
      </w:r>
      <w:r>
        <w:t>Why not used 3D ROI or something like this?</w:t>
      </w:r>
    </w:p>
  </w:comment>
  <w:comment w:id="17" w:author="Rigaud,Bastien Steve Henri" w:date="2020-08-29T18:20:00Z" w:initials="RSH">
    <w:p w14:paraId="01765D98" w14:textId="609302FA" w:rsidR="00640705" w:rsidRDefault="00640705">
      <w:pPr>
        <w:pStyle w:val="CommentText"/>
      </w:pPr>
      <w:r>
        <w:rPr>
          <w:rStyle w:val="CommentReference"/>
        </w:rPr>
        <w:annotationRef/>
      </w:r>
      <w:r>
        <w:t>Do you report them?</w:t>
      </w:r>
    </w:p>
  </w:comment>
  <w:comment w:id="18" w:author="Rigaud,Bastien Steve Henri" w:date="2020-08-29T18:21:00Z" w:initials="RSH">
    <w:p w14:paraId="1EEED3DA" w14:textId="01A95FB7" w:rsidR="00640705" w:rsidRDefault="00640705">
      <w:pPr>
        <w:pStyle w:val="CommentText"/>
      </w:pPr>
      <w:r>
        <w:rPr>
          <w:rStyle w:val="CommentReference"/>
        </w:rPr>
        <w:annotationRef/>
      </w:r>
      <w:r>
        <w:t>Random?</w:t>
      </w:r>
    </w:p>
  </w:comment>
  <w:comment w:id="19" w:author="Rigaud,Bastien Steve Henri" w:date="2020-08-29T18:21:00Z" w:initials="RSH">
    <w:p w14:paraId="680B7F4C" w14:textId="2FB58B85" w:rsidR="00640705" w:rsidRDefault="00640705">
      <w:pPr>
        <w:pStyle w:val="CommentText"/>
      </w:pPr>
      <w:r>
        <w:rPr>
          <w:rStyle w:val="CommentReference"/>
        </w:rPr>
        <w:annotationRef/>
      </w:r>
      <w:r>
        <w:t>Ref?</w:t>
      </w:r>
    </w:p>
  </w:comment>
  <w:comment w:id="20" w:author="Rigaud,Bastien Steve Henri" w:date="2020-08-29T18:23:00Z" w:initials="RSH">
    <w:p w14:paraId="4962A583" w14:textId="22482043" w:rsidR="00640705" w:rsidRDefault="00640705">
      <w:pPr>
        <w:pStyle w:val="CommentText"/>
      </w:pPr>
      <w:r>
        <w:rPr>
          <w:rStyle w:val="CommentReference"/>
        </w:rPr>
        <w:annotationRef/>
      </w:r>
      <w:r>
        <w:t>I will merge this with optimization.</w:t>
      </w:r>
    </w:p>
  </w:comment>
  <w:comment w:id="21" w:author="Rigaud,Bastien Steve Henri" w:date="2020-08-29T18:27:00Z" w:initials="RSH">
    <w:p w14:paraId="7AF3EF31" w14:textId="47D10056" w:rsidR="00640705" w:rsidRDefault="00640705">
      <w:pPr>
        <w:pStyle w:val="CommentText"/>
      </w:pPr>
      <w:r>
        <w:rPr>
          <w:rStyle w:val="CommentReference"/>
        </w:rPr>
        <w:annotationRef/>
      </w:r>
      <w:r>
        <w:t>Spacing or slice thickness or both?</w:t>
      </w:r>
      <w:r>
        <w:br/>
      </w:r>
      <w:r>
        <w:br/>
        <w:t>1mm image resolution otherwise</w:t>
      </w:r>
    </w:p>
  </w:comment>
  <w:comment w:id="22" w:author="Rigaud,Bastien Steve Henri" w:date="2020-08-29T18:29:00Z" w:initials="RSH">
    <w:p w14:paraId="7C3CA147" w14:textId="77777777" w:rsidR="00640705" w:rsidRDefault="00640705">
      <w:pPr>
        <w:pStyle w:val="CommentText"/>
      </w:pPr>
      <w:r>
        <w:rPr>
          <w:rStyle w:val="CommentReference"/>
        </w:rPr>
        <w:annotationRef/>
      </w:r>
      <w:r>
        <w:t>You need to make this part more clear, I have difficulties to understand.</w:t>
      </w:r>
    </w:p>
    <w:p w14:paraId="64331435" w14:textId="77777777" w:rsidR="00640705" w:rsidRDefault="00640705">
      <w:pPr>
        <w:pStyle w:val="CommentText"/>
      </w:pPr>
    </w:p>
    <w:p w14:paraId="25B7A34F" w14:textId="77777777" w:rsidR="00640705" w:rsidRDefault="00640705">
      <w:pPr>
        <w:pStyle w:val="CommentText"/>
      </w:pPr>
      <w:r>
        <w:t>Are you talking about the conversion of the probability map generated by the model to assign the voxels as a background/disease class? If yes, range of 0-1 is not clear.</w:t>
      </w:r>
    </w:p>
    <w:p w14:paraId="6721D472" w14:textId="77777777" w:rsidR="00640705" w:rsidRDefault="00640705">
      <w:pPr>
        <w:pStyle w:val="CommentText"/>
      </w:pPr>
    </w:p>
    <w:p w14:paraId="0A074025" w14:textId="02C67CF5" w:rsidR="00640705" w:rsidRDefault="00640705">
      <w:pPr>
        <w:pStyle w:val="CommentText"/>
      </w:pPr>
      <w:r>
        <w:t>Also, you need to improve the explanation of the seed and what is the benefit of doing that.</w:t>
      </w:r>
    </w:p>
  </w:comment>
  <w:comment w:id="23" w:author="Rigaud,Bastien Steve Henri" w:date="2020-08-29T16:54:00Z" w:initials="RSH">
    <w:p w14:paraId="706774C2" w14:textId="77777777" w:rsidR="00640705" w:rsidRDefault="00640705" w:rsidP="007847DE">
      <w:pPr>
        <w:pStyle w:val="CommentText"/>
      </w:pPr>
      <w:r>
        <w:rPr>
          <w:rStyle w:val="CommentReference"/>
        </w:rPr>
        <w:annotationRef/>
      </w:r>
      <w:r>
        <w:t xml:space="preserve">I would put that part after you present the model. For me the material and methods part always follow that: </w:t>
      </w:r>
      <w:r>
        <w:br/>
        <w:t>1 – Data/patient study 2 – AI model or DIR method 3 – Geometric/</w:t>
      </w:r>
      <w:proofErr w:type="spellStart"/>
      <w:r>
        <w:t>Dosimetric</w:t>
      </w:r>
      <w:proofErr w:type="spellEnd"/>
      <w:r>
        <w:t xml:space="preserve"> evaluation 4 – Statistical analysis</w:t>
      </w:r>
    </w:p>
  </w:comment>
  <w:comment w:id="24" w:author="Rigaud,Bastien Steve Henri" w:date="2020-08-29T17:56:00Z" w:initials="RSH">
    <w:p w14:paraId="3154C0B3" w14:textId="77777777" w:rsidR="00640705" w:rsidRPr="007A5F18" w:rsidRDefault="00640705" w:rsidP="00845390">
      <w:pPr>
        <w:rPr>
          <w:bCs/>
        </w:rPr>
      </w:pPr>
      <w:r>
        <w:rPr>
          <w:rStyle w:val="CommentReference"/>
        </w:rPr>
        <w:annotationRef/>
      </w:r>
      <w:r>
        <w:t>This replace that sentence that was in voxel size manipulation:</w:t>
      </w:r>
      <w:r>
        <w:br/>
      </w:r>
      <w:r>
        <w:br/>
      </w:r>
      <w:r w:rsidRPr="007A5F18">
        <w:rPr>
          <w:bCs/>
        </w:rPr>
        <w:t>For all test assessment, predictions were resampled to the original slice thickness and compared against the unchanged ground truth.</w:t>
      </w:r>
    </w:p>
    <w:p w14:paraId="1D0D08B8" w14:textId="1B7167D9" w:rsidR="00640705" w:rsidRDefault="00640705">
      <w:pPr>
        <w:pStyle w:val="CommentText"/>
      </w:pPr>
    </w:p>
  </w:comment>
  <w:comment w:id="25" w:author="Rigaud,Bastien Steve Henri" w:date="2020-08-29T17:11:00Z" w:initials="RSH">
    <w:p w14:paraId="4BF71CAE" w14:textId="77777777" w:rsidR="00640705" w:rsidRDefault="00640705" w:rsidP="007847DE">
      <w:pPr>
        <w:pStyle w:val="CommentText"/>
      </w:pPr>
      <w:r>
        <w:rPr>
          <w:rStyle w:val="CommentReference"/>
        </w:rPr>
        <w:annotationRef/>
      </w:r>
      <w:r>
        <w:t>Overlap? Covered may be misleading no?</w:t>
      </w:r>
    </w:p>
  </w:comment>
  <w:comment w:id="26" w:author="Rigaud,Bastien Steve Henri" w:date="2020-08-29T18:34:00Z" w:initials="RSH">
    <w:p w14:paraId="4C1BE128" w14:textId="5BB2A6CF" w:rsidR="00640705" w:rsidRDefault="00640705">
      <w:pPr>
        <w:pStyle w:val="CommentText"/>
      </w:pPr>
      <w:r>
        <w:rPr>
          <w:rStyle w:val="CommentReference"/>
        </w:rPr>
        <w:annotationRef/>
      </w:r>
      <w:r>
        <w:t>Model extraction?</w:t>
      </w:r>
    </w:p>
  </w:comment>
  <w:comment w:id="27" w:author="Rigaud,Bastien Steve Henri" w:date="2020-08-29T18:34:00Z" w:initials="RSH">
    <w:p w14:paraId="1070ED23" w14:textId="5D2DE24C" w:rsidR="00640705" w:rsidRDefault="00640705">
      <w:pPr>
        <w:pStyle w:val="CommentText"/>
      </w:pPr>
      <w:r>
        <w:rPr>
          <w:rStyle w:val="CommentReference"/>
        </w:rPr>
        <w:annotationRef/>
      </w:r>
      <w:r>
        <w:t>Can you report the validation performance of the other models? That will help with the justification and see the overall benefit of this architecture compared to your tests.</w:t>
      </w:r>
    </w:p>
  </w:comment>
  <w:comment w:id="29" w:author="Rigaud,Bastien Steve Henri" w:date="2020-08-29T18:39:00Z" w:initials="RSH">
    <w:p w14:paraId="05124273" w14:textId="1B89CA0C" w:rsidR="00640705" w:rsidRDefault="00640705">
      <w:pPr>
        <w:pStyle w:val="CommentText"/>
      </w:pPr>
      <w:r>
        <w:rPr>
          <w:rStyle w:val="CommentReference"/>
        </w:rPr>
        <w:annotationRef/>
      </w:r>
      <w:r>
        <w:t xml:space="preserve">You need to add in the material and methods that the metrics were reported for </w:t>
      </w:r>
      <w:proofErr w:type="spellStart"/>
      <w:r>
        <w:t>subground</w:t>
      </w:r>
      <w:proofErr w:type="spellEnd"/>
      <w:r>
        <w:t xml:space="preserve"> of disease regarding their size/diameter?</w:t>
      </w:r>
    </w:p>
  </w:comment>
  <w:comment w:id="28" w:author="Rigaud,Bastien Steve Henri" w:date="2020-08-29T18:38:00Z" w:initials="RSH">
    <w:p w14:paraId="5DC69A07" w14:textId="15828AA3" w:rsidR="00640705" w:rsidRDefault="00640705">
      <w:pPr>
        <w:pStyle w:val="CommentText"/>
      </w:pPr>
      <w:r>
        <w:rPr>
          <w:rStyle w:val="CommentReference"/>
        </w:rPr>
        <w:annotationRef/>
      </w:r>
      <w:r>
        <w:t>I think you can use mean (min – max) and report the value with one number after the point? For example 16.2 mm (0.0 – 74.5)</w:t>
      </w:r>
    </w:p>
  </w:comment>
  <w:comment w:id="30" w:author="Rigaud,Bastien Steve Henri" w:date="2020-08-29T18:41:00Z" w:initials="RSH">
    <w:p w14:paraId="25D7B4D9" w14:textId="13F9CC6F" w:rsidR="00640705" w:rsidRDefault="00640705">
      <w:pPr>
        <w:pStyle w:val="CommentText"/>
      </w:pPr>
      <w:r>
        <w:rPr>
          <w:rStyle w:val="CommentReference"/>
        </w:rPr>
        <w:annotationRef/>
      </w:r>
      <w:r>
        <w:t>If you put a table, you don’t need these sentences.</w:t>
      </w:r>
      <w:r>
        <w:br/>
      </w:r>
      <w:r>
        <w:br/>
        <w:t>You can put something like:</w:t>
      </w:r>
      <w:r>
        <w:br/>
      </w:r>
      <w:r>
        <w:br/>
        <w:t xml:space="preserve">Table 3 reports the DSC and MSD metric of the </w:t>
      </w:r>
      <w:proofErr w:type="spellStart"/>
      <w:r>
        <w:t>DenseNet</w:t>
      </w:r>
      <w:proofErr w:type="spellEnd"/>
      <w:r>
        <w:t xml:space="preserve"> model on the withheld test set. + comments on the performance and sensitivity.</w:t>
      </w:r>
    </w:p>
  </w:comment>
  <w:comment w:id="31" w:author="Rigaud,Bastien Steve Henri" w:date="2020-08-29T18:57:00Z" w:initials="RSH">
    <w:p w14:paraId="01DE55C6" w14:textId="65AD4005" w:rsidR="00640705" w:rsidRDefault="00640705">
      <w:pPr>
        <w:pStyle w:val="CommentText"/>
      </w:pPr>
      <w:r>
        <w:rPr>
          <w:rStyle w:val="CommentReference"/>
        </w:rPr>
        <w:annotationRef/>
      </w:r>
      <w:r>
        <w:t>Can you report the architecture they are using?</w:t>
      </w:r>
    </w:p>
  </w:comment>
  <w:comment w:id="33" w:author="Rigaud,Bastien Steve Henri" w:date="2020-08-29T18:56:00Z" w:initials="RSH">
    <w:p w14:paraId="519FE270" w14:textId="3820E46F" w:rsidR="00640705" w:rsidRDefault="00640705" w:rsidP="000F3444">
      <w:r>
        <w:rPr>
          <w:rStyle w:val="CommentReference"/>
        </w:rPr>
        <w:annotationRef/>
      </w:r>
      <w:r>
        <w:t>You need to check these two papers published in TMI IEEE (state of the art in methodic papers for med)</w:t>
      </w:r>
      <w:r>
        <w:br/>
      </w:r>
      <w:r>
        <w:br/>
      </w:r>
      <w:proofErr w:type="spellStart"/>
      <w:r>
        <w:t>Seo</w:t>
      </w:r>
      <w:proofErr w:type="spellEnd"/>
      <w:r>
        <w:t xml:space="preserve"> et al, </w:t>
      </w:r>
      <w:r w:rsidRPr="000F3444">
        <w:t>Modified U-Net (</w:t>
      </w:r>
      <w:proofErr w:type="spellStart"/>
      <w:r w:rsidRPr="000F3444">
        <w:t>mU</w:t>
      </w:r>
      <w:proofErr w:type="spellEnd"/>
      <w:r w:rsidRPr="000F3444">
        <w:t>-Net) With Incorporation of Object-Dependent High Level Features for Improved Liver and Liver-Tumor Segmentation in CT Images</w:t>
      </w:r>
      <w:r>
        <w:t xml:space="preserve">. </w:t>
      </w:r>
      <w:hyperlink r:id="rId2" w:history="1">
        <w:r>
          <w:rPr>
            <w:rStyle w:val="Hyperlink"/>
          </w:rPr>
          <w:t>https://ieeexplore.ieee.org/document/8876857</w:t>
        </w:r>
      </w:hyperlink>
    </w:p>
    <w:p w14:paraId="5CD7ACAE" w14:textId="1F7AC151" w:rsidR="00640705" w:rsidRDefault="00640705" w:rsidP="000F3444">
      <w:r>
        <w:br/>
        <w:t xml:space="preserve">Li et al, </w:t>
      </w:r>
      <w:r w:rsidRPr="000F3444">
        <w:t>H-</w:t>
      </w:r>
      <w:proofErr w:type="spellStart"/>
      <w:r w:rsidRPr="000F3444">
        <w:t>DenseUNet</w:t>
      </w:r>
      <w:proofErr w:type="spellEnd"/>
      <w:r w:rsidRPr="000F3444">
        <w:t xml:space="preserve">: Hybrid Densely Connected </w:t>
      </w:r>
      <w:proofErr w:type="spellStart"/>
      <w:r w:rsidRPr="000F3444">
        <w:t>UNet</w:t>
      </w:r>
      <w:proofErr w:type="spellEnd"/>
      <w:r w:rsidRPr="000F3444">
        <w:t xml:space="preserve"> for Liver and Tumor Segmentation From CT Volumes</w:t>
      </w:r>
      <w:r>
        <w:br/>
      </w:r>
      <w:hyperlink r:id="rId3" w:history="1">
        <w:r>
          <w:rPr>
            <w:rStyle w:val="Hyperlink"/>
          </w:rPr>
          <w:t>https://ieeexplore.ieee.org/document/8379359</w:t>
        </w:r>
      </w:hyperlink>
    </w:p>
    <w:p w14:paraId="50099477" w14:textId="590872A4" w:rsidR="00640705" w:rsidRDefault="00640705">
      <w:pPr>
        <w:pStyle w:val="CommentText"/>
      </w:pPr>
    </w:p>
  </w:comment>
  <w:comment w:id="35" w:author="Rigaud,Bastien Steve Henri" w:date="2020-08-30T15:05:00Z" w:initials="RSH">
    <w:p w14:paraId="6680F8E2" w14:textId="62FA8C9F" w:rsidR="00640705" w:rsidRDefault="00640705">
      <w:pPr>
        <w:pStyle w:val="CommentText"/>
      </w:pPr>
      <w:r>
        <w:rPr>
          <w:rStyle w:val="CommentReference"/>
        </w:rPr>
        <w:annotationRef/>
      </w:r>
      <w:r>
        <w:t>You could use this acronym in the manuscript</w:t>
      </w:r>
    </w:p>
  </w:comment>
  <w:comment w:id="36" w:author="Rigaud,Bastien Steve Henri" w:date="2020-08-30T15:10:00Z" w:initials="RSH">
    <w:p w14:paraId="3FB5B2CF" w14:textId="77777777" w:rsidR="00640705" w:rsidRDefault="00640705">
      <w:pPr>
        <w:pStyle w:val="CommentText"/>
      </w:pPr>
      <w:r>
        <w:rPr>
          <w:rStyle w:val="CommentReference"/>
        </w:rPr>
        <w:annotationRef/>
      </w:r>
      <w:r>
        <w:t>I would be curious to see the same figure in a single image.</w:t>
      </w:r>
      <w:r>
        <w:br/>
      </w:r>
      <w:r>
        <w:br/>
        <w:t>Masked liver + red contour (not filled) of the GT + white contour of the predicted segmentation (not filled).</w:t>
      </w:r>
      <w:r>
        <w:br/>
      </w:r>
    </w:p>
    <w:p w14:paraId="2F91764F" w14:textId="2A8277AA" w:rsidR="00640705" w:rsidRDefault="00640705">
      <w:pPr>
        <w:pStyle w:val="CommentText"/>
      </w:pPr>
      <w:r>
        <w:t xml:space="preserve">That way, the reader can see by himself that even if the model is </w:t>
      </w:r>
      <w:proofErr w:type="spellStart"/>
      <w:r>
        <w:t>oversegmenting</w:t>
      </w:r>
      <w:proofErr w:type="spellEnd"/>
      <w:r>
        <w:t xml:space="preserve"> the disease, this still make sense in term of what we see in the liver (noise, partial volume, resolution, …)</w:t>
      </w:r>
    </w:p>
  </w:comment>
  <w:comment w:id="37" w:author="Rigaud,Bastien Steve Henri" w:date="2020-08-30T15:25:00Z" w:initials="RSH">
    <w:p w14:paraId="400A5307" w14:textId="255D52FD" w:rsidR="00640705" w:rsidRDefault="00640705">
      <w:pPr>
        <w:pStyle w:val="CommentText"/>
      </w:pPr>
      <w:r>
        <w:rPr>
          <w:rStyle w:val="CommentReference"/>
        </w:rPr>
        <w:annotationRef/>
      </w:r>
      <w:r>
        <w:t>I would put more analysis here. This is the strength of your paper (the institutional data and evaluation). Can you add the FP stuff?</w:t>
      </w:r>
    </w:p>
  </w:comment>
  <w:comment w:id="38" w:author="Rigaud,Bastien Steve Henri" w:date="2020-08-29T19:00:00Z" w:initials="RSH">
    <w:p w14:paraId="18D60E6C" w14:textId="79074EDB" w:rsidR="00640705" w:rsidRDefault="00640705">
      <w:pPr>
        <w:pStyle w:val="CommentText"/>
      </w:pPr>
      <w:r>
        <w:rPr>
          <w:rStyle w:val="CommentReference"/>
        </w:rPr>
        <w:annotationRef/>
      </w:r>
      <w:r>
        <w:t>This should be moved in the discussion</w:t>
      </w:r>
    </w:p>
  </w:comment>
  <w:comment w:id="39" w:author="Rigaud,Bastien Steve Henri" w:date="2020-08-30T15:41:00Z" w:initials="RSH">
    <w:p w14:paraId="436642A9" w14:textId="0461C201" w:rsidR="00640705" w:rsidRDefault="00640705">
      <w:pPr>
        <w:pStyle w:val="CommentText"/>
      </w:pPr>
      <w:r>
        <w:rPr>
          <w:rStyle w:val="CommentReference"/>
        </w:rPr>
        <w:annotationRef/>
      </w:r>
      <w:r>
        <w:t>The higher the scoring, the better the predicted segmentation?</w:t>
      </w:r>
    </w:p>
  </w:comment>
  <w:comment w:id="40" w:author="Rigaud,Bastien Steve Henri" w:date="2020-08-30T15:42:00Z" w:initials="RSH">
    <w:p w14:paraId="0BFE4CC6" w14:textId="57554B17" w:rsidR="00640705" w:rsidRDefault="00640705">
      <w:pPr>
        <w:pStyle w:val="CommentText"/>
      </w:pPr>
      <w:r>
        <w:rPr>
          <w:rStyle w:val="CommentReference"/>
        </w:rPr>
        <w:annotationRef/>
      </w:r>
      <w:r>
        <w:t>This should be in the caption of the figure.</w:t>
      </w:r>
      <w:r>
        <w:br/>
      </w:r>
      <w:r>
        <w:br/>
        <w:t>Here, I will add a sentence to explain or comment on why the predicted segmentations had a bad score (image quality, complex anatomy, multiple disease sites?).</w:t>
      </w:r>
    </w:p>
  </w:comment>
  <w:comment w:id="41" w:author="Rigaud,Bastien Steve Henri" w:date="2020-08-30T15:44:00Z" w:initials="RSH">
    <w:p w14:paraId="01C92EC2" w14:textId="77777777" w:rsidR="00640705" w:rsidRDefault="00640705">
      <w:pPr>
        <w:pStyle w:val="CommentText"/>
      </w:pPr>
      <w:r>
        <w:rPr>
          <w:rStyle w:val="CommentReference"/>
        </w:rPr>
        <w:annotationRef/>
      </w:r>
      <w:r>
        <w:t>The first 2 sentences of the discussion should be a summary of your study, for example:</w:t>
      </w:r>
    </w:p>
    <w:p w14:paraId="6AB84622" w14:textId="77777777" w:rsidR="00640705" w:rsidRDefault="00640705">
      <w:pPr>
        <w:pStyle w:val="CommentText"/>
      </w:pPr>
    </w:p>
    <w:p w14:paraId="64EA6D1E" w14:textId="27750FF4" w:rsidR="00640705" w:rsidRDefault="00640705">
      <w:pPr>
        <w:pStyle w:val="CommentText"/>
      </w:pPr>
      <w:r>
        <w:t xml:space="preserve">In this study, we proposed a </w:t>
      </w:r>
      <w:proofErr w:type="spellStart"/>
      <w:r>
        <w:t>DenseNet</w:t>
      </w:r>
      <w:proofErr w:type="spellEnd"/>
      <w:r>
        <w:t xml:space="preserve"> model architecture for the segmentation of the disease sites and ablation area in the context of colorectal cancer metastasis in the liver treated with ablation therapy. The results showed, both on open-access and institutional data, that the model was able to segment the disease and ablation margin with a DSC range of X-Y and X-Y, respectively. We observed that the model was limited for complex cases such as…. For that reason, the model was further evaluated using the Likert scoring method by two certified board radiologist (XXX and YYY). Our work is highly innovative in regard of the proposed </w:t>
      </w:r>
      <w:proofErr w:type="spellStart"/>
      <w:r>
        <w:t>DenseNet</w:t>
      </w:r>
      <w:proofErr w:type="spellEnd"/>
      <w:r>
        <w:t xml:space="preserve"> model architecture (you need to say why) and the training workflow (you need to say why). The proposed model was able to segment disease sites greater than 2cc with a sensitivity of 100% and was scored by radiologists to be superior to 4 for 94% and 75% of the disease and ablation segmentations. The whole process was implemented in a treatment planning system (</w:t>
      </w:r>
      <w:proofErr w:type="spellStart"/>
      <w:r>
        <w:t>RayStation</w:t>
      </w:r>
      <w:proofErr w:type="spellEnd"/>
      <w:r>
        <w:t xml:space="preserve"> 9B) and was able to perform the segmentation in less than 30s, making it suitable for image-guided ablation surgery.</w:t>
      </w:r>
    </w:p>
  </w:comment>
  <w:comment w:id="42" w:author="Rigaud,Bastien Steve Henri" w:date="2020-08-30T15:54:00Z" w:initials="RSH">
    <w:p w14:paraId="29C54DA6" w14:textId="26F167DD" w:rsidR="00640705" w:rsidRDefault="00640705">
      <w:pPr>
        <w:pStyle w:val="CommentText"/>
      </w:pPr>
      <w:r>
        <w:rPr>
          <w:rStyle w:val="CommentReference"/>
        </w:rPr>
        <w:annotationRef/>
      </w:r>
      <w:r>
        <w:t>Correct me if I am wrong, just trying to rework the sentence.</w:t>
      </w:r>
    </w:p>
  </w:comment>
  <w:comment w:id="43" w:author="Rigaud,Bastien Steve Henri" w:date="2020-08-30T15:59:00Z" w:initials="RSH">
    <w:p w14:paraId="4A957921" w14:textId="0616F574" w:rsidR="00640705" w:rsidRDefault="00640705">
      <w:pPr>
        <w:pStyle w:val="CommentText"/>
      </w:pPr>
      <w:r>
        <w:rPr>
          <w:rStyle w:val="CommentReference"/>
        </w:rPr>
        <w:annotationRef/>
      </w:r>
      <w:r>
        <w:t>Ref of this method previously published?</w:t>
      </w:r>
    </w:p>
  </w:comment>
  <w:comment w:id="44" w:author="Rigaud,Bastien Steve Henri" w:date="2020-08-30T16:08:00Z" w:initials="RSH">
    <w:p w14:paraId="453D5BF9" w14:textId="3858E324" w:rsidR="00640705" w:rsidRDefault="00640705">
      <w:pPr>
        <w:pStyle w:val="CommentText"/>
      </w:pPr>
      <w:r>
        <w:rPr>
          <w:rStyle w:val="CommentReference"/>
        </w:rPr>
        <w:annotationRef/>
      </w:r>
      <w:r>
        <w:t>You need to extend this a little bit</w:t>
      </w:r>
    </w:p>
  </w:comment>
  <w:comment w:id="46" w:author="Rigaud,Bastien Steve Henri" w:date="2020-08-30T16:13:00Z" w:initials="RSH">
    <w:p w14:paraId="7AED64B6" w14:textId="77777777" w:rsidR="00640705" w:rsidRDefault="00640705">
      <w:pPr>
        <w:pStyle w:val="CommentText"/>
      </w:pPr>
      <w:r>
        <w:rPr>
          <w:rStyle w:val="CommentReference"/>
        </w:rPr>
        <w:annotationRef/>
      </w:r>
      <w:r>
        <w:t xml:space="preserve">Can you see if the low DSC on small disease were mostly on images with larger slice thickness? </w:t>
      </w:r>
      <w:r>
        <w:br/>
      </w:r>
    </w:p>
    <w:p w14:paraId="10FF4525" w14:textId="2E9718C0" w:rsidR="00640705" w:rsidRDefault="00640705">
      <w:pPr>
        <w:pStyle w:val="CommentText"/>
      </w:pPr>
      <w:r>
        <w:t>Can you comment on the image quality of these cases?</w:t>
      </w:r>
    </w:p>
  </w:comment>
  <w:comment w:id="47" w:author="Rigaud,Bastien Steve Henri" w:date="2020-08-30T16:20:00Z" w:initials="RSH">
    <w:p w14:paraId="73051CFD" w14:textId="4F6C003E" w:rsidR="00640705" w:rsidRDefault="00640705">
      <w:pPr>
        <w:pStyle w:val="CommentText"/>
      </w:pPr>
      <w:r>
        <w:rPr>
          <w:rStyle w:val="CommentReference"/>
        </w:rPr>
        <w:annotationRef/>
      </w:r>
      <w:r>
        <w:t>Please extend if you have more idea and reconnect with the next paragraph.</w:t>
      </w:r>
    </w:p>
  </w:comment>
  <w:comment w:id="48" w:author="Rigaud,Bastien Steve Henri" w:date="2020-08-30T16:26:00Z" w:initials="RSH">
    <w:p w14:paraId="472DB9C6" w14:textId="613C1093" w:rsidR="00640705" w:rsidRDefault="00640705">
      <w:pPr>
        <w:pStyle w:val="CommentText"/>
      </w:pPr>
      <w:r>
        <w:rPr>
          <w:rStyle w:val="CommentReference"/>
        </w:rPr>
        <w:annotationRef/>
      </w:r>
      <w:r>
        <w:t xml:space="preserve">Please confirm, not need to say sufficient contrast if you already </w:t>
      </w:r>
      <w:proofErr w:type="spellStart"/>
      <w:r>
        <w:t>highlithed</w:t>
      </w:r>
      <w:proofErr w:type="spellEnd"/>
      <w:r>
        <w:t xml:space="preserve"> that in the limitations of the discussion.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ED789A5" w15:done="0"/>
  <w15:commentEx w15:paraId="0F92300D" w15:paraIdParent="2ED789A5" w15:done="0"/>
  <w15:commentEx w15:paraId="43BA9971" w15:done="0"/>
  <w15:commentEx w15:paraId="2CCF8308" w15:paraIdParent="43BA9971" w15:done="0"/>
  <w15:commentEx w15:paraId="76401861" w15:done="0"/>
  <w15:commentEx w15:paraId="73ED9A43" w15:paraIdParent="76401861" w15:done="0"/>
  <w15:commentEx w15:paraId="12BA070F" w15:done="0"/>
  <w15:commentEx w15:paraId="62469AD4" w15:paraIdParent="12BA070F" w15:done="0"/>
  <w15:commentEx w15:paraId="2F11BD3E" w15:done="0"/>
  <w15:commentEx w15:paraId="5D687EF5" w15:done="0"/>
  <w15:commentEx w15:paraId="33DD42C4" w15:paraIdParent="5D687EF5" w15:done="0"/>
  <w15:commentEx w15:paraId="45BAC9AA" w15:done="0"/>
  <w15:commentEx w15:paraId="0305AF5A" w15:done="0"/>
  <w15:commentEx w15:paraId="1D50751F" w15:done="0"/>
  <w15:commentEx w15:paraId="7371C777" w15:done="0"/>
  <w15:commentEx w15:paraId="2BA328CF" w15:done="0"/>
  <w15:commentEx w15:paraId="09A6D32B" w15:done="0"/>
  <w15:commentEx w15:paraId="01765D98" w15:done="0"/>
  <w15:commentEx w15:paraId="1EEED3DA" w15:done="0"/>
  <w15:commentEx w15:paraId="680B7F4C" w15:done="0"/>
  <w15:commentEx w15:paraId="4962A583" w15:done="0"/>
  <w15:commentEx w15:paraId="7AF3EF31" w15:done="0"/>
  <w15:commentEx w15:paraId="0A074025" w15:done="0"/>
  <w15:commentEx w15:paraId="706774C2" w15:done="0"/>
  <w15:commentEx w15:paraId="1D0D08B8" w15:done="0"/>
  <w15:commentEx w15:paraId="4BF71CAE" w15:done="0"/>
  <w15:commentEx w15:paraId="4C1BE128" w15:done="0"/>
  <w15:commentEx w15:paraId="1070ED23" w15:done="0"/>
  <w15:commentEx w15:paraId="05124273" w15:done="0"/>
  <w15:commentEx w15:paraId="5DC69A07" w15:done="0"/>
  <w15:commentEx w15:paraId="25D7B4D9" w15:done="0"/>
  <w15:commentEx w15:paraId="01DE55C6" w15:done="0"/>
  <w15:commentEx w15:paraId="50099477" w15:done="0"/>
  <w15:commentEx w15:paraId="6680F8E2" w15:done="0"/>
  <w15:commentEx w15:paraId="2F91764F" w15:done="0"/>
  <w15:commentEx w15:paraId="400A5307" w15:done="0"/>
  <w15:commentEx w15:paraId="18D60E6C" w15:done="0"/>
  <w15:commentEx w15:paraId="436642A9" w15:done="0"/>
  <w15:commentEx w15:paraId="0BFE4CC6" w15:done="0"/>
  <w15:commentEx w15:paraId="64EA6D1E" w15:done="0"/>
  <w15:commentEx w15:paraId="29C54DA6" w15:done="0"/>
  <w15:commentEx w15:paraId="4A957921" w15:done="0"/>
  <w15:commentEx w15:paraId="453D5BF9" w15:done="0"/>
  <w15:commentEx w15:paraId="10FF4525" w15:done="0"/>
  <w15:commentEx w15:paraId="73051CFD" w15:done="0"/>
  <w15:commentEx w15:paraId="472DB9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F4FCA4" w16cex:dateUtc="2020-08-29T21:11:00Z"/>
  <w16cex:commentExtensible w16cex:durableId="22F4FC84" w16cex:dateUtc="2020-08-29T21:10:00Z"/>
  <w16cex:commentExtensible w16cex:durableId="22F4FDEC" w16cex:dateUtc="2020-08-29T21:16:00Z"/>
  <w16cex:commentExtensible w16cex:durableId="22F50295" w16cex:dateUtc="2020-08-29T21:36:00Z"/>
  <w16cex:commentExtensible w16cex:durableId="22F4FEEA" w16cex:dateUtc="2020-08-29T21:20:00Z"/>
  <w16cex:commentExtensible w16cex:durableId="22F4FFE7" w16cex:dateUtc="2020-08-29T21:25:00Z"/>
  <w16cex:commentExtensible w16cex:durableId="22F5016E" w16cex:dateUtc="2020-08-29T21:31:00Z"/>
  <w16cex:commentExtensible w16cex:durableId="22F501D1" w16cex:dateUtc="2020-08-29T21:33:00Z"/>
  <w16cex:commentExtensible w16cex:durableId="22F50362" w16cex:dateUtc="2020-08-29T21:40:00Z"/>
  <w16cex:commentExtensible w16cex:durableId="22F50F3E" w16cex:dateUtc="2020-08-29T22:30:00Z"/>
  <w16cex:commentExtensible w16cex:durableId="22F503F1" w16cex:dateUtc="2020-08-29T21:42:00Z"/>
  <w16cex:commentExtensible w16cex:durableId="22F5063B" w16cex:dateUtc="2020-08-29T21:52:00Z"/>
  <w16cex:commentExtensible w16cex:durableId="22F506CC" w16cex:dateUtc="2020-08-29T21:54:00Z"/>
  <w16cex:commentExtensible w16cex:durableId="22F50ACB" w16cex:dateUtc="2020-08-29T22:11:00Z"/>
  <w16cex:commentExtensible w16cex:durableId="22F512D9" w16cex:dateUtc="2020-08-29T22:46:00Z"/>
  <w16cex:commentExtensible w16cex:durableId="22F51570" w16cex:dateUtc="2020-08-29T22:57:00Z"/>
  <w16cex:commentExtensible w16cex:durableId="22F51588" w16cex:dateUtc="2020-08-29T22:57:00Z"/>
  <w16cex:commentExtensible w16cex:durableId="22F51625" w16cex:dateUtc="2020-08-29T23:00:00Z"/>
  <w16cex:commentExtensible w16cex:durableId="22F51652" w16cex:dateUtc="2020-08-29T23:00:00Z"/>
  <w16cex:commentExtensible w16cex:durableId="22F5174C" w16cex:dateUtc="2020-08-29T23:05:00Z"/>
  <w16cex:commentExtensible w16cex:durableId="22F516E7" w16cex:dateUtc="2020-08-29T23:03:00Z"/>
  <w16cex:commentExtensible w16cex:durableId="22F5180F" w16cex:dateUtc="2020-08-29T23:08:00Z"/>
  <w16cex:commentExtensible w16cex:durableId="22F5184C" w16cex:dateUtc="2020-08-29T23:09:00Z"/>
  <w16cex:commentExtensible w16cex:durableId="22F5189A" w16cex:dateUtc="2020-08-29T23:10:00Z"/>
  <w16cex:commentExtensible w16cex:durableId="22F51914" w16cex:dateUtc="2020-08-29T23:12:00Z"/>
  <w16cex:commentExtensible w16cex:durableId="22F51990" w16cex:dateUtc="2020-08-29T23:14:00Z"/>
  <w16cex:commentExtensible w16cex:durableId="22F519E7" w16cex:dateUtc="2020-08-29T23:16:00Z"/>
  <w16cex:commentExtensible w16cex:durableId="22F51B0A" w16cex:dateUtc="2020-08-29T23:20:00Z"/>
  <w16cex:commentExtensible w16cex:durableId="22F51B24" w16cex:dateUtc="2020-08-29T23:21:00Z"/>
  <w16cex:commentExtensible w16cex:durableId="22F51B40" w16cex:dateUtc="2020-08-29T23:21:00Z"/>
  <w16cex:commentExtensible w16cex:durableId="22F51BA9" w16cex:dateUtc="2020-08-29T23:23:00Z"/>
  <w16cex:commentExtensible w16cex:durableId="22F51BD4" w16cex:dateUtc="2020-08-29T23:24:00Z"/>
  <w16cex:commentExtensible w16cex:durableId="22F51C83" w16cex:dateUtc="2020-08-29T23:27:00Z"/>
  <w16cex:commentExtensible w16cex:durableId="22F51D14" w16cex:dateUtc="2020-08-29T23:29:00Z"/>
  <w16cex:commentExtensible w16cex:durableId="22F51379" w16cex:dateUtc="2020-08-29T21:54:00Z"/>
  <w16cex:commentExtensible w16cex:durableId="22F5153E" w16cex:dateUtc="2020-08-29T22:56:00Z"/>
  <w16cex:commentExtensible w16cex:durableId="22F51378" w16cex:dateUtc="2020-08-29T22:11:00Z"/>
  <w16cex:commentExtensible w16cex:durableId="22F51377" w16cex:dateUtc="2020-08-29T22:46:00Z"/>
  <w16cex:commentExtensible w16cex:durableId="22F51E18" w16cex:dateUtc="2020-08-29T23:34:00Z"/>
  <w16cex:commentExtensible w16cex:durableId="22F51E21" w16cex:dateUtc="2020-08-29T23:34:00Z"/>
  <w16cex:commentExtensible w16cex:durableId="22F51DAC" w16cex:dateUtc="2020-08-29T23:32:00Z"/>
  <w16cex:commentExtensible w16cex:durableId="22F51F4A" w16cex:dateUtc="2020-08-29T23:39:00Z"/>
  <w16cex:commentExtensible w16cex:durableId="22F51F2B" w16cex:dateUtc="2020-08-29T23:38:00Z"/>
  <w16cex:commentExtensible w16cex:durableId="22F51FBC" w16cex:dateUtc="2020-08-29T23:41:00Z"/>
  <w16cex:commentExtensible w16cex:durableId="22F51FA9" w16cex:dateUtc="2020-08-29T23:40:00Z"/>
  <w16cex:commentExtensible w16cex:durableId="22F5220E" w16cex:dateUtc="2020-08-29T23:50:00Z"/>
  <w16cex:commentExtensible w16cex:durableId="22F52037" w16cex:dateUtc="2020-08-29T23:43:00Z"/>
  <w16cex:commentExtensible w16cex:durableId="22F52098" w16cex:dateUtc="2020-08-29T23:44:00Z"/>
  <w16cex:commentExtensible w16cex:durableId="22F521EA" w16cex:dateUtc="2020-08-29T23:50:00Z"/>
  <w16cex:commentExtensible w16cex:durableId="22F523B7" w16cex:dateUtc="2020-08-29T23:57:00Z"/>
  <w16cex:commentExtensible w16cex:durableId="22F52349" w16cex:dateUtc="2020-08-29T23:56:00Z"/>
  <w16cex:commentExtensible w16cex:durableId="22F63EB5" w16cex:dateUtc="2020-08-30T20:05:00Z"/>
  <w16cex:commentExtensible w16cex:durableId="22F63FF4" w16cex:dateUtc="2020-08-30T20:10:00Z"/>
  <w16cex:commentExtensible w16cex:durableId="22F64354" w16cex:dateUtc="2020-08-30T20:25:00Z"/>
  <w16cex:commentExtensible w16cex:durableId="22F52459" w16cex:dateUtc="2020-08-30T00:00:00Z"/>
  <w16cex:commentExtensible w16cex:durableId="22F64719" w16cex:dateUtc="2020-08-30T20:41:00Z"/>
  <w16cex:commentExtensible w16cex:durableId="22F6477B" w16cex:dateUtc="2020-08-30T20:42:00Z"/>
  <w16cex:commentExtensible w16cex:durableId="22F647D8" w16cex:dateUtc="2020-08-30T20:44:00Z"/>
  <w16cex:commentExtensible w16cex:durableId="22F64A4D" w16cex:dateUtc="2020-08-30T20:54:00Z"/>
  <w16cex:commentExtensible w16cex:durableId="22F64ADA" w16cex:dateUtc="2020-08-30T20:57:00Z"/>
  <w16cex:commentExtensible w16cex:durableId="22F64B49" w16cex:dateUtc="2020-08-30T20:59:00Z"/>
  <w16cex:commentExtensible w16cex:durableId="22F64B6A" w16cex:dateUtc="2020-08-30T20:59:00Z"/>
  <w16cex:commentExtensible w16cex:durableId="22F64D76" w16cex:dateUtc="2020-08-30T21:08:00Z"/>
  <w16cex:commentExtensible w16cex:durableId="22F64C0A" w16cex:dateUtc="2020-08-30T21:02:00Z"/>
  <w16cex:commentExtensible w16cex:durableId="22F64EAA" w16cex:dateUtc="2020-08-30T21:13:00Z"/>
  <w16cex:commentExtensible w16cex:durableId="22F65031" w16cex:dateUtc="2020-08-30T21:20:00Z"/>
  <w16cex:commentExtensible w16cex:durableId="22F650DA" w16cex:dateUtc="2020-08-30T21:22:00Z"/>
  <w16cex:commentExtensible w16cex:durableId="22F651A7" w16cex:dateUtc="2020-08-30T21: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ED789A5" w16cid:durableId="22F4FCA4"/>
  <w16cid:commentId w16cid:paraId="43BA9971" w16cid:durableId="22F4FC84"/>
  <w16cid:commentId w16cid:paraId="76401861" w16cid:durableId="22F4FDEC"/>
  <w16cid:commentId w16cid:paraId="12BA070F" w16cid:durableId="22F50295"/>
  <w16cid:commentId w16cid:paraId="2F11BD3E" w16cid:durableId="22F4FEEA"/>
  <w16cid:commentId w16cid:paraId="07778735" w16cid:durableId="22F4FFE7"/>
  <w16cid:commentId w16cid:paraId="3DFCA9D9" w16cid:durableId="22F5016E"/>
  <w16cid:commentId w16cid:paraId="0D968356" w16cid:durableId="22F501D1"/>
  <w16cid:commentId w16cid:paraId="5D687EF5" w16cid:durableId="22F50362"/>
  <w16cid:commentId w16cid:paraId="2E7FD440" w16cid:durableId="22F50F3E"/>
  <w16cid:commentId w16cid:paraId="7B94C7A0" w16cid:durableId="22F503F1"/>
  <w16cid:commentId w16cid:paraId="45BAC9AA" w16cid:durableId="22F5063B"/>
  <w16cid:commentId w16cid:paraId="08AEFD04" w16cid:durableId="22F506CC"/>
  <w16cid:commentId w16cid:paraId="10D7FC15" w16cid:durableId="22F50ACB"/>
  <w16cid:commentId w16cid:paraId="5C856048" w16cid:durableId="22F512D9"/>
  <w16cid:commentId w16cid:paraId="0305AF5A" w16cid:durableId="22F51570"/>
  <w16cid:commentId w16cid:paraId="1D50751F" w16cid:durableId="22F51588"/>
  <w16cid:commentId w16cid:paraId="2F90DAD8" w16cid:durableId="22F51625"/>
  <w16cid:commentId w16cid:paraId="7371C777" w16cid:durableId="22F51652"/>
  <w16cid:commentId w16cid:paraId="1E37D42D" w16cid:durableId="22F5174C"/>
  <w16cid:commentId w16cid:paraId="40BCA6BD" w16cid:durableId="22F516E7"/>
  <w16cid:commentId w16cid:paraId="09E61ADA" w16cid:durableId="22F5180F"/>
  <w16cid:commentId w16cid:paraId="28B58B40" w16cid:durableId="22F5184C"/>
  <w16cid:commentId w16cid:paraId="44A30B01" w16cid:durableId="22F5189A"/>
  <w16cid:commentId w16cid:paraId="09A6D32B" w16cid:durableId="22F51914"/>
  <w16cid:commentId w16cid:paraId="1FDB3807" w16cid:durableId="22F51990"/>
  <w16cid:commentId w16cid:paraId="68C88A18" w16cid:durableId="22F519E7"/>
  <w16cid:commentId w16cid:paraId="01765D98" w16cid:durableId="22F51B0A"/>
  <w16cid:commentId w16cid:paraId="1EEED3DA" w16cid:durableId="22F51B24"/>
  <w16cid:commentId w16cid:paraId="680B7F4C" w16cid:durableId="22F51B40"/>
  <w16cid:commentId w16cid:paraId="4962A583" w16cid:durableId="22F51BA9"/>
  <w16cid:commentId w16cid:paraId="51E14B19" w16cid:durableId="22F51BD4"/>
  <w16cid:commentId w16cid:paraId="7AF3EF31" w16cid:durableId="22F51C83"/>
  <w16cid:commentId w16cid:paraId="0A074025" w16cid:durableId="22F51D14"/>
  <w16cid:commentId w16cid:paraId="706774C2" w16cid:durableId="22F51379"/>
  <w16cid:commentId w16cid:paraId="1D0D08B8" w16cid:durableId="22F5153E"/>
  <w16cid:commentId w16cid:paraId="4BF71CAE" w16cid:durableId="22F51378"/>
  <w16cid:commentId w16cid:paraId="62140FC2" w16cid:durableId="22F51377"/>
  <w16cid:commentId w16cid:paraId="4C1BE128" w16cid:durableId="22F51E18"/>
  <w16cid:commentId w16cid:paraId="1070ED23" w16cid:durableId="22F51E21"/>
  <w16cid:commentId w16cid:paraId="2858E042" w16cid:durableId="22F51DAC"/>
  <w16cid:commentId w16cid:paraId="05124273" w16cid:durableId="22F51F4A"/>
  <w16cid:commentId w16cid:paraId="5DC69A07" w16cid:durableId="22F51F2B"/>
  <w16cid:commentId w16cid:paraId="25D7B4D9" w16cid:durableId="22F51FBC"/>
  <w16cid:commentId w16cid:paraId="093BBF62" w16cid:durableId="22F51FA9"/>
  <w16cid:commentId w16cid:paraId="09AA517F" w16cid:durableId="22F5220E"/>
  <w16cid:commentId w16cid:paraId="513541BF" w16cid:durableId="22F52037"/>
  <w16cid:commentId w16cid:paraId="596A4E22" w16cid:durableId="22F52098"/>
  <w16cid:commentId w16cid:paraId="77751638" w16cid:durableId="22F521EA"/>
  <w16cid:commentId w16cid:paraId="01DE55C6" w16cid:durableId="22F523B7"/>
  <w16cid:commentId w16cid:paraId="50099477" w16cid:durableId="22F52349"/>
  <w16cid:commentId w16cid:paraId="6680F8E2" w16cid:durableId="22F63EB5"/>
  <w16cid:commentId w16cid:paraId="2F91764F" w16cid:durableId="22F63FF4"/>
  <w16cid:commentId w16cid:paraId="400A5307" w16cid:durableId="22F64354"/>
  <w16cid:commentId w16cid:paraId="18D60E6C" w16cid:durableId="22F52459"/>
  <w16cid:commentId w16cid:paraId="436642A9" w16cid:durableId="22F64719"/>
  <w16cid:commentId w16cid:paraId="0BFE4CC6" w16cid:durableId="22F6477B"/>
  <w16cid:commentId w16cid:paraId="64EA6D1E" w16cid:durableId="22F647D8"/>
  <w16cid:commentId w16cid:paraId="29C54DA6" w16cid:durableId="22F64A4D"/>
  <w16cid:commentId w16cid:paraId="54FA8704" w16cid:durableId="22F64ADA"/>
  <w16cid:commentId w16cid:paraId="4A957921" w16cid:durableId="22F64B49"/>
  <w16cid:commentId w16cid:paraId="325E4D69" w16cid:durableId="22F64B6A"/>
  <w16cid:commentId w16cid:paraId="453D5BF9" w16cid:durableId="22F64D76"/>
  <w16cid:commentId w16cid:paraId="713169D4" w16cid:durableId="22F64C0A"/>
  <w16cid:commentId w16cid:paraId="10FF4525" w16cid:durableId="22F64EAA"/>
  <w16cid:commentId w16cid:paraId="73051CFD" w16cid:durableId="22F65031"/>
  <w16cid:commentId w16cid:paraId="58BB426E" w16cid:durableId="22F650DA"/>
  <w16cid:commentId w16cid:paraId="472DB9C6" w16cid:durableId="22F651A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1835DB"/>
    <w:multiLevelType w:val="hybridMultilevel"/>
    <w:tmpl w:val="750E00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9260BF"/>
    <w:multiLevelType w:val="hybridMultilevel"/>
    <w:tmpl w:val="806C2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igaud,Bastien Steve Henri">
    <w15:presenceInfo w15:providerId="AD" w15:userId="S::bsrigaud@mdanderson.org::67eca9eb-9f4d-4d33-90d2-5a8b69d4920b"/>
  </w15:person>
  <w15:person w15:author="Anderson,Brian M">
    <w15:presenceInfo w15:providerId="AD" w15:userId="S-1-5-21-1567877469-3263605706-1227183214-3855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662"/>
    <w:rsid w:val="0002050A"/>
    <w:rsid w:val="00021A8C"/>
    <w:rsid w:val="00053308"/>
    <w:rsid w:val="000612A6"/>
    <w:rsid w:val="00066BF6"/>
    <w:rsid w:val="00066C83"/>
    <w:rsid w:val="000709B7"/>
    <w:rsid w:val="0007182C"/>
    <w:rsid w:val="00080ACC"/>
    <w:rsid w:val="000845E0"/>
    <w:rsid w:val="00093FBD"/>
    <w:rsid w:val="0009769A"/>
    <w:rsid w:val="000A4F8E"/>
    <w:rsid w:val="000B4BF1"/>
    <w:rsid w:val="000B662B"/>
    <w:rsid w:val="000D1261"/>
    <w:rsid w:val="000F3444"/>
    <w:rsid w:val="000F673E"/>
    <w:rsid w:val="001053EB"/>
    <w:rsid w:val="00112AA5"/>
    <w:rsid w:val="0012035D"/>
    <w:rsid w:val="00130431"/>
    <w:rsid w:val="00144654"/>
    <w:rsid w:val="00146385"/>
    <w:rsid w:val="00147049"/>
    <w:rsid w:val="001539FD"/>
    <w:rsid w:val="0015567A"/>
    <w:rsid w:val="001633EA"/>
    <w:rsid w:val="0016443B"/>
    <w:rsid w:val="001660E1"/>
    <w:rsid w:val="00175E8D"/>
    <w:rsid w:val="001837C4"/>
    <w:rsid w:val="00190BC0"/>
    <w:rsid w:val="001911A5"/>
    <w:rsid w:val="001A023D"/>
    <w:rsid w:val="001A0611"/>
    <w:rsid w:val="001B4402"/>
    <w:rsid w:val="001D0072"/>
    <w:rsid w:val="001D0C8B"/>
    <w:rsid w:val="001D33AC"/>
    <w:rsid w:val="001D3814"/>
    <w:rsid w:val="001D3DE6"/>
    <w:rsid w:val="001E7759"/>
    <w:rsid w:val="00201B5D"/>
    <w:rsid w:val="00205795"/>
    <w:rsid w:val="00210ED9"/>
    <w:rsid w:val="002167BF"/>
    <w:rsid w:val="00224D0E"/>
    <w:rsid w:val="00231DAB"/>
    <w:rsid w:val="00255933"/>
    <w:rsid w:val="0026757F"/>
    <w:rsid w:val="00275CBA"/>
    <w:rsid w:val="002832C8"/>
    <w:rsid w:val="00297B2C"/>
    <w:rsid w:val="002A1699"/>
    <w:rsid w:val="002B1C4A"/>
    <w:rsid w:val="002B1E54"/>
    <w:rsid w:val="002B26C3"/>
    <w:rsid w:val="002B5BF9"/>
    <w:rsid w:val="002C04E1"/>
    <w:rsid w:val="002C2D80"/>
    <w:rsid w:val="002D1FD4"/>
    <w:rsid w:val="002F02D0"/>
    <w:rsid w:val="00300C90"/>
    <w:rsid w:val="00304FBB"/>
    <w:rsid w:val="00310E41"/>
    <w:rsid w:val="00326A2F"/>
    <w:rsid w:val="00334835"/>
    <w:rsid w:val="00340059"/>
    <w:rsid w:val="00340605"/>
    <w:rsid w:val="00370C9D"/>
    <w:rsid w:val="0037656E"/>
    <w:rsid w:val="00376947"/>
    <w:rsid w:val="00380798"/>
    <w:rsid w:val="00392E39"/>
    <w:rsid w:val="00396E34"/>
    <w:rsid w:val="003B20C3"/>
    <w:rsid w:val="003B7403"/>
    <w:rsid w:val="003B7AC4"/>
    <w:rsid w:val="003C315D"/>
    <w:rsid w:val="003C4651"/>
    <w:rsid w:val="003F08A2"/>
    <w:rsid w:val="003F5E68"/>
    <w:rsid w:val="00403092"/>
    <w:rsid w:val="00403483"/>
    <w:rsid w:val="004049FA"/>
    <w:rsid w:val="004175D0"/>
    <w:rsid w:val="0044577D"/>
    <w:rsid w:val="00464AAF"/>
    <w:rsid w:val="004672F9"/>
    <w:rsid w:val="00473A11"/>
    <w:rsid w:val="00485014"/>
    <w:rsid w:val="004A25D3"/>
    <w:rsid w:val="004C6613"/>
    <w:rsid w:val="004D5C59"/>
    <w:rsid w:val="004D7BB8"/>
    <w:rsid w:val="005062C7"/>
    <w:rsid w:val="0051477F"/>
    <w:rsid w:val="00520854"/>
    <w:rsid w:val="0055214A"/>
    <w:rsid w:val="00554232"/>
    <w:rsid w:val="00566B0B"/>
    <w:rsid w:val="0057310B"/>
    <w:rsid w:val="005757A3"/>
    <w:rsid w:val="005762D8"/>
    <w:rsid w:val="00580FC7"/>
    <w:rsid w:val="00582518"/>
    <w:rsid w:val="00582F76"/>
    <w:rsid w:val="00597E64"/>
    <w:rsid w:val="005A32C2"/>
    <w:rsid w:val="005B08DE"/>
    <w:rsid w:val="005C4E74"/>
    <w:rsid w:val="005C7043"/>
    <w:rsid w:val="005D0252"/>
    <w:rsid w:val="005D5FC4"/>
    <w:rsid w:val="005E7A0C"/>
    <w:rsid w:val="006125AF"/>
    <w:rsid w:val="006164A1"/>
    <w:rsid w:val="0061744C"/>
    <w:rsid w:val="006234AE"/>
    <w:rsid w:val="006240D8"/>
    <w:rsid w:val="00631415"/>
    <w:rsid w:val="00633940"/>
    <w:rsid w:val="0063792B"/>
    <w:rsid w:val="00640705"/>
    <w:rsid w:val="00646E58"/>
    <w:rsid w:val="00657069"/>
    <w:rsid w:val="0067059F"/>
    <w:rsid w:val="00674305"/>
    <w:rsid w:val="0067571B"/>
    <w:rsid w:val="00687B5B"/>
    <w:rsid w:val="006901BE"/>
    <w:rsid w:val="00690BD2"/>
    <w:rsid w:val="006971E7"/>
    <w:rsid w:val="006C5032"/>
    <w:rsid w:val="006C5CE1"/>
    <w:rsid w:val="006C5FB4"/>
    <w:rsid w:val="006D5F7F"/>
    <w:rsid w:val="006E5402"/>
    <w:rsid w:val="006F075F"/>
    <w:rsid w:val="006F69F7"/>
    <w:rsid w:val="00711C0E"/>
    <w:rsid w:val="007177C4"/>
    <w:rsid w:val="0072441B"/>
    <w:rsid w:val="00736180"/>
    <w:rsid w:val="00755C48"/>
    <w:rsid w:val="00765BAD"/>
    <w:rsid w:val="0077665A"/>
    <w:rsid w:val="0078374C"/>
    <w:rsid w:val="007847DE"/>
    <w:rsid w:val="0079470B"/>
    <w:rsid w:val="00796951"/>
    <w:rsid w:val="007A0B9D"/>
    <w:rsid w:val="007A5596"/>
    <w:rsid w:val="007A6139"/>
    <w:rsid w:val="007A74AE"/>
    <w:rsid w:val="007C2056"/>
    <w:rsid w:val="007D30B5"/>
    <w:rsid w:val="007E7CB0"/>
    <w:rsid w:val="007F0C25"/>
    <w:rsid w:val="00810645"/>
    <w:rsid w:val="00821A8C"/>
    <w:rsid w:val="0083644B"/>
    <w:rsid w:val="00845390"/>
    <w:rsid w:val="00863EE5"/>
    <w:rsid w:val="008840F2"/>
    <w:rsid w:val="00886BB9"/>
    <w:rsid w:val="008919DF"/>
    <w:rsid w:val="008938DA"/>
    <w:rsid w:val="00896F0B"/>
    <w:rsid w:val="008B0A44"/>
    <w:rsid w:val="008C0CEE"/>
    <w:rsid w:val="008D3365"/>
    <w:rsid w:val="008D6DAB"/>
    <w:rsid w:val="008E4547"/>
    <w:rsid w:val="008E7047"/>
    <w:rsid w:val="008F0BB6"/>
    <w:rsid w:val="008F0E9A"/>
    <w:rsid w:val="00903EC7"/>
    <w:rsid w:val="00906AC0"/>
    <w:rsid w:val="009223FE"/>
    <w:rsid w:val="00937CD0"/>
    <w:rsid w:val="00943465"/>
    <w:rsid w:val="009555FA"/>
    <w:rsid w:val="00971F8F"/>
    <w:rsid w:val="00987B7A"/>
    <w:rsid w:val="0099301C"/>
    <w:rsid w:val="00995E63"/>
    <w:rsid w:val="00997F9A"/>
    <w:rsid w:val="009A2F3B"/>
    <w:rsid w:val="009A36A3"/>
    <w:rsid w:val="009C18CD"/>
    <w:rsid w:val="009C6269"/>
    <w:rsid w:val="009D1222"/>
    <w:rsid w:val="009D681F"/>
    <w:rsid w:val="009E2942"/>
    <w:rsid w:val="009F653E"/>
    <w:rsid w:val="009F6DF9"/>
    <w:rsid w:val="00A12ACA"/>
    <w:rsid w:val="00A15ADB"/>
    <w:rsid w:val="00A35224"/>
    <w:rsid w:val="00A40956"/>
    <w:rsid w:val="00A53340"/>
    <w:rsid w:val="00A564E2"/>
    <w:rsid w:val="00A65B08"/>
    <w:rsid w:val="00A77F40"/>
    <w:rsid w:val="00A91C35"/>
    <w:rsid w:val="00A949D4"/>
    <w:rsid w:val="00A94A22"/>
    <w:rsid w:val="00A9620B"/>
    <w:rsid w:val="00AA4CB6"/>
    <w:rsid w:val="00AC0969"/>
    <w:rsid w:val="00AE399B"/>
    <w:rsid w:val="00B13A8E"/>
    <w:rsid w:val="00B16E08"/>
    <w:rsid w:val="00B24662"/>
    <w:rsid w:val="00B24AE8"/>
    <w:rsid w:val="00B32F54"/>
    <w:rsid w:val="00B402E5"/>
    <w:rsid w:val="00B464C7"/>
    <w:rsid w:val="00B52D79"/>
    <w:rsid w:val="00B644E8"/>
    <w:rsid w:val="00B665D6"/>
    <w:rsid w:val="00B66C54"/>
    <w:rsid w:val="00B67DDA"/>
    <w:rsid w:val="00B8038A"/>
    <w:rsid w:val="00B832E4"/>
    <w:rsid w:val="00B84FBC"/>
    <w:rsid w:val="00B850AB"/>
    <w:rsid w:val="00BA223D"/>
    <w:rsid w:val="00BA557C"/>
    <w:rsid w:val="00BB00B6"/>
    <w:rsid w:val="00BB0880"/>
    <w:rsid w:val="00BB79B8"/>
    <w:rsid w:val="00BD3DF3"/>
    <w:rsid w:val="00BE1B96"/>
    <w:rsid w:val="00BE56D1"/>
    <w:rsid w:val="00C03C14"/>
    <w:rsid w:val="00C051B2"/>
    <w:rsid w:val="00C22B48"/>
    <w:rsid w:val="00C30287"/>
    <w:rsid w:val="00C33740"/>
    <w:rsid w:val="00C36979"/>
    <w:rsid w:val="00C40441"/>
    <w:rsid w:val="00C42A41"/>
    <w:rsid w:val="00C45EA7"/>
    <w:rsid w:val="00C508F0"/>
    <w:rsid w:val="00C51CA0"/>
    <w:rsid w:val="00C646DF"/>
    <w:rsid w:val="00C8227B"/>
    <w:rsid w:val="00C92E3B"/>
    <w:rsid w:val="00C9481D"/>
    <w:rsid w:val="00CA46DF"/>
    <w:rsid w:val="00CB445C"/>
    <w:rsid w:val="00CC47A6"/>
    <w:rsid w:val="00CD3AC4"/>
    <w:rsid w:val="00CE5D21"/>
    <w:rsid w:val="00CE5F76"/>
    <w:rsid w:val="00CF1453"/>
    <w:rsid w:val="00CF4F21"/>
    <w:rsid w:val="00D17B88"/>
    <w:rsid w:val="00D22B86"/>
    <w:rsid w:val="00D23F45"/>
    <w:rsid w:val="00D24D1F"/>
    <w:rsid w:val="00D26660"/>
    <w:rsid w:val="00D600A9"/>
    <w:rsid w:val="00D61972"/>
    <w:rsid w:val="00D637CA"/>
    <w:rsid w:val="00D63C31"/>
    <w:rsid w:val="00D75748"/>
    <w:rsid w:val="00D77F81"/>
    <w:rsid w:val="00D8096A"/>
    <w:rsid w:val="00D942C3"/>
    <w:rsid w:val="00D96287"/>
    <w:rsid w:val="00DA033F"/>
    <w:rsid w:val="00DA4925"/>
    <w:rsid w:val="00DB3415"/>
    <w:rsid w:val="00DB4693"/>
    <w:rsid w:val="00DB7A0C"/>
    <w:rsid w:val="00DD0937"/>
    <w:rsid w:val="00DE742B"/>
    <w:rsid w:val="00DF02B1"/>
    <w:rsid w:val="00E03FE4"/>
    <w:rsid w:val="00E170A7"/>
    <w:rsid w:val="00E17404"/>
    <w:rsid w:val="00E30E97"/>
    <w:rsid w:val="00E34DE1"/>
    <w:rsid w:val="00E45D68"/>
    <w:rsid w:val="00E463E4"/>
    <w:rsid w:val="00E8027B"/>
    <w:rsid w:val="00E904F6"/>
    <w:rsid w:val="00E9727E"/>
    <w:rsid w:val="00EA237D"/>
    <w:rsid w:val="00EA4113"/>
    <w:rsid w:val="00EB2F3B"/>
    <w:rsid w:val="00EB351B"/>
    <w:rsid w:val="00EE5195"/>
    <w:rsid w:val="00EE5A60"/>
    <w:rsid w:val="00EF2F0A"/>
    <w:rsid w:val="00F0546F"/>
    <w:rsid w:val="00F06ECE"/>
    <w:rsid w:val="00F11398"/>
    <w:rsid w:val="00F34383"/>
    <w:rsid w:val="00F41FAE"/>
    <w:rsid w:val="00F43DD3"/>
    <w:rsid w:val="00F5513D"/>
    <w:rsid w:val="00F6279A"/>
    <w:rsid w:val="00F62B3B"/>
    <w:rsid w:val="00F7054A"/>
    <w:rsid w:val="00F72417"/>
    <w:rsid w:val="00F813BF"/>
    <w:rsid w:val="00F90763"/>
    <w:rsid w:val="00FC59B5"/>
    <w:rsid w:val="00FD0201"/>
    <w:rsid w:val="00FD38A0"/>
    <w:rsid w:val="00FD39FE"/>
    <w:rsid w:val="00FE55E8"/>
    <w:rsid w:val="00FF3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6A7B6"/>
  <w15:chartTrackingRefBased/>
  <w15:docId w15:val="{39A37753-7921-43A9-A83A-DD6FC53BF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01B5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01B5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5423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E454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9223F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B5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01B5D"/>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6E5402"/>
    <w:rPr>
      <w:color w:val="0000FF"/>
      <w:u w:val="single"/>
    </w:rPr>
  </w:style>
  <w:style w:type="character" w:customStyle="1" w:styleId="Heading3Char">
    <w:name w:val="Heading 3 Char"/>
    <w:basedOn w:val="DefaultParagraphFont"/>
    <w:link w:val="Heading3"/>
    <w:uiPriority w:val="9"/>
    <w:rsid w:val="00554232"/>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E972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9727E"/>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8E4547"/>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D600A9"/>
    <w:pPr>
      <w:ind w:left="720"/>
      <w:contextualSpacing/>
    </w:pPr>
  </w:style>
  <w:style w:type="character" w:customStyle="1" w:styleId="Heading5Char">
    <w:name w:val="Heading 5 Char"/>
    <w:basedOn w:val="DefaultParagraphFont"/>
    <w:link w:val="Heading5"/>
    <w:uiPriority w:val="9"/>
    <w:rsid w:val="009223FE"/>
    <w:rPr>
      <w:rFonts w:asciiTheme="majorHAnsi" w:eastAsiaTheme="majorEastAsia" w:hAnsiTheme="majorHAnsi" w:cstheme="majorBidi"/>
      <w:color w:val="2E74B5" w:themeColor="accent1" w:themeShade="BF"/>
    </w:rPr>
  </w:style>
  <w:style w:type="character" w:styleId="CommentReference">
    <w:name w:val="annotation reference"/>
    <w:basedOn w:val="DefaultParagraphFont"/>
    <w:uiPriority w:val="99"/>
    <w:semiHidden/>
    <w:unhideWhenUsed/>
    <w:rsid w:val="00D77F81"/>
    <w:rPr>
      <w:sz w:val="16"/>
      <w:szCs w:val="16"/>
    </w:rPr>
  </w:style>
  <w:style w:type="paragraph" w:styleId="CommentText">
    <w:name w:val="annotation text"/>
    <w:basedOn w:val="Normal"/>
    <w:link w:val="CommentTextChar"/>
    <w:uiPriority w:val="99"/>
    <w:semiHidden/>
    <w:unhideWhenUsed/>
    <w:rsid w:val="00D77F81"/>
    <w:pPr>
      <w:spacing w:line="240" w:lineRule="auto"/>
    </w:pPr>
    <w:rPr>
      <w:sz w:val="20"/>
      <w:szCs w:val="20"/>
    </w:rPr>
  </w:style>
  <w:style w:type="character" w:customStyle="1" w:styleId="CommentTextChar">
    <w:name w:val="Comment Text Char"/>
    <w:basedOn w:val="DefaultParagraphFont"/>
    <w:link w:val="CommentText"/>
    <w:uiPriority w:val="99"/>
    <w:semiHidden/>
    <w:rsid w:val="00D77F81"/>
    <w:rPr>
      <w:sz w:val="20"/>
      <w:szCs w:val="20"/>
    </w:rPr>
  </w:style>
  <w:style w:type="paragraph" w:styleId="CommentSubject">
    <w:name w:val="annotation subject"/>
    <w:basedOn w:val="CommentText"/>
    <w:next w:val="CommentText"/>
    <w:link w:val="CommentSubjectChar"/>
    <w:uiPriority w:val="99"/>
    <w:semiHidden/>
    <w:unhideWhenUsed/>
    <w:rsid w:val="00D77F81"/>
    <w:rPr>
      <w:b/>
      <w:bCs/>
    </w:rPr>
  </w:style>
  <w:style w:type="character" w:customStyle="1" w:styleId="CommentSubjectChar">
    <w:name w:val="Comment Subject Char"/>
    <w:basedOn w:val="CommentTextChar"/>
    <w:link w:val="CommentSubject"/>
    <w:uiPriority w:val="99"/>
    <w:semiHidden/>
    <w:rsid w:val="00D77F81"/>
    <w:rPr>
      <w:b/>
      <w:bCs/>
      <w:sz w:val="20"/>
      <w:szCs w:val="20"/>
    </w:rPr>
  </w:style>
  <w:style w:type="paragraph" w:styleId="Revision">
    <w:name w:val="Revision"/>
    <w:hidden/>
    <w:uiPriority w:val="99"/>
    <w:semiHidden/>
    <w:rsid w:val="00D77F81"/>
    <w:pPr>
      <w:spacing w:after="0" w:line="240" w:lineRule="auto"/>
    </w:pPr>
  </w:style>
  <w:style w:type="paragraph" w:styleId="BalloonText">
    <w:name w:val="Balloon Text"/>
    <w:basedOn w:val="Normal"/>
    <w:link w:val="BalloonTextChar"/>
    <w:uiPriority w:val="99"/>
    <w:semiHidden/>
    <w:unhideWhenUsed/>
    <w:rsid w:val="00D77F81"/>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77F81"/>
    <w:rPr>
      <w:rFonts w:ascii="Times New Roman" w:hAnsi="Times New Roman" w:cs="Times New Roman"/>
      <w:sz w:val="18"/>
      <w:szCs w:val="18"/>
    </w:rPr>
  </w:style>
  <w:style w:type="character" w:styleId="FollowedHyperlink">
    <w:name w:val="FollowedHyperlink"/>
    <w:basedOn w:val="DefaultParagraphFont"/>
    <w:uiPriority w:val="99"/>
    <w:semiHidden/>
    <w:unhideWhenUsed/>
    <w:rsid w:val="008F0BB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087400">
      <w:bodyDiv w:val="1"/>
      <w:marLeft w:val="0"/>
      <w:marRight w:val="0"/>
      <w:marTop w:val="0"/>
      <w:marBottom w:val="0"/>
      <w:divBdr>
        <w:top w:val="none" w:sz="0" w:space="0" w:color="auto"/>
        <w:left w:val="none" w:sz="0" w:space="0" w:color="auto"/>
        <w:bottom w:val="none" w:sz="0" w:space="0" w:color="auto"/>
        <w:right w:val="none" w:sz="0" w:space="0" w:color="auto"/>
      </w:divBdr>
    </w:div>
    <w:div w:id="133373309">
      <w:bodyDiv w:val="1"/>
      <w:marLeft w:val="0"/>
      <w:marRight w:val="0"/>
      <w:marTop w:val="0"/>
      <w:marBottom w:val="0"/>
      <w:divBdr>
        <w:top w:val="none" w:sz="0" w:space="0" w:color="auto"/>
        <w:left w:val="none" w:sz="0" w:space="0" w:color="auto"/>
        <w:bottom w:val="none" w:sz="0" w:space="0" w:color="auto"/>
        <w:right w:val="none" w:sz="0" w:space="0" w:color="auto"/>
      </w:divBdr>
    </w:div>
    <w:div w:id="173689589">
      <w:bodyDiv w:val="1"/>
      <w:marLeft w:val="0"/>
      <w:marRight w:val="0"/>
      <w:marTop w:val="0"/>
      <w:marBottom w:val="0"/>
      <w:divBdr>
        <w:top w:val="none" w:sz="0" w:space="0" w:color="auto"/>
        <w:left w:val="none" w:sz="0" w:space="0" w:color="auto"/>
        <w:bottom w:val="none" w:sz="0" w:space="0" w:color="auto"/>
        <w:right w:val="none" w:sz="0" w:space="0" w:color="auto"/>
      </w:divBdr>
    </w:div>
    <w:div w:id="299189331">
      <w:bodyDiv w:val="1"/>
      <w:marLeft w:val="0"/>
      <w:marRight w:val="0"/>
      <w:marTop w:val="0"/>
      <w:marBottom w:val="0"/>
      <w:divBdr>
        <w:top w:val="none" w:sz="0" w:space="0" w:color="auto"/>
        <w:left w:val="none" w:sz="0" w:space="0" w:color="auto"/>
        <w:bottom w:val="none" w:sz="0" w:space="0" w:color="auto"/>
        <w:right w:val="none" w:sz="0" w:space="0" w:color="auto"/>
      </w:divBdr>
      <w:divsChild>
        <w:div w:id="1145776388">
          <w:marLeft w:val="0"/>
          <w:marRight w:val="0"/>
          <w:marTop w:val="0"/>
          <w:marBottom w:val="0"/>
          <w:divBdr>
            <w:top w:val="none" w:sz="0" w:space="0" w:color="auto"/>
            <w:left w:val="none" w:sz="0" w:space="0" w:color="auto"/>
            <w:bottom w:val="none" w:sz="0" w:space="0" w:color="auto"/>
            <w:right w:val="none" w:sz="0" w:space="0" w:color="auto"/>
          </w:divBdr>
        </w:div>
      </w:divsChild>
    </w:div>
    <w:div w:id="390739347">
      <w:bodyDiv w:val="1"/>
      <w:marLeft w:val="0"/>
      <w:marRight w:val="0"/>
      <w:marTop w:val="0"/>
      <w:marBottom w:val="0"/>
      <w:divBdr>
        <w:top w:val="none" w:sz="0" w:space="0" w:color="auto"/>
        <w:left w:val="none" w:sz="0" w:space="0" w:color="auto"/>
        <w:bottom w:val="none" w:sz="0" w:space="0" w:color="auto"/>
        <w:right w:val="none" w:sz="0" w:space="0" w:color="auto"/>
      </w:divBdr>
    </w:div>
    <w:div w:id="442191401">
      <w:bodyDiv w:val="1"/>
      <w:marLeft w:val="0"/>
      <w:marRight w:val="0"/>
      <w:marTop w:val="0"/>
      <w:marBottom w:val="0"/>
      <w:divBdr>
        <w:top w:val="none" w:sz="0" w:space="0" w:color="auto"/>
        <w:left w:val="none" w:sz="0" w:space="0" w:color="auto"/>
        <w:bottom w:val="none" w:sz="0" w:space="0" w:color="auto"/>
        <w:right w:val="none" w:sz="0" w:space="0" w:color="auto"/>
      </w:divBdr>
    </w:div>
    <w:div w:id="516509476">
      <w:bodyDiv w:val="1"/>
      <w:marLeft w:val="0"/>
      <w:marRight w:val="0"/>
      <w:marTop w:val="0"/>
      <w:marBottom w:val="0"/>
      <w:divBdr>
        <w:top w:val="none" w:sz="0" w:space="0" w:color="auto"/>
        <w:left w:val="none" w:sz="0" w:space="0" w:color="auto"/>
        <w:bottom w:val="none" w:sz="0" w:space="0" w:color="auto"/>
        <w:right w:val="none" w:sz="0" w:space="0" w:color="auto"/>
      </w:divBdr>
    </w:div>
    <w:div w:id="564876776">
      <w:bodyDiv w:val="1"/>
      <w:marLeft w:val="0"/>
      <w:marRight w:val="0"/>
      <w:marTop w:val="0"/>
      <w:marBottom w:val="0"/>
      <w:divBdr>
        <w:top w:val="none" w:sz="0" w:space="0" w:color="auto"/>
        <w:left w:val="none" w:sz="0" w:space="0" w:color="auto"/>
        <w:bottom w:val="none" w:sz="0" w:space="0" w:color="auto"/>
        <w:right w:val="none" w:sz="0" w:space="0" w:color="auto"/>
      </w:divBdr>
    </w:div>
    <w:div w:id="615331388">
      <w:bodyDiv w:val="1"/>
      <w:marLeft w:val="0"/>
      <w:marRight w:val="0"/>
      <w:marTop w:val="0"/>
      <w:marBottom w:val="0"/>
      <w:divBdr>
        <w:top w:val="none" w:sz="0" w:space="0" w:color="auto"/>
        <w:left w:val="none" w:sz="0" w:space="0" w:color="auto"/>
        <w:bottom w:val="none" w:sz="0" w:space="0" w:color="auto"/>
        <w:right w:val="none" w:sz="0" w:space="0" w:color="auto"/>
      </w:divBdr>
    </w:div>
    <w:div w:id="720323691">
      <w:bodyDiv w:val="1"/>
      <w:marLeft w:val="0"/>
      <w:marRight w:val="0"/>
      <w:marTop w:val="0"/>
      <w:marBottom w:val="0"/>
      <w:divBdr>
        <w:top w:val="none" w:sz="0" w:space="0" w:color="auto"/>
        <w:left w:val="none" w:sz="0" w:space="0" w:color="auto"/>
        <w:bottom w:val="none" w:sz="0" w:space="0" w:color="auto"/>
        <w:right w:val="none" w:sz="0" w:space="0" w:color="auto"/>
      </w:divBdr>
    </w:div>
    <w:div w:id="722482903">
      <w:bodyDiv w:val="1"/>
      <w:marLeft w:val="0"/>
      <w:marRight w:val="0"/>
      <w:marTop w:val="0"/>
      <w:marBottom w:val="0"/>
      <w:divBdr>
        <w:top w:val="none" w:sz="0" w:space="0" w:color="auto"/>
        <w:left w:val="none" w:sz="0" w:space="0" w:color="auto"/>
        <w:bottom w:val="none" w:sz="0" w:space="0" w:color="auto"/>
        <w:right w:val="none" w:sz="0" w:space="0" w:color="auto"/>
      </w:divBdr>
    </w:div>
    <w:div w:id="790365736">
      <w:bodyDiv w:val="1"/>
      <w:marLeft w:val="0"/>
      <w:marRight w:val="0"/>
      <w:marTop w:val="0"/>
      <w:marBottom w:val="0"/>
      <w:divBdr>
        <w:top w:val="none" w:sz="0" w:space="0" w:color="auto"/>
        <w:left w:val="none" w:sz="0" w:space="0" w:color="auto"/>
        <w:bottom w:val="none" w:sz="0" w:space="0" w:color="auto"/>
        <w:right w:val="none" w:sz="0" w:space="0" w:color="auto"/>
      </w:divBdr>
    </w:div>
    <w:div w:id="1238593297">
      <w:bodyDiv w:val="1"/>
      <w:marLeft w:val="0"/>
      <w:marRight w:val="0"/>
      <w:marTop w:val="0"/>
      <w:marBottom w:val="0"/>
      <w:divBdr>
        <w:top w:val="none" w:sz="0" w:space="0" w:color="auto"/>
        <w:left w:val="none" w:sz="0" w:space="0" w:color="auto"/>
        <w:bottom w:val="none" w:sz="0" w:space="0" w:color="auto"/>
        <w:right w:val="none" w:sz="0" w:space="0" w:color="auto"/>
      </w:divBdr>
    </w:div>
    <w:div w:id="1519998471">
      <w:bodyDiv w:val="1"/>
      <w:marLeft w:val="0"/>
      <w:marRight w:val="0"/>
      <w:marTop w:val="0"/>
      <w:marBottom w:val="0"/>
      <w:divBdr>
        <w:top w:val="none" w:sz="0" w:space="0" w:color="auto"/>
        <w:left w:val="none" w:sz="0" w:space="0" w:color="auto"/>
        <w:bottom w:val="none" w:sz="0" w:space="0" w:color="auto"/>
        <w:right w:val="none" w:sz="0" w:space="0" w:color="auto"/>
      </w:divBdr>
    </w:div>
    <w:div w:id="1641616798">
      <w:bodyDiv w:val="1"/>
      <w:marLeft w:val="0"/>
      <w:marRight w:val="0"/>
      <w:marTop w:val="0"/>
      <w:marBottom w:val="0"/>
      <w:divBdr>
        <w:top w:val="none" w:sz="0" w:space="0" w:color="auto"/>
        <w:left w:val="none" w:sz="0" w:space="0" w:color="auto"/>
        <w:bottom w:val="none" w:sz="0" w:space="0" w:color="auto"/>
        <w:right w:val="none" w:sz="0" w:space="0" w:color="auto"/>
      </w:divBdr>
    </w:div>
    <w:div w:id="167668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ieeexplore.ieee.org/document/8379359" TargetMode="External"/><Relationship Id="rId2" Type="http://schemas.openxmlformats.org/officeDocument/2006/relationships/hyperlink" Target="https://ieeexplore.ieee.org/document/8876857" TargetMode="External"/><Relationship Id="rId1" Type="http://schemas.openxmlformats.org/officeDocument/2006/relationships/hyperlink" Target="https://arxiv.org/abs/1901.04056"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11/relationships/people" Target="people.xml"/><Relationship Id="rId3" Type="http://schemas.openxmlformats.org/officeDocument/2006/relationships/styles" Target="styles.xml"/><Relationship Id="rId21" Type="http://schemas.microsoft.com/office/2016/09/relationships/commentsIds" Target="commentsIds.xml"/><Relationship Id="rId7" Type="http://schemas.microsoft.com/office/2011/relationships/commentsExtended" Target="commentsExtended.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019995-1CAE-49D8-B31E-81E2D60D0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17</Pages>
  <Words>15774</Words>
  <Characters>89913</Characters>
  <Application>Microsoft Office Word</Application>
  <DocSecurity>0</DocSecurity>
  <Lines>749</Lines>
  <Paragraphs>210</Paragraphs>
  <ScaleCrop>false</ScaleCrop>
  <HeadingPairs>
    <vt:vector size="2" baseType="variant">
      <vt:variant>
        <vt:lpstr>Title</vt:lpstr>
      </vt:variant>
      <vt:variant>
        <vt:i4>1</vt:i4>
      </vt:variant>
    </vt:vector>
  </HeadingPairs>
  <TitlesOfParts>
    <vt:vector size="1" baseType="lpstr">
      <vt:lpstr/>
    </vt:vector>
  </TitlesOfParts>
  <Company>M. D. Anderson Cancer Center</Company>
  <LinksUpToDate>false</LinksUpToDate>
  <CharactersWithSpaces>105477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Anderson,Brian M</dc:creator>
  <cp:keywords/>
  <dc:description/>
  <cp:lastModifiedBy>Anderson,Brian M</cp:lastModifiedBy>
  <cp:revision>4</cp:revision>
  <dcterms:created xsi:type="dcterms:W3CDTF">2020-09-01T17:53:00Z</dcterms:created>
  <dcterms:modified xsi:type="dcterms:W3CDTF">2020-09-03T14:59:00Z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d823d058-0ff7-3683-b457-6721d1e2c2f7</vt:lpwstr>
  </property>
  <property fmtid="{D5CDD505-2E9C-101B-9397-08002B2CF9AE}" pid="24" name="Mendeley Citation Style_1">
    <vt:lpwstr>http://www.zotero.org/styles/american-medical-association</vt:lpwstr>
  </property>
</Properties>
</file>