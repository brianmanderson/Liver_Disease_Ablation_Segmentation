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4F158F" w14:textId="77777777" w:rsidR="00201B5D" w:rsidRDefault="00201B5D" w:rsidP="00201B5D">
      <w:pPr>
        <w:pStyle w:val="Heading1"/>
      </w:pPr>
      <w:r>
        <w:t>Introduction</w:t>
      </w:r>
    </w:p>
    <w:p w14:paraId="60FAFD51" w14:textId="77777777" w:rsidR="00201B5D" w:rsidRPr="00201B5D" w:rsidRDefault="00201B5D" w:rsidP="00201B5D">
      <w:pPr>
        <w:pStyle w:val="Heading2"/>
      </w:pPr>
      <w:r>
        <w:t>Colorectal Cancer in the United States</w:t>
      </w:r>
    </w:p>
    <w:p w14:paraId="17D4FB9F" w14:textId="486B7B2E" w:rsidR="00755C48" w:rsidRDefault="0015567A">
      <w:r>
        <w:t xml:space="preserve">Colorectal cancer (CRC) is </w:t>
      </w:r>
      <w:r w:rsidR="00A40956">
        <w:t>the 3</w:t>
      </w:r>
      <w:r w:rsidR="00A40956" w:rsidRPr="00A40956">
        <w:rPr>
          <w:vertAlign w:val="superscript"/>
        </w:rPr>
        <w:t>rd</w:t>
      </w:r>
      <w:r w:rsidR="00A40956">
        <w:t xml:space="preserve"> most common </w:t>
      </w:r>
      <w:r w:rsidR="00C42A41">
        <w:t>cancer in</w:t>
      </w:r>
      <w:r w:rsidR="00640705">
        <w:t xml:space="preserve"> the U.S</w:t>
      </w:r>
      <w:r w:rsidR="00C42A41">
        <w:t xml:space="preserve"> </w:t>
      </w:r>
      <w:r w:rsidR="00640705">
        <w:t>for both</w:t>
      </w:r>
      <w:r w:rsidR="00A40956">
        <w:t xml:space="preserve"> men and women</w:t>
      </w:r>
      <w:r w:rsidR="00A40956">
        <w:fldChar w:fldCharType="begin" w:fldLock="1"/>
      </w:r>
      <w:r w:rsidR="00D17B8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1&lt;/sup&gt;","plainTextFormattedCitation":"1","previouslyFormattedCitation":"&lt;sup&gt;1&lt;/sup&gt;"},"properties":{"noteIndex":0},"schema":"https://github.com/citation-style-language/schema/raw/master/csl-citation.json"}</w:instrText>
      </w:r>
      <w:r w:rsidR="00A40956">
        <w:fldChar w:fldCharType="separate"/>
      </w:r>
      <w:r w:rsidR="00D17B88" w:rsidRPr="00D17B88">
        <w:rPr>
          <w:noProof/>
          <w:vertAlign w:val="superscript"/>
        </w:rPr>
        <w:t>1</w:t>
      </w:r>
      <w:r w:rsidR="00A40956">
        <w:fldChar w:fldCharType="end"/>
      </w:r>
      <w:r w:rsidR="00640705">
        <w:t>, and a leading cause of cancer-related death worldwide</w:t>
      </w:r>
      <w:r>
        <w:t xml:space="preserve">.  </w:t>
      </w:r>
      <w:r w:rsidR="00755C48">
        <w:t xml:space="preserve">While </w:t>
      </w:r>
      <w:commentRangeStart w:id="0"/>
      <w:commentRangeStart w:id="1"/>
      <w:r w:rsidR="00755C48">
        <w:t xml:space="preserve">25% of patients present </w:t>
      </w:r>
      <w:r w:rsidR="00C36979">
        <w:t xml:space="preserve">with </w:t>
      </w:r>
      <w:r w:rsidR="00755C48">
        <w:t>colorectal liver metastasis</w:t>
      </w:r>
      <w:commentRangeEnd w:id="0"/>
      <w:r w:rsidR="00C42A41">
        <w:rPr>
          <w:rStyle w:val="CommentReference"/>
        </w:rPr>
        <w:commentReference w:id="0"/>
      </w:r>
      <w:commentRangeEnd w:id="1"/>
      <w:r w:rsidR="00BE56D1">
        <w:rPr>
          <w:rStyle w:val="CommentReference"/>
        </w:rPr>
        <w:commentReference w:id="1"/>
      </w:r>
      <w:r w:rsidR="00640705">
        <w:t xml:space="preserve"> (CRLM</w:t>
      </w:r>
      <w:r w:rsidR="00755C48">
        <w:t>) at the time of diagnosis</w:t>
      </w:r>
      <w:r>
        <w:t>,</w:t>
      </w:r>
      <w:r w:rsidR="00755C48">
        <w:t xml:space="preserve"> up to 6</w:t>
      </w:r>
      <w:r>
        <w:t xml:space="preserve">0% will develop </w:t>
      </w:r>
      <w:r w:rsidR="00755C48">
        <w:t>CRL</w:t>
      </w:r>
      <w:r w:rsidR="00640705">
        <w:t>M</w:t>
      </w:r>
      <w:r w:rsidR="00755C48">
        <w:t xml:space="preserve"> over the course </w:t>
      </w:r>
      <w:commentRangeStart w:id="2"/>
      <w:commentRangeStart w:id="3"/>
      <w:r w:rsidR="00755C48">
        <w:t>of their disease</w:t>
      </w:r>
      <w:r w:rsidR="00755C48">
        <w:fldChar w:fldCharType="begin" w:fldLock="1"/>
      </w:r>
      <w:r w:rsidR="00D17B88">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lt;sup&gt;2&lt;/sup&gt;","plainTextFormattedCitation":"2","previouslyFormattedCitation":"&lt;sup&gt;2&lt;/sup&gt;"},"properties":{"noteIndex":0},"schema":"https://github.com/citation-style-language/schema/raw/master/csl-citation.json"}</w:instrText>
      </w:r>
      <w:r w:rsidR="00755C48">
        <w:fldChar w:fldCharType="separate"/>
      </w:r>
      <w:r w:rsidR="00D17B88" w:rsidRPr="00D17B88">
        <w:rPr>
          <w:noProof/>
          <w:vertAlign w:val="superscript"/>
        </w:rPr>
        <w:t>2</w:t>
      </w:r>
      <w:r w:rsidR="00755C48">
        <w:fldChar w:fldCharType="end"/>
      </w:r>
      <w:commentRangeEnd w:id="2"/>
      <w:r w:rsidR="00C42A41">
        <w:rPr>
          <w:rStyle w:val="CommentReference"/>
        </w:rPr>
        <w:commentReference w:id="2"/>
      </w:r>
      <w:commentRangeEnd w:id="3"/>
      <w:r w:rsidR="00BE56D1">
        <w:rPr>
          <w:rStyle w:val="CommentReference"/>
        </w:rPr>
        <w:commentReference w:id="3"/>
      </w:r>
      <w:r>
        <w:t>.</w:t>
      </w:r>
    </w:p>
    <w:p w14:paraId="60C5CB84" w14:textId="58504771" w:rsidR="00201B5D" w:rsidRDefault="00201B5D" w:rsidP="00201B5D">
      <w:pPr>
        <w:pStyle w:val="Heading2"/>
      </w:pPr>
      <w:r>
        <w:t>Detection of Colorectal Liver Metastasis (CRL</w:t>
      </w:r>
      <w:r w:rsidR="00640705">
        <w:t>M</w:t>
      </w:r>
      <w:r>
        <w:t>)</w:t>
      </w:r>
    </w:p>
    <w:p w14:paraId="473C24B7" w14:textId="6BFADBCB" w:rsidR="00C36979" w:rsidRDefault="00755C48" w:rsidP="0055214A">
      <w:r>
        <w:t>While s</w:t>
      </w:r>
      <w:r w:rsidR="0015567A">
        <w:t>everal treatment options</w:t>
      </w:r>
      <w:r w:rsidR="00C30287">
        <w:t xml:space="preserve"> are available</w:t>
      </w:r>
      <w:r w:rsidR="0015567A">
        <w:t xml:space="preserve"> for </w:t>
      </w:r>
      <w:r>
        <w:t>CRL</w:t>
      </w:r>
      <w:r w:rsidR="00640705">
        <w:t>M</w:t>
      </w:r>
      <w:r w:rsidR="0015567A">
        <w:t xml:space="preserve">, they all first </w:t>
      </w:r>
      <w:r w:rsidR="00C30287">
        <w:t xml:space="preserve">rely </w:t>
      </w:r>
      <w:r w:rsidR="0015567A">
        <w:t xml:space="preserve">on proper identification of the </w:t>
      </w:r>
      <w:r w:rsidR="00C30287">
        <w:t>disease</w:t>
      </w:r>
      <w:r>
        <w:t xml:space="preserve">. </w:t>
      </w:r>
      <w:r w:rsidR="00C36979">
        <w:t>T</w:t>
      </w:r>
      <w:r w:rsidR="0015567A">
        <w:t xml:space="preserve">he </w:t>
      </w:r>
      <w:r w:rsidR="000B4BF1">
        <w:t>acquisition of a contrast-enhanced CT (CECT) scan</w:t>
      </w:r>
      <w:r w:rsidR="000B4BF1" w:rsidDel="000B4BF1">
        <w:t xml:space="preserve"> </w:t>
      </w:r>
      <w:r w:rsidR="000B4BF1">
        <w:t xml:space="preserve">is the </w:t>
      </w:r>
      <w:r w:rsidR="0015567A">
        <w:t>standard</w:t>
      </w:r>
      <w:r w:rsidR="000B4BF1">
        <w:t xml:space="preserve"> of care</w:t>
      </w:r>
      <w:r w:rsidR="0015567A">
        <w:t xml:space="preserve"> </w:t>
      </w:r>
      <w:r w:rsidR="00C36979">
        <w:t>f</w:t>
      </w:r>
      <w:r w:rsidR="000B4BF1">
        <w:t>or</w:t>
      </w:r>
      <w:r w:rsidR="00C36979">
        <w:t xml:space="preserve"> identifying CRL</w:t>
      </w:r>
      <w:r w:rsidR="00640705">
        <w:t>M</w:t>
      </w:r>
      <w:r w:rsidR="0015567A">
        <w:t>.</w:t>
      </w:r>
      <w:r>
        <w:t xml:space="preserve"> CRL</w:t>
      </w:r>
      <w:r w:rsidR="00640705">
        <w:t>M</w:t>
      </w:r>
      <w:r>
        <w:t xml:space="preserve"> often appear as hypo-</w:t>
      </w:r>
      <w:r w:rsidR="0051477F">
        <w:t>enhancing lesions o</w:t>
      </w:r>
      <w:r>
        <w:t xml:space="preserve">n </w:t>
      </w:r>
      <w:r w:rsidR="0051477F">
        <w:t>routine</w:t>
      </w:r>
      <w:r>
        <w:t xml:space="preserve"> portal-venous p</w:t>
      </w:r>
      <w:r w:rsidR="00C051B2">
        <w:t>hase image</w:t>
      </w:r>
      <w:r w:rsidR="0051477F">
        <w:t>s</w:t>
      </w:r>
      <w:r w:rsidR="00C36979">
        <w:t>.</w:t>
      </w:r>
    </w:p>
    <w:p w14:paraId="269F8E4C" w14:textId="0DAF049B" w:rsidR="00C051B2" w:rsidRDefault="00D77F81">
      <w:r>
        <w:t>D</w:t>
      </w:r>
      <w:r w:rsidR="00C051B2">
        <w:t>etecting CRL</w:t>
      </w:r>
      <w:r w:rsidR="00640705">
        <w:t>M</w:t>
      </w:r>
      <w:r w:rsidR="00C051B2">
        <w:t xml:space="preserve"> </w:t>
      </w:r>
      <w:r>
        <w:t xml:space="preserve">can be challenging due </w:t>
      </w:r>
      <w:r w:rsidR="0051477F">
        <w:t>ill-defined margins, particularly for sub-centimeter lesions</w:t>
      </w:r>
      <w:r w:rsidR="00C051B2">
        <w:t>.</w:t>
      </w:r>
      <w:r w:rsidR="00D26660">
        <w:t xml:space="preserve"> I</w:t>
      </w:r>
      <w:r w:rsidR="0067059F">
        <w:t>nterventions such as radiation therapy, radiofrequency ablation, and microwave ablation require accurate segmentations of the disease site</w:t>
      </w:r>
      <w:r w:rsidR="0016443B">
        <w:t xml:space="preserve"> for dose evaluation or image guidance</w:t>
      </w:r>
      <w:r w:rsidR="0067059F">
        <w:t xml:space="preserve">. </w:t>
      </w:r>
      <w:commentRangeStart w:id="4"/>
      <w:commentRangeStart w:id="5"/>
      <w:r w:rsidR="0067059F">
        <w:t>To date, automated liver disease segmentation tasks have largely focused</w:t>
      </w:r>
      <w:r w:rsidR="00BE56D1">
        <w:t xml:space="preserve"> either</w:t>
      </w:r>
      <w:r w:rsidR="0067059F">
        <w:t xml:space="preserve"> on primary liver disease</w:t>
      </w:r>
      <w:r w:rsidR="007F0C25">
        <w:fldChar w:fldCharType="begin" w:fldLock="1"/>
      </w:r>
      <w:r w:rsidR="00D17B88">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3&lt;/sup&gt;","plainTextFormattedCitation":"3","previouslyFormattedCitation":"&lt;sup&gt;3&lt;/sup&gt;"},"properties":{"noteIndex":0},"schema":"https://github.com/citation-style-language/schema/raw/master/csl-citation.json"}</w:instrText>
      </w:r>
      <w:r w:rsidR="007F0C25">
        <w:fldChar w:fldCharType="separate"/>
      </w:r>
      <w:r w:rsidR="00D17B88" w:rsidRPr="00D17B88">
        <w:rPr>
          <w:noProof/>
          <w:vertAlign w:val="superscript"/>
        </w:rPr>
        <w:t>3</w:t>
      </w:r>
      <w:r w:rsidR="007F0C25">
        <w:fldChar w:fldCharType="end"/>
      </w:r>
      <w:r w:rsidR="00BE56D1">
        <w:t xml:space="preserve">, </w:t>
      </w:r>
      <w:r w:rsidR="007F0C25">
        <w:t>or not included qualitative evaluation of generated contours</w:t>
      </w:r>
      <w:r w:rsidR="007F0C25">
        <w:fldChar w:fldCharType="begin" w:fldLock="1"/>
      </w:r>
      <w:r w:rsidR="00D17B88">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007F0C25">
        <w:fldChar w:fldCharType="separate"/>
      </w:r>
      <w:r w:rsidR="00D17B88" w:rsidRPr="00D17B88">
        <w:rPr>
          <w:noProof/>
          <w:vertAlign w:val="superscript"/>
        </w:rPr>
        <w:t>4</w:t>
      </w:r>
      <w:r w:rsidR="007F0C25">
        <w:fldChar w:fldCharType="end"/>
      </w:r>
      <w:commentRangeEnd w:id="4"/>
      <w:r w:rsidR="00C40441">
        <w:rPr>
          <w:rStyle w:val="CommentReference"/>
        </w:rPr>
        <w:commentReference w:id="4"/>
      </w:r>
      <w:commentRangeEnd w:id="5"/>
      <w:r w:rsidR="00BE56D1">
        <w:rPr>
          <w:rStyle w:val="CommentReference"/>
        </w:rPr>
        <w:commentReference w:id="5"/>
      </w:r>
      <w:r w:rsidR="007F0C25">
        <w:t>.</w:t>
      </w:r>
      <w:r w:rsidR="0016443B">
        <w:t xml:space="preserve"> </w:t>
      </w:r>
      <w:r w:rsidR="007F0C25">
        <w:t>New</w:t>
      </w:r>
      <w:r w:rsidR="0067059F">
        <w:t xml:space="preserve"> </w:t>
      </w:r>
      <w:r w:rsidR="00631415">
        <w:t xml:space="preserve">institution and </w:t>
      </w:r>
      <w:r>
        <w:t xml:space="preserve">society-sponsored </w:t>
      </w:r>
      <w:r w:rsidR="0067059F">
        <w:t>competitions</w:t>
      </w:r>
      <w:r>
        <w:t>,</w:t>
      </w:r>
      <w:r w:rsidR="0067059F">
        <w:t xml:space="preserve"> such as the Liver Tumor segmentation (</w:t>
      </w:r>
      <w:proofErr w:type="spellStart"/>
      <w:r w:rsidR="0067059F">
        <w:t>LiTs</w:t>
      </w:r>
      <w:proofErr w:type="spellEnd"/>
      <w:r w:rsidR="0067059F">
        <w:t>) challenge</w:t>
      </w:r>
      <w:r w:rsidR="00BE56D1">
        <w:fldChar w:fldCharType="begin" w:fldLock="1"/>
      </w:r>
      <w:r w:rsidR="0063792B">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5&lt;/sup&gt;","plainTextFormattedCitation":"5","previouslyFormattedCitation":"&lt;sup&gt;5&lt;/sup&gt;"},"properties":{"noteIndex":0},"schema":"https://github.com/citation-style-language/schema/raw/master/csl-citation.json"}</w:instrText>
      </w:r>
      <w:r w:rsidR="00BE56D1">
        <w:fldChar w:fldCharType="separate"/>
      </w:r>
      <w:r w:rsidR="00BE56D1" w:rsidRPr="00BE56D1">
        <w:rPr>
          <w:noProof/>
          <w:vertAlign w:val="superscript"/>
        </w:rPr>
        <w:t>5</w:t>
      </w:r>
      <w:r w:rsidR="00BE56D1">
        <w:fldChar w:fldCharType="end"/>
      </w:r>
      <w:r w:rsidR="00BE56D1">
        <w:t xml:space="preserve"> </w:t>
      </w:r>
      <w:r w:rsidR="0067059F">
        <w:t>have contained data of both primary and secondary liver cancers</w:t>
      </w:r>
      <w:r w:rsidR="007F0C25">
        <w:t xml:space="preserve">, enabling </w:t>
      </w:r>
      <w:r w:rsidR="00C40441">
        <w:t xml:space="preserve">investigation, development and comparison of automatic segmentation algorithms </w:t>
      </w:r>
      <w:r w:rsidR="007F0C25">
        <w:t>on public data.</w:t>
      </w:r>
    </w:p>
    <w:p w14:paraId="5222B0E8" w14:textId="77777777" w:rsidR="00201B5D" w:rsidRDefault="00201B5D" w:rsidP="00201B5D">
      <w:pPr>
        <w:pStyle w:val="Heading2"/>
      </w:pPr>
      <w:commentRangeStart w:id="6"/>
      <w:commentRangeStart w:id="7"/>
      <w:r>
        <w:t>Ablation Therapies</w:t>
      </w:r>
      <w:commentRangeEnd w:id="6"/>
      <w:r w:rsidR="004672F9">
        <w:rPr>
          <w:rStyle w:val="CommentReference"/>
          <w:rFonts w:asciiTheme="minorHAnsi" w:eastAsiaTheme="minorHAnsi" w:hAnsiTheme="minorHAnsi" w:cstheme="minorBidi"/>
          <w:color w:val="auto"/>
        </w:rPr>
        <w:commentReference w:id="6"/>
      </w:r>
      <w:commentRangeEnd w:id="7"/>
      <w:r w:rsidR="00BE56D1">
        <w:rPr>
          <w:rStyle w:val="CommentReference"/>
          <w:rFonts w:asciiTheme="minorHAnsi" w:eastAsiaTheme="minorHAnsi" w:hAnsiTheme="minorHAnsi" w:cstheme="minorBidi"/>
          <w:color w:val="auto"/>
        </w:rPr>
        <w:commentReference w:id="7"/>
      </w:r>
    </w:p>
    <w:p w14:paraId="78911713" w14:textId="223EBA42" w:rsidR="006125AF" w:rsidRDefault="00D77F81" w:rsidP="005B08DE">
      <w:r w:rsidRPr="004672F9">
        <w:t>F</w:t>
      </w:r>
      <w:r w:rsidR="0067059F" w:rsidRPr="004672F9">
        <w:t>or ablat</w:t>
      </w:r>
      <w:r w:rsidR="0051477F">
        <w:t>ion interventions, segmentation</w:t>
      </w:r>
      <w:r w:rsidR="0067059F" w:rsidRPr="004672F9">
        <w:t xml:space="preserve"> of the </w:t>
      </w:r>
      <w:commentRangeStart w:id="8"/>
      <w:r w:rsidR="0067059F" w:rsidRPr="004672F9">
        <w:t xml:space="preserve">disease </w:t>
      </w:r>
      <w:commentRangeEnd w:id="8"/>
      <w:r w:rsidR="00C40441" w:rsidRPr="004672F9">
        <w:rPr>
          <w:rStyle w:val="CommentReference"/>
        </w:rPr>
        <w:commentReference w:id="8"/>
      </w:r>
      <w:r w:rsidR="0051477F">
        <w:t>o</w:t>
      </w:r>
      <w:r w:rsidR="0067059F" w:rsidRPr="004672F9">
        <w:t xml:space="preserve">n pre-treatment imaging, and </w:t>
      </w:r>
      <w:r w:rsidR="0051477F">
        <w:t>localization of the ablation cavity o</w:t>
      </w:r>
      <w:r w:rsidR="0067059F" w:rsidRPr="004672F9">
        <w:t xml:space="preserve">n post-treatment imaging, are important for </w:t>
      </w:r>
      <w:r w:rsidRPr="008F0BB6">
        <w:t>planning the treatment and assessing the outcome, such as evaluating the minimum delivered ablation margin</w:t>
      </w:r>
      <w:r w:rsidR="0067059F" w:rsidRPr="008F0BB6">
        <w:t>.</w:t>
      </w:r>
      <w:r w:rsidR="0067059F">
        <w:t xml:space="preserve"> </w:t>
      </w:r>
    </w:p>
    <w:p w14:paraId="7648C991" w14:textId="6F9AE5DB" w:rsidR="001D3814" w:rsidRDefault="0067059F" w:rsidP="005B08DE">
      <w:r>
        <w:t xml:space="preserve">Both radiofrequency and microwave ablation interventions </w:t>
      </w:r>
      <w:r w:rsidR="00D77F81">
        <w:t>aim for</w:t>
      </w:r>
      <w:r>
        <w:t xml:space="preserve"> a minimum margin </w:t>
      </w:r>
      <w:r w:rsidR="0051477F">
        <w:t xml:space="preserve">to </w:t>
      </w:r>
      <w:r>
        <w:t xml:space="preserve">be delivered around the gross disease to ensure that all microscopic disease is treated. </w:t>
      </w:r>
      <w:r w:rsidR="00896F0B">
        <w:t xml:space="preserve">The ablation cavity appears </w:t>
      </w:r>
      <w:proofErr w:type="gramStart"/>
      <w:r w:rsidR="0051477F">
        <w:t>hypo-enhancing</w:t>
      </w:r>
      <w:proofErr w:type="gramEnd"/>
      <w:r w:rsidR="00896F0B">
        <w:t xml:space="preserve"> </w:t>
      </w:r>
      <w:r w:rsidR="00937CD0">
        <w:t>on CECT images</w:t>
      </w:r>
      <w:r w:rsidR="00896F0B">
        <w:t>, similar to the CRL</w:t>
      </w:r>
      <w:r w:rsidR="00640705">
        <w:t>M</w:t>
      </w:r>
      <w:r w:rsidR="00896F0B">
        <w:t xml:space="preserve">. </w:t>
      </w:r>
      <w:r w:rsidR="0051477F">
        <w:t xml:space="preserve">However, the margin is </w:t>
      </w:r>
      <w:proofErr w:type="gramStart"/>
      <w:r w:rsidR="0051477F">
        <w:t>well-circumscribed</w:t>
      </w:r>
      <w:proofErr w:type="gramEnd"/>
      <w:r w:rsidR="0051477F">
        <w:t xml:space="preserve">, in contrast to the untreated metastasis. </w:t>
      </w:r>
      <w:r>
        <w:t>While</w:t>
      </w:r>
      <w:r w:rsidR="003C4651">
        <w:t xml:space="preserve"> </w:t>
      </w:r>
      <w:r w:rsidR="006C5FB4">
        <w:t xml:space="preserve">a </w:t>
      </w:r>
      <w:r w:rsidR="001D3DE6">
        <w:t>clinical trial</w:t>
      </w:r>
      <w:r w:rsidR="006C5FB4">
        <w:t xml:space="preserve"> is</w:t>
      </w:r>
      <w:r w:rsidR="001D3DE6">
        <w:t xml:space="preserve"> underway</w:t>
      </w:r>
      <w:r w:rsidR="003C4651">
        <w:t xml:space="preserve"> </w:t>
      </w:r>
      <w:r>
        <w:t xml:space="preserve">to map the disease from the pre-treatment to the post-treatment imaging </w:t>
      </w:r>
      <w:r w:rsidR="00376947">
        <w:t xml:space="preserve">and </w:t>
      </w:r>
      <w:r>
        <w:t>assess treatment efficacy th</w:t>
      </w:r>
      <w:r w:rsidR="005B08DE">
        <w:t>e</w:t>
      </w:r>
      <w:r w:rsidR="001D3DE6">
        <w:t>y</w:t>
      </w:r>
      <w:r>
        <w:t xml:space="preserve"> still require manual segmentations of both disease and ablation zone</w:t>
      </w:r>
      <w:r w:rsidR="00AA4CB6">
        <w:fldChar w:fldCharType="begin" w:fldLock="1"/>
      </w:r>
      <w:r w:rsidR="0063792B">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6&lt;/sup&gt;","plainTextFormattedCitation":"6","previouslyFormattedCitation":"&lt;sup&gt;6&lt;/sup&gt;"},"properties":{"noteIndex":0},"schema":"https://github.com/citation-style-language/schema/raw/master/csl-citation.json"}</w:instrText>
      </w:r>
      <w:r w:rsidR="00AA4CB6">
        <w:fldChar w:fldCharType="separate"/>
      </w:r>
      <w:r w:rsidR="00BE56D1" w:rsidRPr="00BE56D1">
        <w:rPr>
          <w:noProof/>
          <w:vertAlign w:val="superscript"/>
        </w:rPr>
        <w:t>6</w:t>
      </w:r>
      <w:r w:rsidR="00AA4CB6">
        <w:fldChar w:fldCharType="end"/>
      </w:r>
      <w:r>
        <w:t>.</w:t>
      </w:r>
    </w:p>
    <w:p w14:paraId="32125F8E" w14:textId="1735AEA8" w:rsidR="0067059F" w:rsidRDefault="0067059F">
      <w:r w:rsidRPr="0055214A">
        <w:rPr>
          <w:u w:val="single"/>
        </w:rPr>
        <w:t xml:space="preserve">We hypothesize </w:t>
      </w:r>
      <w:r w:rsidR="00201B5D" w:rsidRPr="0055214A">
        <w:rPr>
          <w:u w:val="single"/>
        </w:rPr>
        <w:t xml:space="preserve">that fully convolutional neural networks, trained </w:t>
      </w:r>
      <w:r w:rsidR="00D77F81" w:rsidRPr="0055214A">
        <w:rPr>
          <w:u w:val="single"/>
        </w:rPr>
        <w:t>using novel methods</w:t>
      </w:r>
      <w:r w:rsidR="00201B5D" w:rsidRPr="0055214A">
        <w:rPr>
          <w:u w:val="single"/>
        </w:rPr>
        <w:t xml:space="preserve"> to account for the challenges of disease size, can provide rapid and accurate </w:t>
      </w:r>
      <w:r w:rsidR="006C5FB4">
        <w:rPr>
          <w:u w:val="single"/>
        </w:rPr>
        <w:t xml:space="preserve">identification and </w:t>
      </w:r>
      <w:r w:rsidR="00201B5D" w:rsidRPr="0055214A">
        <w:rPr>
          <w:u w:val="single"/>
        </w:rPr>
        <w:t>segmentation of both CRL</w:t>
      </w:r>
      <w:r w:rsidR="00640705">
        <w:rPr>
          <w:u w:val="single"/>
        </w:rPr>
        <w:t>M</w:t>
      </w:r>
      <w:r w:rsidR="00201B5D" w:rsidRPr="0055214A">
        <w:rPr>
          <w:u w:val="single"/>
        </w:rPr>
        <w:t xml:space="preserve"> and ablation cavities</w:t>
      </w:r>
      <w:r w:rsidR="00201B5D">
        <w:t xml:space="preserve">. </w:t>
      </w:r>
      <w:r w:rsidR="00D26660">
        <w:t>This</w:t>
      </w:r>
      <w:r w:rsidR="00201B5D">
        <w:t xml:space="preserve"> would </w:t>
      </w:r>
      <w:r w:rsidR="00896F0B">
        <w:t xml:space="preserve">help facilitate automated </w:t>
      </w:r>
      <w:r w:rsidR="006C5FB4">
        <w:t>detection of CRL</w:t>
      </w:r>
      <w:r w:rsidR="00640705">
        <w:t>M</w:t>
      </w:r>
      <w:r w:rsidR="006C5FB4">
        <w:t xml:space="preserve">, </w:t>
      </w:r>
      <w:r w:rsidR="00896F0B">
        <w:t>treatment planning</w:t>
      </w:r>
      <w:r w:rsidR="00201B5D">
        <w:t xml:space="preserve"> of CRL</w:t>
      </w:r>
      <w:r w:rsidR="00640705">
        <w:t>M</w:t>
      </w:r>
      <w:r w:rsidR="00201B5D">
        <w:t xml:space="preserve"> in radiation therapy</w:t>
      </w:r>
      <w:r w:rsidR="00FF38F7">
        <w:t>,</w:t>
      </w:r>
      <w:r w:rsidR="004672F9">
        <w:t xml:space="preserve"> and</w:t>
      </w:r>
      <w:r w:rsidR="00201B5D">
        <w:t xml:space="preserve"> margin evaluations in ablation therapy</w:t>
      </w:r>
      <w:r w:rsidR="00D26660">
        <w:t>.</w:t>
      </w:r>
    </w:p>
    <w:p w14:paraId="05E88E7A" w14:textId="77777777" w:rsidR="00201B5D" w:rsidRDefault="00F0546F" w:rsidP="00F0546F">
      <w:pPr>
        <w:pStyle w:val="Heading1"/>
      </w:pPr>
      <w:r>
        <w:t>Materials/Methods</w:t>
      </w:r>
    </w:p>
    <w:p w14:paraId="45AE8129" w14:textId="77777777" w:rsidR="006E5402" w:rsidRDefault="006E5402" w:rsidP="006E5402">
      <w:pPr>
        <w:pStyle w:val="Heading2"/>
      </w:pPr>
      <w:r>
        <w:t>Data</w:t>
      </w:r>
    </w:p>
    <w:p w14:paraId="529DED7E" w14:textId="4B5CC146" w:rsidR="00554232" w:rsidRPr="00554232" w:rsidRDefault="003B7AC4" w:rsidP="00554232">
      <w:pPr>
        <w:pStyle w:val="Heading3"/>
      </w:pPr>
      <w:proofErr w:type="spellStart"/>
      <w:r>
        <w:t>LiTs</w:t>
      </w:r>
      <w:proofErr w:type="spellEnd"/>
      <w:r>
        <w:t xml:space="preserve"> </w:t>
      </w:r>
      <w:r w:rsidR="00175E8D">
        <w:t xml:space="preserve">Quantitative </w:t>
      </w:r>
      <w:r w:rsidR="00554232">
        <w:t>Training/</w:t>
      </w:r>
      <w:r w:rsidR="00175E8D">
        <w:t>Validation/</w:t>
      </w:r>
      <w:r w:rsidR="00554232">
        <w:t>Test</w:t>
      </w:r>
    </w:p>
    <w:p w14:paraId="0FACCE52" w14:textId="47CF7285" w:rsidR="00554232" w:rsidRDefault="006E5402">
      <w:r>
        <w:t xml:space="preserve">To ensure </w:t>
      </w:r>
      <w:r w:rsidR="005E7A0C">
        <w:t xml:space="preserve">reproducibility by </w:t>
      </w:r>
      <w:r>
        <w:t xml:space="preserve">other institutions, </w:t>
      </w:r>
      <w:r w:rsidR="005E7A0C">
        <w:t>th</w:t>
      </w:r>
      <w:r w:rsidR="00DB3415">
        <w:t>e proposed</w:t>
      </w:r>
      <w:r w:rsidR="00DB3415" w:rsidRPr="00DB3415">
        <w:rPr>
          <w:u w:val="single"/>
        </w:rPr>
        <w:t xml:space="preserve"> </w:t>
      </w:r>
      <w:r w:rsidR="00DB3415" w:rsidRPr="0055214A">
        <w:rPr>
          <w:u w:val="single"/>
        </w:rPr>
        <w:t>fully convolutional neural network</w:t>
      </w:r>
      <w:r w:rsidR="00DB3415">
        <w:t xml:space="preserve"> was investigated on the </w:t>
      </w:r>
      <w:r w:rsidR="00554232">
        <w:t>quantitative test</w:t>
      </w:r>
      <w:r>
        <w:t xml:space="preserve"> data from the </w:t>
      </w:r>
      <w:r w:rsidR="00631415">
        <w:t>publicly</w:t>
      </w:r>
      <w:r>
        <w:t xml:space="preserve"> avai</w:t>
      </w:r>
      <w:r w:rsidR="00580FC7">
        <w:t xml:space="preserve">lable </w:t>
      </w:r>
      <w:commentRangeStart w:id="9"/>
      <w:commentRangeStart w:id="10"/>
      <w:r w:rsidR="00580FC7">
        <w:t>Liver Tumor Segmentation (</w:t>
      </w:r>
      <w:proofErr w:type="spellStart"/>
      <w:r w:rsidR="00580FC7">
        <w:t>LiTS</w:t>
      </w:r>
      <w:proofErr w:type="spellEnd"/>
      <w:r w:rsidR="00580FC7">
        <w:t>)</w:t>
      </w:r>
      <w:r>
        <w:t xml:space="preserve"> challenge</w:t>
      </w:r>
      <w:commentRangeEnd w:id="9"/>
      <w:r w:rsidR="008F0BB6">
        <w:rPr>
          <w:rStyle w:val="CommentReference"/>
        </w:rPr>
        <w:commentReference w:id="9"/>
      </w:r>
      <w:commentRangeEnd w:id="10"/>
      <w:r w:rsidR="00BE56D1">
        <w:rPr>
          <w:rStyle w:val="CommentReference"/>
        </w:rPr>
        <w:commentReference w:id="10"/>
      </w:r>
      <w:r w:rsidR="00BE56D1">
        <w:fldChar w:fldCharType="begin" w:fldLock="1"/>
      </w:r>
      <w:r w:rsidR="0063792B">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5&lt;/sup&gt;","plainTextFormattedCitation":"5","previouslyFormattedCitation":"&lt;sup&gt;5&lt;/sup&gt;"},"properties":{"noteIndex":0},"schema":"https://github.com/citation-style-language/schema/raw/master/csl-citation.json"}</w:instrText>
      </w:r>
      <w:r w:rsidR="00BE56D1">
        <w:fldChar w:fldCharType="separate"/>
      </w:r>
      <w:r w:rsidR="00BE56D1" w:rsidRPr="00BE56D1">
        <w:rPr>
          <w:noProof/>
          <w:vertAlign w:val="superscript"/>
        </w:rPr>
        <w:t>5</w:t>
      </w:r>
      <w:r w:rsidR="00BE56D1">
        <w:fldChar w:fldCharType="end"/>
      </w:r>
      <w:r>
        <w:t xml:space="preserve">. </w:t>
      </w:r>
      <w:r w:rsidR="00DB3415">
        <w:t xml:space="preserve">The </w:t>
      </w:r>
      <w:r>
        <w:t xml:space="preserve">data consisted of </w:t>
      </w:r>
      <w:r w:rsidR="00554232">
        <w:t>CECT scans</w:t>
      </w:r>
      <w:r w:rsidR="00DB3415">
        <w:t xml:space="preserve"> from </w:t>
      </w:r>
      <w:r w:rsidR="00DB3415" w:rsidRPr="006125AF">
        <w:t>130</w:t>
      </w:r>
      <w:r w:rsidR="00DB3415">
        <w:t xml:space="preserve"> patients</w:t>
      </w:r>
      <w:r w:rsidR="00554232">
        <w:t xml:space="preserve"> with liver tumors of primary liver cancer </w:t>
      </w:r>
      <w:r w:rsidR="00554232">
        <w:lastRenderedPageBreak/>
        <w:t>and secondary liver metastasis</w:t>
      </w:r>
      <w:r>
        <w:t xml:space="preserve">. </w:t>
      </w:r>
      <w:r w:rsidR="00554232" w:rsidRPr="006125AF">
        <w:t xml:space="preserve">Ground truth segmentations of the liver and disease </w:t>
      </w:r>
      <w:proofErr w:type="gramStart"/>
      <w:r w:rsidR="00554232" w:rsidRPr="006125AF">
        <w:t>were provided</w:t>
      </w:r>
      <w:proofErr w:type="gramEnd"/>
      <w:r w:rsidR="00554232" w:rsidRPr="006125AF">
        <w:t xml:space="preserve"> by the challenge</w:t>
      </w:r>
      <w:r w:rsidR="00485014" w:rsidRPr="006125AF">
        <w:t xml:space="preserve">, although only the disease </w:t>
      </w:r>
      <w:r w:rsidR="00DB3415">
        <w:t>segmentations were used in this study</w:t>
      </w:r>
      <w:r w:rsidR="00554232" w:rsidRPr="008F0BB6">
        <w:t>.</w:t>
      </w:r>
      <w:r w:rsidR="00554232">
        <w:t xml:space="preserve"> </w:t>
      </w:r>
      <w:r w:rsidR="008F0BB6">
        <w:t xml:space="preserve">Each image and disease segmentations were reviewed by </w:t>
      </w:r>
      <w:r w:rsidR="00DB3415" w:rsidRPr="006125AF">
        <w:rPr>
          <w:highlight w:val="yellow"/>
        </w:rPr>
        <w:t>XXX</w:t>
      </w:r>
      <w:r w:rsidR="00DB3415">
        <w:t xml:space="preserve"> </w:t>
      </w:r>
      <w:r w:rsidR="008F0BB6">
        <w:t>in order to remove the data showing hyper-enhanced disease, no secondary metastasis</w:t>
      </w:r>
      <w:r w:rsidR="006125AF">
        <w:t>,</w:t>
      </w:r>
      <w:r w:rsidR="008F0BB6">
        <w:t xml:space="preserve"> or absence of image acquisition parameters (e.g. slice thickness, </w:t>
      </w:r>
      <w:r w:rsidR="00DB3415">
        <w:t>pixel</w:t>
      </w:r>
      <w:r w:rsidR="008F0BB6">
        <w:t xml:space="preserve"> spacing). </w:t>
      </w:r>
      <w:proofErr w:type="gramStart"/>
      <w:r w:rsidR="00A564E2">
        <w:t>A total of 92</w:t>
      </w:r>
      <w:proofErr w:type="gramEnd"/>
      <w:r w:rsidR="00E9727E">
        <w:t xml:space="preserve"> patients remained, </w:t>
      </w:r>
      <w:r w:rsidR="00554232">
        <w:t xml:space="preserve">which were </w:t>
      </w:r>
      <w:r w:rsidR="00B24662">
        <w:t xml:space="preserve">then distributed into </w:t>
      </w:r>
      <w:r w:rsidR="008F0BB6">
        <w:t xml:space="preserve">groups of </w:t>
      </w:r>
      <w:r w:rsidR="00E9727E">
        <w:t>57</w:t>
      </w:r>
      <w:r w:rsidR="006125AF">
        <w:t xml:space="preserve"> for training</w:t>
      </w:r>
      <w:r w:rsidR="008F0BB6">
        <w:t>, 10</w:t>
      </w:r>
      <w:r w:rsidR="006125AF">
        <w:t xml:space="preserve"> for validation</w:t>
      </w:r>
      <w:r w:rsidR="008F0BB6">
        <w:t xml:space="preserve"> and 25 </w:t>
      </w:r>
      <w:r w:rsidR="006125AF">
        <w:t>for a completely withheld test set</w:t>
      </w:r>
      <w:r w:rsidR="00554232">
        <w:t xml:space="preserve">. </w:t>
      </w:r>
      <w:r w:rsidR="00DB3415">
        <w:t xml:space="preserve">Table </w:t>
      </w:r>
      <w:proofErr w:type="gramStart"/>
      <w:r w:rsidR="00DB3415">
        <w:t>1</w:t>
      </w:r>
      <w:proofErr w:type="gramEnd"/>
      <w:r w:rsidR="00DB3415">
        <w:t xml:space="preserve"> reports t</w:t>
      </w:r>
      <w:r w:rsidR="00554232">
        <w:t>he image acquisition parameters for the training, validation, and test set</w:t>
      </w:r>
      <w:r w:rsidR="00DB3415">
        <w:t>s</w:t>
      </w:r>
      <w:r w:rsidR="00554232">
        <w:t>.</w:t>
      </w:r>
    </w:p>
    <w:p w14:paraId="7373E791" w14:textId="35051C51" w:rsidR="00E9727E" w:rsidRDefault="00E9727E" w:rsidP="00E9727E">
      <w:pPr>
        <w:pStyle w:val="Caption"/>
        <w:keepNext/>
      </w:pPr>
      <w:r>
        <w:t xml:space="preserve">Table </w:t>
      </w:r>
      <w:fldSimple w:instr=" SEQ Table \* ARABIC ">
        <w:r w:rsidR="00597E64">
          <w:rPr>
            <w:noProof/>
          </w:rPr>
          <w:t>1</w:t>
        </w:r>
      </w:fldSimple>
      <w:r>
        <w:t xml:space="preserve">: Image acquisition parameters </w:t>
      </w:r>
      <w:r w:rsidR="00DB3415">
        <w:t xml:space="preserve">of the </w:t>
      </w:r>
      <w:proofErr w:type="spellStart"/>
      <w:r>
        <w:t>LiTs</w:t>
      </w:r>
      <w:proofErr w:type="spellEnd"/>
      <w:r w:rsidR="00DB3415">
        <w:t xml:space="preserve"> challenge for the t</w:t>
      </w:r>
      <w:r>
        <w:t xml:space="preserve">raining, </w:t>
      </w:r>
      <w:r w:rsidR="00DB3415">
        <w:t>v</w:t>
      </w:r>
      <w:r>
        <w:t xml:space="preserve">alidation, and </w:t>
      </w:r>
      <w:r w:rsidR="00DB3415">
        <w:t>t</w:t>
      </w:r>
      <w:r>
        <w:t>est set.</w:t>
      </w:r>
    </w:p>
    <w:tbl>
      <w:tblPr>
        <w:tblStyle w:val="TableGrid"/>
        <w:tblW w:w="0" w:type="auto"/>
        <w:jc w:val="center"/>
        <w:tblLook w:val="04A0" w:firstRow="1" w:lastRow="0" w:firstColumn="1" w:lastColumn="0" w:noHBand="0" w:noVBand="1"/>
      </w:tblPr>
      <w:tblGrid>
        <w:gridCol w:w="1389"/>
        <w:gridCol w:w="1854"/>
        <w:gridCol w:w="2175"/>
        <w:gridCol w:w="2177"/>
      </w:tblGrid>
      <w:tr w:rsidR="006125AF" w:rsidRPr="003B7403" w14:paraId="26CA3FF9" w14:textId="77777777" w:rsidTr="00640705">
        <w:trPr>
          <w:trHeight w:val="304"/>
          <w:jc w:val="center"/>
        </w:trPr>
        <w:tc>
          <w:tcPr>
            <w:tcW w:w="1389" w:type="dxa"/>
            <w:vMerge w:val="restart"/>
            <w:noWrap/>
            <w:vAlign w:val="center"/>
          </w:tcPr>
          <w:p w14:paraId="5EFF0BB5" w14:textId="2DC774D9" w:rsidR="006125AF" w:rsidRPr="00E9727E" w:rsidRDefault="006125AF" w:rsidP="00334835">
            <w:pPr>
              <w:keepNext/>
              <w:keepLines/>
              <w:jc w:val="center"/>
            </w:pPr>
            <w:r w:rsidRPr="00E9727E">
              <w:t>Folder</w:t>
            </w:r>
          </w:p>
        </w:tc>
        <w:tc>
          <w:tcPr>
            <w:tcW w:w="6206" w:type="dxa"/>
            <w:gridSpan w:val="3"/>
            <w:noWrap/>
            <w:vAlign w:val="center"/>
          </w:tcPr>
          <w:p w14:paraId="7809B0A2" w14:textId="186EEE7D" w:rsidR="006125AF" w:rsidRPr="00C42A41" w:rsidRDefault="006125AF" w:rsidP="00334835">
            <w:pPr>
              <w:keepNext/>
              <w:keepLines/>
              <w:jc w:val="center"/>
              <w:rPr>
                <w:lang w:val="fr-FR"/>
              </w:rPr>
            </w:pPr>
            <w:r w:rsidRPr="00E9727E">
              <w:t>Mean (Min</w:t>
            </w:r>
            <w:r>
              <w:t xml:space="preserve"> -</w:t>
            </w:r>
            <w:r w:rsidRPr="00E9727E">
              <w:t xml:space="preserve"> Max)</w:t>
            </w:r>
          </w:p>
        </w:tc>
      </w:tr>
      <w:tr w:rsidR="006125AF" w:rsidRPr="003B7403" w14:paraId="52819ECE" w14:textId="77777777" w:rsidTr="00E9727E">
        <w:trPr>
          <w:trHeight w:val="304"/>
          <w:jc w:val="center"/>
        </w:trPr>
        <w:tc>
          <w:tcPr>
            <w:tcW w:w="1389" w:type="dxa"/>
            <w:vMerge/>
            <w:noWrap/>
            <w:vAlign w:val="center"/>
            <w:hideMark/>
          </w:tcPr>
          <w:p w14:paraId="4087A654" w14:textId="56419A40" w:rsidR="006125AF" w:rsidRPr="00E9727E" w:rsidRDefault="006125AF" w:rsidP="00334835">
            <w:pPr>
              <w:keepNext/>
              <w:keepLines/>
              <w:jc w:val="center"/>
            </w:pPr>
          </w:p>
        </w:tc>
        <w:tc>
          <w:tcPr>
            <w:tcW w:w="1854" w:type="dxa"/>
            <w:noWrap/>
            <w:vAlign w:val="center"/>
            <w:hideMark/>
          </w:tcPr>
          <w:p w14:paraId="2F04B9B6" w14:textId="6C15C125" w:rsidR="006125AF" w:rsidRPr="00E9727E" w:rsidRDefault="006125AF" w:rsidP="00334835">
            <w:pPr>
              <w:keepNext/>
              <w:keepLines/>
              <w:jc w:val="center"/>
            </w:pPr>
            <w:r w:rsidRPr="00E9727E">
              <w:t>Slice Thickness</w:t>
            </w:r>
            <w:r>
              <w:t xml:space="preserve"> (mm)</w:t>
            </w:r>
          </w:p>
        </w:tc>
        <w:tc>
          <w:tcPr>
            <w:tcW w:w="2175" w:type="dxa"/>
            <w:noWrap/>
            <w:vAlign w:val="center"/>
            <w:hideMark/>
          </w:tcPr>
          <w:p w14:paraId="635542BF" w14:textId="365D7661" w:rsidR="006125AF" w:rsidRPr="00E9727E" w:rsidRDefault="006125AF" w:rsidP="00334835">
            <w:pPr>
              <w:keepNext/>
              <w:keepLines/>
              <w:jc w:val="center"/>
            </w:pPr>
            <w:r w:rsidRPr="00E9727E">
              <w:t>Pixel Size X</w:t>
            </w:r>
            <w:r>
              <w:t xml:space="preserve"> (mm/voxel)</w:t>
            </w:r>
          </w:p>
        </w:tc>
        <w:tc>
          <w:tcPr>
            <w:tcW w:w="2177" w:type="dxa"/>
            <w:noWrap/>
            <w:vAlign w:val="center"/>
            <w:hideMark/>
          </w:tcPr>
          <w:p w14:paraId="58EE8C1A" w14:textId="40D3C1A9" w:rsidR="006125AF" w:rsidRPr="00C42A41" w:rsidRDefault="006125AF" w:rsidP="00334835">
            <w:pPr>
              <w:keepNext/>
              <w:keepLines/>
              <w:jc w:val="center"/>
              <w:rPr>
                <w:lang w:val="fr-FR"/>
              </w:rPr>
            </w:pPr>
            <w:r w:rsidRPr="00C42A41">
              <w:rPr>
                <w:lang w:val="fr-FR"/>
              </w:rPr>
              <w:t>Pixel Size Y (mm/</w:t>
            </w:r>
            <w:proofErr w:type="spellStart"/>
            <w:r w:rsidRPr="00C42A41">
              <w:rPr>
                <w:lang w:val="fr-FR"/>
              </w:rPr>
              <w:t>voxel</w:t>
            </w:r>
            <w:proofErr w:type="spellEnd"/>
            <w:r w:rsidRPr="00C42A41">
              <w:rPr>
                <w:lang w:val="fr-FR"/>
              </w:rPr>
              <w:t>)</w:t>
            </w:r>
          </w:p>
        </w:tc>
      </w:tr>
      <w:tr w:rsidR="00E9727E" w:rsidRPr="00E9727E" w14:paraId="790235E7" w14:textId="77777777" w:rsidTr="00E9727E">
        <w:trPr>
          <w:trHeight w:val="304"/>
          <w:jc w:val="center"/>
        </w:trPr>
        <w:tc>
          <w:tcPr>
            <w:tcW w:w="1389" w:type="dxa"/>
            <w:noWrap/>
            <w:vAlign w:val="center"/>
            <w:hideMark/>
          </w:tcPr>
          <w:p w14:paraId="3EC5FEA3" w14:textId="77777777" w:rsidR="00E9727E" w:rsidRPr="00E9727E" w:rsidRDefault="00E9727E" w:rsidP="00334835">
            <w:pPr>
              <w:keepNext/>
              <w:keepLines/>
              <w:jc w:val="center"/>
            </w:pPr>
            <w:r w:rsidRPr="00E9727E">
              <w:t>Training</w:t>
            </w:r>
          </w:p>
        </w:tc>
        <w:tc>
          <w:tcPr>
            <w:tcW w:w="1854" w:type="dxa"/>
            <w:noWrap/>
            <w:vAlign w:val="center"/>
            <w:hideMark/>
          </w:tcPr>
          <w:p w14:paraId="4CC69C30" w14:textId="702EEC7D" w:rsidR="00E9727E" w:rsidRPr="00E9727E" w:rsidRDefault="00E9727E" w:rsidP="00334835">
            <w:pPr>
              <w:keepNext/>
              <w:keepLines/>
              <w:jc w:val="center"/>
            </w:pPr>
            <w:r w:rsidRPr="00E9727E">
              <w:t>1.6</w:t>
            </w:r>
            <w:r w:rsidR="00937CD0">
              <w:t>4</w:t>
            </w:r>
            <w:r w:rsidRPr="00E9727E">
              <w:t xml:space="preserve"> (0.7</w:t>
            </w:r>
            <w:r w:rsidR="00DB3415">
              <w:t xml:space="preserve"> -</w:t>
            </w:r>
            <w:r w:rsidRPr="00E9727E">
              <w:t xml:space="preserve"> 5.0)</w:t>
            </w:r>
          </w:p>
        </w:tc>
        <w:tc>
          <w:tcPr>
            <w:tcW w:w="2175" w:type="dxa"/>
            <w:noWrap/>
            <w:vAlign w:val="center"/>
            <w:hideMark/>
          </w:tcPr>
          <w:p w14:paraId="7A62C9A1" w14:textId="533370A5" w:rsidR="00E9727E" w:rsidRPr="00E9727E" w:rsidRDefault="00E9727E" w:rsidP="00334835">
            <w:pPr>
              <w:keepNext/>
              <w:keepLines/>
              <w:jc w:val="center"/>
            </w:pPr>
            <w:r w:rsidRPr="00E9727E">
              <w:t>0.75 (0.</w:t>
            </w:r>
            <w:r w:rsidR="00937CD0">
              <w:t>60</w:t>
            </w:r>
            <w:r w:rsidR="00DB3415">
              <w:t xml:space="preserve"> -</w:t>
            </w:r>
            <w:r w:rsidRPr="00E9727E">
              <w:t xml:space="preserve"> 0.9</w:t>
            </w:r>
            <w:r w:rsidR="00937CD0">
              <w:t>8</w:t>
            </w:r>
            <w:r w:rsidRPr="00E9727E">
              <w:t>)</w:t>
            </w:r>
          </w:p>
        </w:tc>
        <w:tc>
          <w:tcPr>
            <w:tcW w:w="2177" w:type="dxa"/>
            <w:noWrap/>
            <w:vAlign w:val="center"/>
            <w:hideMark/>
          </w:tcPr>
          <w:p w14:paraId="3ADE30C8" w14:textId="77753FE2" w:rsidR="00E9727E" w:rsidRPr="00E9727E" w:rsidRDefault="00E9727E" w:rsidP="00334835">
            <w:pPr>
              <w:keepNext/>
              <w:keepLines/>
              <w:jc w:val="center"/>
            </w:pPr>
            <w:r w:rsidRPr="00E9727E">
              <w:t>0.75 (0.</w:t>
            </w:r>
            <w:r w:rsidR="00937CD0">
              <w:t>60</w:t>
            </w:r>
            <w:r w:rsidR="00DB3415">
              <w:t xml:space="preserve"> -</w:t>
            </w:r>
            <w:r w:rsidRPr="00E9727E">
              <w:t xml:space="preserve"> 0.9</w:t>
            </w:r>
            <w:r w:rsidR="00937CD0">
              <w:t>8</w:t>
            </w:r>
            <w:r w:rsidRPr="00E9727E">
              <w:t>)</w:t>
            </w:r>
          </w:p>
        </w:tc>
      </w:tr>
      <w:tr w:rsidR="00E9727E" w:rsidRPr="00E9727E" w14:paraId="021780B5" w14:textId="77777777" w:rsidTr="00E9727E">
        <w:trPr>
          <w:trHeight w:val="304"/>
          <w:jc w:val="center"/>
        </w:trPr>
        <w:tc>
          <w:tcPr>
            <w:tcW w:w="1389" w:type="dxa"/>
            <w:noWrap/>
            <w:vAlign w:val="center"/>
            <w:hideMark/>
          </w:tcPr>
          <w:p w14:paraId="64DAE989" w14:textId="77777777" w:rsidR="00E9727E" w:rsidRPr="00E9727E" w:rsidRDefault="00E9727E" w:rsidP="00334835">
            <w:pPr>
              <w:keepNext/>
              <w:keepLines/>
              <w:jc w:val="center"/>
            </w:pPr>
            <w:r w:rsidRPr="00E9727E">
              <w:t>Validation</w:t>
            </w:r>
          </w:p>
        </w:tc>
        <w:tc>
          <w:tcPr>
            <w:tcW w:w="1854" w:type="dxa"/>
            <w:noWrap/>
            <w:vAlign w:val="center"/>
            <w:hideMark/>
          </w:tcPr>
          <w:p w14:paraId="3D3E081C" w14:textId="6820A80D" w:rsidR="00E9727E" w:rsidRPr="00E9727E" w:rsidRDefault="00E9727E" w:rsidP="00334835">
            <w:pPr>
              <w:keepNext/>
              <w:keepLines/>
              <w:jc w:val="center"/>
            </w:pPr>
            <w:r w:rsidRPr="00E9727E">
              <w:t>2.0</w:t>
            </w:r>
            <w:r w:rsidR="00937CD0">
              <w:t>2</w:t>
            </w:r>
            <w:r w:rsidRPr="00E9727E">
              <w:t xml:space="preserve"> (0.7</w:t>
            </w:r>
            <w:r w:rsidR="00DB3415">
              <w:t xml:space="preserve"> -</w:t>
            </w:r>
            <w:r w:rsidRPr="00E9727E">
              <w:t xml:space="preserve"> 5.0)</w:t>
            </w:r>
          </w:p>
        </w:tc>
        <w:tc>
          <w:tcPr>
            <w:tcW w:w="2175" w:type="dxa"/>
            <w:noWrap/>
            <w:vAlign w:val="center"/>
            <w:hideMark/>
          </w:tcPr>
          <w:p w14:paraId="0FC9DDC3" w14:textId="47DBEABE" w:rsidR="00E9727E" w:rsidRPr="00E9727E" w:rsidRDefault="00E9727E" w:rsidP="00334835">
            <w:pPr>
              <w:keepNext/>
              <w:keepLines/>
              <w:jc w:val="center"/>
            </w:pPr>
            <w:r w:rsidRPr="00E9727E">
              <w:t>0.78 (0.6</w:t>
            </w:r>
            <w:r w:rsidR="00937CD0">
              <w:t>8</w:t>
            </w:r>
            <w:r w:rsidR="00DB3415">
              <w:t xml:space="preserve"> -</w:t>
            </w:r>
            <w:r w:rsidRPr="00E9727E">
              <w:t xml:space="preserve"> 0.9</w:t>
            </w:r>
            <w:r w:rsidR="00937CD0">
              <w:t>8</w:t>
            </w:r>
            <w:r w:rsidRPr="00E9727E">
              <w:t>)</w:t>
            </w:r>
          </w:p>
        </w:tc>
        <w:tc>
          <w:tcPr>
            <w:tcW w:w="2177" w:type="dxa"/>
            <w:noWrap/>
            <w:vAlign w:val="center"/>
            <w:hideMark/>
          </w:tcPr>
          <w:p w14:paraId="4E4D2F2C" w14:textId="5AC943B4" w:rsidR="00E9727E" w:rsidRPr="00E9727E" w:rsidRDefault="00E9727E" w:rsidP="00334835">
            <w:pPr>
              <w:keepNext/>
              <w:keepLines/>
              <w:jc w:val="center"/>
            </w:pPr>
            <w:r w:rsidRPr="00E9727E">
              <w:t>0.78 (0.6</w:t>
            </w:r>
            <w:r w:rsidR="00937CD0">
              <w:t>8</w:t>
            </w:r>
            <w:r w:rsidR="00DB3415">
              <w:t xml:space="preserve"> -</w:t>
            </w:r>
            <w:r w:rsidRPr="00E9727E">
              <w:t xml:space="preserve"> 0.9</w:t>
            </w:r>
            <w:r w:rsidR="00937CD0">
              <w:t>8</w:t>
            </w:r>
            <w:r w:rsidRPr="00E9727E">
              <w:t>)</w:t>
            </w:r>
          </w:p>
        </w:tc>
      </w:tr>
      <w:tr w:rsidR="00E9727E" w:rsidRPr="00E9727E" w14:paraId="1D8F7CED" w14:textId="77777777" w:rsidTr="00E9727E">
        <w:trPr>
          <w:trHeight w:val="304"/>
          <w:jc w:val="center"/>
        </w:trPr>
        <w:tc>
          <w:tcPr>
            <w:tcW w:w="1389" w:type="dxa"/>
            <w:noWrap/>
            <w:vAlign w:val="center"/>
            <w:hideMark/>
          </w:tcPr>
          <w:p w14:paraId="5AB14B70" w14:textId="77777777" w:rsidR="00E9727E" w:rsidRPr="00E9727E" w:rsidRDefault="00E9727E" w:rsidP="00334835">
            <w:pPr>
              <w:keepNext/>
              <w:keepLines/>
              <w:jc w:val="center"/>
            </w:pPr>
            <w:r w:rsidRPr="00E9727E">
              <w:t>Test</w:t>
            </w:r>
          </w:p>
        </w:tc>
        <w:tc>
          <w:tcPr>
            <w:tcW w:w="1854" w:type="dxa"/>
            <w:noWrap/>
            <w:vAlign w:val="center"/>
            <w:hideMark/>
          </w:tcPr>
          <w:p w14:paraId="5EA7DD8E" w14:textId="76373192" w:rsidR="00E9727E" w:rsidRPr="00E9727E" w:rsidRDefault="00E9727E" w:rsidP="00334835">
            <w:pPr>
              <w:keepNext/>
              <w:keepLines/>
              <w:jc w:val="center"/>
            </w:pPr>
            <w:r w:rsidRPr="00E9727E">
              <w:t>1.41 (0.7</w:t>
            </w:r>
            <w:r w:rsidR="00DB3415">
              <w:t xml:space="preserve"> -</w:t>
            </w:r>
            <w:r w:rsidRPr="00E9727E">
              <w:t xml:space="preserve"> 5.0)</w:t>
            </w:r>
          </w:p>
        </w:tc>
        <w:tc>
          <w:tcPr>
            <w:tcW w:w="2175" w:type="dxa"/>
            <w:noWrap/>
            <w:vAlign w:val="center"/>
            <w:hideMark/>
          </w:tcPr>
          <w:p w14:paraId="68EB8792" w14:textId="3E759E6F" w:rsidR="00E9727E" w:rsidRPr="00E9727E" w:rsidRDefault="00E9727E" w:rsidP="00334835">
            <w:pPr>
              <w:keepNext/>
              <w:keepLines/>
              <w:jc w:val="center"/>
            </w:pPr>
            <w:r w:rsidRPr="00E9727E">
              <w:t>0.76 (0.64</w:t>
            </w:r>
            <w:r w:rsidR="00DB3415">
              <w:t xml:space="preserve"> -</w:t>
            </w:r>
            <w:r w:rsidRPr="00E9727E">
              <w:t xml:space="preserve"> 0.9</w:t>
            </w:r>
            <w:r w:rsidR="00937CD0">
              <w:t>7</w:t>
            </w:r>
            <w:r w:rsidRPr="00E9727E">
              <w:t>)</w:t>
            </w:r>
          </w:p>
        </w:tc>
        <w:tc>
          <w:tcPr>
            <w:tcW w:w="2177" w:type="dxa"/>
            <w:noWrap/>
            <w:vAlign w:val="center"/>
            <w:hideMark/>
          </w:tcPr>
          <w:p w14:paraId="2EBCD6F7" w14:textId="414BCD7C" w:rsidR="00E9727E" w:rsidRPr="00E9727E" w:rsidRDefault="00E9727E" w:rsidP="00334835">
            <w:pPr>
              <w:keepNext/>
              <w:keepLines/>
              <w:jc w:val="center"/>
            </w:pPr>
            <w:r w:rsidRPr="00E9727E">
              <w:t>0.76 (0.64</w:t>
            </w:r>
            <w:r w:rsidR="00DB3415">
              <w:t xml:space="preserve"> -</w:t>
            </w:r>
            <w:r w:rsidRPr="00E9727E">
              <w:t xml:space="preserve"> 0.9</w:t>
            </w:r>
            <w:r w:rsidR="00937CD0">
              <w:t>7</w:t>
            </w:r>
            <w:r w:rsidRPr="00E9727E">
              <w:t>)</w:t>
            </w:r>
          </w:p>
        </w:tc>
      </w:tr>
    </w:tbl>
    <w:p w14:paraId="2926DCC4" w14:textId="77777777" w:rsidR="007847DE" w:rsidRPr="007847DE" w:rsidRDefault="007847DE" w:rsidP="006125AF"/>
    <w:p w14:paraId="067C82DD" w14:textId="77777777" w:rsidR="00175E8D" w:rsidRDefault="00175E8D" w:rsidP="00175E8D">
      <w:pPr>
        <w:pStyle w:val="Heading2"/>
      </w:pPr>
      <w:r>
        <w:t>Data Pre-Processing</w:t>
      </w:r>
    </w:p>
    <w:p w14:paraId="71B503BE" w14:textId="77777777" w:rsidR="008E4547" w:rsidRDefault="008E4547" w:rsidP="008E4547">
      <w:pPr>
        <w:pStyle w:val="Heading3"/>
      </w:pPr>
      <w:r>
        <w:t>Intensity Manipulation</w:t>
      </w:r>
    </w:p>
    <w:p w14:paraId="485D7759" w14:textId="1D4F144F" w:rsidR="00F5513D" w:rsidRDefault="00F5513D" w:rsidP="00175E8D">
      <w:r>
        <w:t xml:space="preserve">Initial attempts to normalize the data based on a global mean and standard deviation resulted in extreme outliers when the contrast within the liver was </w:t>
      </w:r>
      <w:r w:rsidR="008E4547">
        <w:t>high or low</w:t>
      </w:r>
      <w:r w:rsidR="00334835">
        <w:t xml:space="preserve"> relative to the global mean</w:t>
      </w:r>
      <w:r w:rsidR="008E4547">
        <w:t>.</w:t>
      </w:r>
      <w:r w:rsidR="002B1C4A" w:rsidRPr="002B1C4A">
        <w:t xml:space="preserve"> </w:t>
      </w:r>
      <w:r w:rsidR="002B1C4A">
        <w:t xml:space="preserve">To best </w:t>
      </w:r>
      <w:proofErr w:type="gramStart"/>
      <w:r w:rsidR="002B1C4A">
        <w:t>separate</w:t>
      </w:r>
      <w:proofErr w:type="gramEnd"/>
      <w:r w:rsidR="002B1C4A">
        <w:t xml:space="preserve"> the normal tissue from the disease, a patient specific mean and standard deviation </w:t>
      </w:r>
      <w:r w:rsidR="0012035D">
        <w:t xml:space="preserve">was calculated </w:t>
      </w:r>
      <w:r w:rsidR="002B1C4A">
        <w:t xml:space="preserve">based on the FWHM of values within the </w:t>
      </w:r>
      <w:r w:rsidR="006D5F7F">
        <w:t xml:space="preserve">provided </w:t>
      </w:r>
      <w:r w:rsidR="002B1C4A">
        <w:t xml:space="preserve">contoured liver. </w:t>
      </w:r>
      <w:r w:rsidR="0012035D">
        <w:t>T</w:t>
      </w:r>
      <w:r w:rsidR="002B1C4A">
        <w:t xml:space="preserve">his </w:t>
      </w:r>
      <w:r w:rsidR="0012035D">
        <w:t xml:space="preserve">led to the consistent visual </w:t>
      </w:r>
      <w:r w:rsidR="002B1C4A">
        <w:t>appear</w:t>
      </w:r>
      <w:r w:rsidR="0012035D">
        <w:t>ance</w:t>
      </w:r>
      <w:r w:rsidR="002B1C4A">
        <w:t xml:space="preserve"> </w:t>
      </w:r>
      <w:r w:rsidR="0012035D">
        <w:t>of</w:t>
      </w:r>
      <w:r w:rsidR="002B1C4A">
        <w:t xml:space="preserve"> the disease appear</w:t>
      </w:r>
      <w:r w:rsidR="0012035D">
        <w:t>ing</w:t>
      </w:r>
      <w:r w:rsidR="002B1C4A">
        <w:t xml:space="preserve"> darker than the normal tissue.</w:t>
      </w:r>
      <w:r w:rsidR="00BA557C">
        <w:t xml:space="preserve"> Image intensity outside of the liver </w:t>
      </w:r>
      <w:r w:rsidR="0012035D">
        <w:t xml:space="preserve">was </w:t>
      </w:r>
      <w:r w:rsidR="00BA557C">
        <w:t xml:space="preserve">set to be equal to </w:t>
      </w:r>
      <w:proofErr w:type="gramStart"/>
      <w:r w:rsidR="00BA557C">
        <w:t>0</w:t>
      </w:r>
      <w:proofErr w:type="gramEnd"/>
      <w:r w:rsidR="00BA557C">
        <w:t xml:space="preserve"> after normalization.</w:t>
      </w:r>
    </w:p>
    <w:p w14:paraId="17CAC34F" w14:textId="77777777" w:rsidR="008E4547" w:rsidRDefault="008E4547" w:rsidP="008E4547">
      <w:pPr>
        <w:pStyle w:val="Heading3"/>
      </w:pPr>
      <w:r>
        <w:t>Voxel Size Resampling</w:t>
      </w:r>
    </w:p>
    <w:p w14:paraId="75560500" w14:textId="567E63AC" w:rsidR="00175E8D" w:rsidRDefault="00175E8D" w:rsidP="00175E8D">
      <w:commentRangeStart w:id="11"/>
      <w:r>
        <w:t>A known weakness of convolutional neural networks</w:t>
      </w:r>
      <w:commentRangeEnd w:id="11"/>
      <w:r w:rsidR="00C45EA7">
        <w:rPr>
          <w:rStyle w:val="CommentReference"/>
        </w:rPr>
        <w:commentReference w:id="11"/>
      </w:r>
      <w:r>
        <w:t xml:space="preserve"> is instability with varying image sizes</w:t>
      </w:r>
      <w:r w:rsidR="002D1FD4">
        <w:t xml:space="preserve">. </w:t>
      </w:r>
      <w:r w:rsidR="00080ACC">
        <w:t>A</w:t>
      </w:r>
      <w:r w:rsidR="00F5513D">
        <w:t xml:space="preserve">ll training and validation images </w:t>
      </w:r>
      <w:proofErr w:type="gramStart"/>
      <w:r w:rsidR="00080ACC">
        <w:t>were resampled</w:t>
      </w:r>
      <w:proofErr w:type="gramEnd"/>
      <w:r w:rsidR="00080ACC">
        <w:t xml:space="preserve"> </w:t>
      </w:r>
      <w:r w:rsidR="00F5513D">
        <w:t>to be 1mm in slice thickness using bi-linear interpolation. Likewise, bi-linear interpolat</w:t>
      </w:r>
      <w:r w:rsidR="00080ACC">
        <w:t>ion</w:t>
      </w:r>
      <w:r w:rsidR="00F5513D">
        <w:t xml:space="preserve"> </w:t>
      </w:r>
      <w:proofErr w:type="gramStart"/>
      <w:r w:rsidR="00080ACC">
        <w:t>was applied</w:t>
      </w:r>
      <w:proofErr w:type="gramEnd"/>
      <w:r w:rsidR="00080ACC">
        <w:t xml:space="preserve"> to </w:t>
      </w:r>
      <w:r w:rsidR="00F5513D">
        <w:t>the ground-truth segmentations of the disease, providing the model with values ranging from 0-1 for each part of the disease.</w:t>
      </w:r>
    </w:p>
    <w:p w14:paraId="276AA365" w14:textId="77777777" w:rsidR="001D0072" w:rsidRDefault="002B1C4A" w:rsidP="001D0072">
      <w:pPr>
        <w:pStyle w:val="Heading3"/>
      </w:pPr>
      <w:r>
        <w:t xml:space="preserve">Training </w:t>
      </w:r>
      <w:r w:rsidR="001D0072">
        <w:t>Image ‘Cubes’</w:t>
      </w:r>
    </w:p>
    <w:p w14:paraId="410B17E2" w14:textId="2A0AFAD5" w:rsidR="001D0072" w:rsidRDefault="00CD3AC4" w:rsidP="001D0072">
      <w:commentRangeStart w:id="12"/>
      <w:r>
        <w:t>The r</w:t>
      </w:r>
      <w:r w:rsidR="001D0072">
        <w:t>elative size</w:t>
      </w:r>
      <w:r w:rsidR="002B1C4A">
        <w:t xml:space="preserve"> of annotation</w:t>
      </w:r>
      <w:r w:rsidR="001D0072">
        <w:t xml:space="preserve"> </w:t>
      </w:r>
      <w:r w:rsidR="006D5F7F">
        <w:t xml:space="preserve">vs </w:t>
      </w:r>
      <w:r w:rsidR="005B08DE">
        <w:t>background</w:t>
      </w:r>
      <w:r w:rsidR="006D5F7F">
        <w:t xml:space="preserve"> </w:t>
      </w:r>
      <w:r w:rsidR="001D0072">
        <w:t>is a well-known</w:t>
      </w:r>
      <w:r w:rsidR="002B1C4A">
        <w:t xml:space="preserve"> concern </w:t>
      </w:r>
      <w:r w:rsidR="001D0072">
        <w:t xml:space="preserve">within image segmentation. </w:t>
      </w:r>
      <w:commentRangeEnd w:id="12"/>
      <w:r w:rsidR="00C45EA7">
        <w:rPr>
          <w:rStyle w:val="CommentReference"/>
        </w:rPr>
        <w:commentReference w:id="12"/>
      </w:r>
      <w:r w:rsidR="001D0072">
        <w:t xml:space="preserve">Smaller structures are inherently worth less than large structures </w:t>
      </w:r>
      <w:r w:rsidR="006D5F7F">
        <w:t xml:space="preserve">when categorical cross-entropy </w:t>
      </w:r>
      <w:proofErr w:type="gramStart"/>
      <w:r w:rsidR="006D5F7F">
        <w:t>is used</w:t>
      </w:r>
      <w:proofErr w:type="gramEnd"/>
      <w:r w:rsidR="006D5F7F">
        <w:t xml:space="preserve"> as a loss and</w:t>
      </w:r>
      <w:r w:rsidR="001D0072">
        <w:t xml:space="preserve"> class weighting</w:t>
      </w:r>
      <w:r w:rsidR="006D5F7F">
        <w:t xml:space="preserve"> is not applied</w:t>
      </w:r>
      <w:r w:rsidR="001D0072">
        <w:t>. Unfortunately, simple class weighting would invariably weigh the more heavily diseased patients over less diseased patients.</w:t>
      </w:r>
    </w:p>
    <w:p w14:paraId="73BFE26F" w14:textId="30C78DCF" w:rsidR="00053308" w:rsidRDefault="00053308" w:rsidP="00053308">
      <w:r>
        <w:t xml:space="preserve">To this end, each independent disease site within a patient </w:t>
      </w:r>
      <w:proofErr w:type="gramStart"/>
      <w:r w:rsidR="00D96287">
        <w:t>was divided</w:t>
      </w:r>
      <w:proofErr w:type="gramEnd"/>
      <w:r w:rsidR="00D96287">
        <w:t xml:space="preserve"> </w:t>
      </w:r>
      <w:r>
        <w:t xml:space="preserve">into individual ‘cubes’ of 32x120x120 voxels. </w:t>
      </w:r>
      <w:r w:rsidR="006125AF">
        <w:t>Figure xxx illustrates several cubes of disease for one patient.</w:t>
      </w:r>
      <w:r w:rsidR="001B4402">
        <w:t xml:space="preserve"> </w:t>
      </w:r>
      <w:commentRangeStart w:id="13"/>
      <w:r w:rsidR="00F06ECE">
        <w:t>After extraction, the</w:t>
      </w:r>
      <w:r w:rsidR="001B4402">
        <w:t xml:space="preserve"> training dataset consists of 572 unique image cubes.</w:t>
      </w:r>
      <w:commentRangeEnd w:id="13"/>
      <w:r w:rsidR="00C45EA7">
        <w:rPr>
          <w:rStyle w:val="CommentReference"/>
        </w:rPr>
        <w:commentReference w:id="13"/>
      </w:r>
    </w:p>
    <w:p w14:paraId="235EA992" w14:textId="77777777" w:rsidR="002B1C4A" w:rsidRDefault="002B1C4A" w:rsidP="002B1C4A">
      <w:pPr>
        <w:keepNext/>
      </w:pPr>
      <w:r>
        <w:rPr>
          <w:noProof/>
        </w:rPr>
        <w:lastRenderedPageBreak/>
        <w:drawing>
          <wp:inline distT="0" distB="0" distL="0" distR="0" wp14:anchorId="0A837D63" wp14:editId="716DF8A8">
            <wp:extent cx="4661206" cy="2743200"/>
            <wp:effectExtent l="0" t="0" r="635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61206" cy="2743200"/>
                    </a:xfrm>
                    <a:prstGeom prst="rect">
                      <a:avLst/>
                    </a:prstGeom>
                    <a:noFill/>
                  </pic:spPr>
                </pic:pic>
              </a:graphicData>
            </a:graphic>
          </wp:inline>
        </w:drawing>
      </w:r>
    </w:p>
    <w:p w14:paraId="019C1997" w14:textId="61B2BC4E" w:rsidR="002B1C4A" w:rsidRPr="00053308" w:rsidRDefault="002B1C4A" w:rsidP="002B1C4A">
      <w:pPr>
        <w:pStyle w:val="Caption"/>
      </w:pPr>
      <w:r>
        <w:t xml:space="preserve">Figure </w:t>
      </w:r>
      <w:fldSimple w:instr=" SEQ Figure \* ARABIC ">
        <w:r w:rsidR="000709B7">
          <w:rPr>
            <w:noProof/>
          </w:rPr>
          <w:t>3</w:t>
        </w:r>
      </w:fldSimple>
      <w:r>
        <w:t>:</w:t>
      </w:r>
      <w:r w:rsidRPr="002B1C4A">
        <w:t xml:space="preserve"> </w:t>
      </w:r>
      <w:r>
        <w:t xml:space="preserve">Liver distributed into individual cubes of 32x120x120. Disease </w:t>
      </w:r>
      <w:proofErr w:type="gramStart"/>
      <w:r>
        <w:t>is labeled</w:t>
      </w:r>
      <w:proofErr w:type="gramEnd"/>
      <w:r>
        <w:t xml:space="preserve"> as disease regardless of center of cube.</w:t>
      </w:r>
    </w:p>
    <w:p w14:paraId="5C8E5746" w14:textId="77777777" w:rsidR="008E4547" w:rsidRDefault="008E4547" w:rsidP="008E4547">
      <w:pPr>
        <w:pStyle w:val="Heading2"/>
      </w:pPr>
      <w:r>
        <w:t>Architecture</w:t>
      </w:r>
      <w:r w:rsidR="00255933">
        <w:t>s</w:t>
      </w:r>
    </w:p>
    <w:p w14:paraId="148A5D6E" w14:textId="1435CB1D" w:rsidR="00B8038A" w:rsidRDefault="00D96287" w:rsidP="008E4547">
      <w:del w:id="14" w:author="Anderson,Brian M" w:date="2020-09-10T10:55:00Z">
        <w:r w:rsidDel="009E1E15">
          <w:delText>T</w:delText>
        </w:r>
        <w:r w:rsidR="00DA033F" w:rsidDel="009E1E15">
          <w:delText xml:space="preserve">hree </w:delText>
        </w:r>
      </w:del>
      <w:ins w:id="15" w:author="Anderson,Brian M" w:date="2020-09-10T10:55:00Z">
        <w:r w:rsidR="009E1E15">
          <w:t xml:space="preserve">Four </w:t>
        </w:r>
      </w:ins>
      <w:del w:id="16" w:author="Anderson,Brian M" w:date="2020-09-10T10:55:00Z">
        <w:r w:rsidR="002D1FD4" w:rsidDel="009E1E15">
          <w:delText>3D-UNet style</w:delText>
        </w:r>
        <w:r w:rsidR="00DA033F" w:rsidDel="009E1E15">
          <w:delText xml:space="preserve"> </w:delText>
        </w:r>
      </w:del>
      <w:r w:rsidR="00DA033F">
        <w:t>architectur</w:t>
      </w:r>
      <w:r w:rsidR="002D1FD4">
        <w:t xml:space="preserve">es </w:t>
      </w:r>
      <w:r>
        <w:t xml:space="preserve">were </w:t>
      </w:r>
      <w:proofErr w:type="gramStart"/>
      <w:r>
        <w:t>investigated</w:t>
      </w:r>
      <w:r w:rsidR="0078374C">
        <w:t>,</w:t>
      </w:r>
      <w:proofErr w:type="gramEnd"/>
      <w:r w:rsidR="0078374C">
        <w:t xml:space="preserve"> a Standard</w:t>
      </w:r>
      <w:ins w:id="17" w:author="Anderson,Brian M" w:date="2020-09-10T10:55:00Z">
        <w:r w:rsidR="009E1E15">
          <w:t xml:space="preserve"> 3D</w:t>
        </w:r>
      </w:ins>
      <w:r w:rsidR="0078374C">
        <w:t xml:space="preserve"> </w:t>
      </w:r>
      <w:proofErr w:type="spellStart"/>
      <w:r w:rsidR="0078374C">
        <w:t>UNet</w:t>
      </w:r>
      <w:proofErr w:type="spellEnd"/>
      <w:r w:rsidR="0078374C">
        <w:t xml:space="preserve">, Residual </w:t>
      </w:r>
      <w:ins w:id="18" w:author="Anderson,Brian M" w:date="2020-09-10T10:55:00Z">
        <w:r w:rsidR="009E1E15">
          <w:t xml:space="preserve">3D </w:t>
        </w:r>
      </w:ins>
      <w:proofErr w:type="spellStart"/>
      <w:r w:rsidR="0078374C">
        <w:t>UNet</w:t>
      </w:r>
      <w:proofErr w:type="spellEnd"/>
      <w:r w:rsidR="0078374C">
        <w:t xml:space="preserve">, </w:t>
      </w:r>
      <w:del w:id="19" w:author="Anderson,Brian M" w:date="2020-09-10T10:55:00Z">
        <w:r w:rsidR="0078374C" w:rsidDel="009E1E15">
          <w:delText xml:space="preserve">and </w:delText>
        </w:r>
      </w:del>
      <w:r w:rsidR="0078374C">
        <w:t>Dense</w:t>
      </w:r>
      <w:ins w:id="20" w:author="Anderson,Brian M" w:date="2020-09-10T10:55:00Z">
        <w:r w:rsidR="009E1E15">
          <w:t xml:space="preserve"> 3D</w:t>
        </w:r>
      </w:ins>
      <w:r w:rsidR="0078374C">
        <w:t xml:space="preserve"> </w:t>
      </w:r>
      <w:proofErr w:type="spellStart"/>
      <w:r w:rsidR="0078374C">
        <w:t>UNet</w:t>
      </w:r>
      <w:proofErr w:type="spellEnd"/>
      <w:ins w:id="21" w:author="Anderson,Brian M" w:date="2020-09-10T10:55:00Z">
        <w:r w:rsidR="009E1E15">
          <w:t xml:space="preserve">, and hybrid pre-trained 2D </w:t>
        </w:r>
        <w:proofErr w:type="spellStart"/>
        <w:r w:rsidR="009E1E15">
          <w:t>UNet</w:t>
        </w:r>
        <w:proofErr w:type="spellEnd"/>
        <w:r w:rsidR="009E1E15">
          <w:t xml:space="preserve"> combined with a 3D </w:t>
        </w:r>
        <w:proofErr w:type="spellStart"/>
        <w:r w:rsidR="009E1E15">
          <w:t>DenseUNet</w:t>
        </w:r>
      </w:ins>
      <w:proofErr w:type="spellEnd"/>
      <w:r w:rsidR="00DA033F">
        <w:t xml:space="preserve">. </w:t>
      </w:r>
      <w:r w:rsidR="004D5C59">
        <w:t xml:space="preserve">The basic </w:t>
      </w:r>
      <w:r>
        <w:t xml:space="preserve">architectural </w:t>
      </w:r>
      <w:r w:rsidR="004D5C59">
        <w:t>framework</w:t>
      </w:r>
      <w:r w:rsidR="0078374C">
        <w:t>, A of Figure xxx,</w:t>
      </w:r>
      <w:r w:rsidR="004D5C59">
        <w:t xml:space="preserve"> </w:t>
      </w:r>
      <w:r w:rsidR="0078374C">
        <w:t xml:space="preserve">remained the same for </w:t>
      </w:r>
      <w:ins w:id="22" w:author="Anderson,Brian M" w:date="2020-09-10T10:56:00Z">
        <w:r w:rsidR="009E1E15">
          <w:t>the Standard, Residual and Dense nets</w:t>
        </w:r>
      </w:ins>
      <w:del w:id="23" w:author="Anderson,Brian M" w:date="2020-09-10T10:56:00Z">
        <w:r w:rsidR="0078374C" w:rsidDel="009E1E15">
          <w:delText>all three</w:delText>
        </w:r>
      </w:del>
      <w:r w:rsidR="004D5C59">
        <w:t>, defined as a number of convolution bloc</w:t>
      </w:r>
      <w:r w:rsidR="00BE1B96">
        <w:t xml:space="preserve">ks per layer, </w:t>
      </w:r>
      <w:r w:rsidR="004D5C59">
        <w:t>number of layers</w:t>
      </w:r>
      <w:r w:rsidR="00B8038A">
        <w:t xml:space="preserve">, </w:t>
      </w:r>
      <w:r w:rsidR="00DA033F">
        <w:t>convolution block lambda (</w:t>
      </w:r>
      <w:r w:rsidR="00F11398">
        <w:t>i.e.</w:t>
      </w:r>
      <w:r w:rsidR="00BE1B96">
        <w:t xml:space="preserve"> increase in number of convolution blocks per layer</w:t>
      </w:r>
      <w:r w:rsidR="00DA033F">
        <w:t>)</w:t>
      </w:r>
      <w:r w:rsidR="00BE1B96">
        <w:t xml:space="preserve">, </w:t>
      </w:r>
      <w:r w:rsidR="0078374C">
        <w:t xml:space="preserve">and </w:t>
      </w:r>
      <w:r w:rsidR="00BE1B96">
        <w:t>maximum number of convolution blocks</w:t>
      </w:r>
      <w:r w:rsidR="004D5C59">
        <w:t xml:space="preserve">. </w:t>
      </w:r>
      <w:commentRangeStart w:id="24"/>
      <w:r w:rsidR="0078374C">
        <w:t xml:space="preserve">A representation of the differences in how convolutions and connections occur from the Standard </w:t>
      </w:r>
      <w:proofErr w:type="spellStart"/>
      <w:r w:rsidR="0078374C">
        <w:t>UNet</w:t>
      </w:r>
      <w:proofErr w:type="spellEnd"/>
      <w:r w:rsidR="0078374C">
        <w:t xml:space="preserve">, </w:t>
      </w:r>
      <w:proofErr w:type="spellStart"/>
      <w:r w:rsidR="0078374C">
        <w:t>Resisudal</w:t>
      </w:r>
      <w:proofErr w:type="spellEnd"/>
      <w:r w:rsidR="0078374C">
        <w:t xml:space="preserve"> </w:t>
      </w:r>
      <w:proofErr w:type="spellStart"/>
      <w:r w:rsidR="0078374C">
        <w:t>UNet</w:t>
      </w:r>
      <w:proofErr w:type="spellEnd"/>
      <w:r w:rsidR="0078374C">
        <w:t xml:space="preserve">, and Dense </w:t>
      </w:r>
      <w:proofErr w:type="spellStart"/>
      <w:r w:rsidR="0078374C">
        <w:t>UNet</w:t>
      </w:r>
      <w:proofErr w:type="spellEnd"/>
      <w:r w:rsidR="0078374C">
        <w:t xml:space="preserve"> </w:t>
      </w:r>
      <w:proofErr w:type="gramStart"/>
      <w:r w:rsidR="0078374C">
        <w:t>is shown</w:t>
      </w:r>
      <w:proofErr w:type="gramEnd"/>
      <w:r w:rsidR="0078374C">
        <w:t xml:space="preserve"> in B of Figure xxx.</w:t>
      </w:r>
      <w:commentRangeEnd w:id="24"/>
      <w:r w:rsidR="0078374C">
        <w:rPr>
          <w:rStyle w:val="CommentReference"/>
        </w:rPr>
        <w:commentReference w:id="24"/>
      </w:r>
      <w:ins w:id="25" w:author="Anderson,Brian M" w:date="2020-09-10T10:56:00Z">
        <w:r w:rsidR="009E1E15">
          <w:t xml:space="preserve"> A representation of the hybrid architecture </w:t>
        </w:r>
        <w:proofErr w:type="gramStart"/>
        <w:r w:rsidR="009E1E15">
          <w:t>is shown</w:t>
        </w:r>
        <w:proofErr w:type="gramEnd"/>
        <w:r w:rsidR="009E1E15">
          <w:t xml:space="preserve"> in C of Figure xxx.</w:t>
        </w:r>
      </w:ins>
    </w:p>
    <w:p w14:paraId="53988070" w14:textId="77777777" w:rsidR="009E2942" w:rsidRDefault="009E2942" w:rsidP="009E2942">
      <w:pPr>
        <w:keepNext/>
      </w:pPr>
      <w:r>
        <w:rPr>
          <w:noProof/>
        </w:rPr>
        <w:lastRenderedPageBreak/>
        <w:drawing>
          <wp:inline distT="0" distB="0" distL="0" distR="0" wp14:anchorId="3EB69032" wp14:editId="070A42C3">
            <wp:extent cx="5945044" cy="4679500"/>
            <wp:effectExtent l="0" t="0" r="0" b="698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6599" cy="4688595"/>
                    </a:xfrm>
                    <a:prstGeom prst="rect">
                      <a:avLst/>
                    </a:prstGeom>
                    <a:noFill/>
                  </pic:spPr>
                </pic:pic>
              </a:graphicData>
            </a:graphic>
          </wp:inline>
        </w:drawing>
      </w:r>
    </w:p>
    <w:p w14:paraId="5DD752F7" w14:textId="2DADA083" w:rsidR="00943465" w:rsidRDefault="009E2942" w:rsidP="009E2942">
      <w:pPr>
        <w:pStyle w:val="Caption"/>
      </w:pPr>
      <w:r>
        <w:t xml:space="preserve">Figure </w:t>
      </w:r>
      <w:fldSimple w:instr=" SEQ Figure \* ARABIC ">
        <w:r w:rsidR="000709B7">
          <w:rPr>
            <w:noProof/>
          </w:rPr>
          <w:t>4</w:t>
        </w:r>
      </w:fldSimple>
      <w:r>
        <w:t>:</w:t>
      </w:r>
      <w:r w:rsidRPr="009E2942">
        <w:t xml:space="preserve"> </w:t>
      </w:r>
      <w:r>
        <w:t>Top (A): Basic framework of architectures</w:t>
      </w:r>
      <w:r>
        <w:rPr>
          <w:i w:val="0"/>
        </w:rPr>
        <w:t xml:space="preserve">. Bottom (B): </w:t>
      </w:r>
      <w:r>
        <w:t xml:space="preserve">Difference in convolution blocks, surrounded by green to indicate same region in (A). ‘Standard’, previous feature maps are convolved and activated. ‘Residual’, previous feature maps </w:t>
      </w:r>
      <w:proofErr w:type="gramStart"/>
      <w:r>
        <w:t>are directly added</w:t>
      </w:r>
      <w:proofErr w:type="gramEnd"/>
      <w:r>
        <w:t xml:space="preserve"> to convolutional output in a ‘skip’ connection before activation. ‘Dense’, previous feature maps </w:t>
      </w:r>
      <w:proofErr w:type="gramStart"/>
      <w:r>
        <w:t>are continually concatenated</w:t>
      </w:r>
      <w:proofErr w:type="gramEnd"/>
      <w:r>
        <w:t xml:space="preserve"> together before activation and convolution.</w:t>
      </w:r>
    </w:p>
    <w:p w14:paraId="781133ED" w14:textId="59F3FAA3" w:rsidR="00255933" w:rsidRDefault="003C4651" w:rsidP="00255933">
      <w:pPr>
        <w:pStyle w:val="Heading3"/>
      </w:pPr>
      <w:r>
        <w:t xml:space="preserve">Standard </w:t>
      </w:r>
      <w:proofErr w:type="spellStart"/>
      <w:r w:rsidR="00255933">
        <w:t>UNet</w:t>
      </w:r>
      <w:proofErr w:type="spellEnd"/>
    </w:p>
    <w:p w14:paraId="4701FE56" w14:textId="6140965A" w:rsidR="00D600A9" w:rsidRDefault="00DA033F" w:rsidP="00D600A9">
      <w:r>
        <w:t xml:space="preserve">The first style </w:t>
      </w:r>
      <w:r w:rsidR="006901BE">
        <w:t xml:space="preserve">investigated </w:t>
      </w:r>
      <w:r w:rsidR="00CD3AC4">
        <w:t xml:space="preserve">was </w:t>
      </w:r>
      <w:r>
        <w:t>a</w:t>
      </w:r>
      <w:r w:rsidR="00D600A9">
        <w:t xml:space="preserve"> </w:t>
      </w:r>
      <w:r w:rsidR="00F90763">
        <w:t>standard</w:t>
      </w:r>
      <w:r w:rsidR="00D600A9">
        <w:t xml:space="preserve"> </w:t>
      </w:r>
      <w:proofErr w:type="spellStart"/>
      <w:r w:rsidR="00D600A9">
        <w:t>UNet</w:t>
      </w:r>
      <w:proofErr w:type="spellEnd"/>
      <w:r w:rsidR="00D600A9">
        <w:t xml:space="preserve">, where concatenations or additions </w:t>
      </w:r>
      <w:proofErr w:type="gramStart"/>
      <w:r w:rsidR="00D600A9">
        <w:t>were used</w:t>
      </w:r>
      <w:proofErr w:type="gramEnd"/>
      <w:r w:rsidR="00D600A9">
        <w:t xml:space="preserve"> to combine equal </w:t>
      </w:r>
      <w:r>
        <w:t>size feature maps</w:t>
      </w:r>
      <w:r w:rsidR="00D600A9">
        <w:t xml:space="preserve"> </w:t>
      </w:r>
      <w:r>
        <w:t>from the encoder to the decoder</w:t>
      </w:r>
      <w:r w:rsidR="00D600A9">
        <w:t xml:space="preserve"> side.</w:t>
      </w:r>
    </w:p>
    <w:p w14:paraId="3287112B" w14:textId="463F4004" w:rsidR="00D600A9" w:rsidRDefault="00F90763" w:rsidP="003C315D">
      <w:pPr>
        <w:keepNext/>
        <w:keepLines/>
      </w:pPr>
      <w:r>
        <w:lastRenderedPageBreak/>
        <w:t xml:space="preserve">Standard </w:t>
      </w:r>
      <w:r w:rsidR="00D600A9">
        <w:t>Architecture Parameters:</w:t>
      </w:r>
    </w:p>
    <w:p w14:paraId="02AA75FE" w14:textId="3DB7F7CC" w:rsidR="00D600A9" w:rsidRDefault="000F673E" w:rsidP="003C315D">
      <w:pPr>
        <w:pStyle w:val="ListParagraph"/>
        <w:keepNext/>
        <w:keepLines/>
        <w:numPr>
          <w:ilvl w:val="0"/>
          <w:numId w:val="2"/>
        </w:numPr>
      </w:pPr>
      <w:r>
        <w:t>Number of l</w:t>
      </w:r>
      <w:r w:rsidR="00D600A9">
        <w:t>ayers were varied</w:t>
      </w:r>
      <w:r w:rsidR="00F90763">
        <w:t>, including</w:t>
      </w:r>
      <w:r w:rsidR="00F11398">
        <w:t xml:space="preserve"> </w:t>
      </w:r>
      <w:r w:rsidR="00D600A9">
        <w:t>1, 2, 3, and 4</w:t>
      </w:r>
    </w:p>
    <w:p w14:paraId="607D3CCE" w14:textId="77777777" w:rsidR="00D600A9" w:rsidRDefault="00D600A9" w:rsidP="003C315D">
      <w:pPr>
        <w:pStyle w:val="ListParagraph"/>
        <w:keepNext/>
        <w:keepLines/>
        <w:numPr>
          <w:ilvl w:val="0"/>
          <w:numId w:val="2"/>
        </w:numPr>
      </w:pPr>
      <w:r>
        <w:t xml:space="preserve">Initial number of convolution blocks </w:t>
      </w:r>
      <w:r w:rsidR="00DA033F">
        <w:t>were</w:t>
      </w:r>
      <w:r>
        <w:t xml:space="preserve"> varied from 1, 2, and 3</w:t>
      </w:r>
    </w:p>
    <w:p w14:paraId="3F929922" w14:textId="77777777" w:rsidR="00D600A9" w:rsidRDefault="00D600A9" w:rsidP="003C315D">
      <w:pPr>
        <w:pStyle w:val="ListParagraph"/>
        <w:keepNext/>
        <w:keepLines/>
        <w:numPr>
          <w:ilvl w:val="0"/>
          <w:numId w:val="2"/>
        </w:numPr>
      </w:pPr>
      <w:r>
        <w:t>The increase in number of convolution blocks</w:t>
      </w:r>
      <w:r w:rsidR="00DA033F">
        <w:t xml:space="preserve"> (convolution lambda)</w:t>
      </w:r>
      <w:r>
        <w:t xml:space="preserve"> for each layer was varied from 0, 1, and 2</w:t>
      </w:r>
    </w:p>
    <w:p w14:paraId="76098637" w14:textId="77777777" w:rsidR="000F673E" w:rsidRDefault="000F673E" w:rsidP="003C315D">
      <w:pPr>
        <w:pStyle w:val="ListParagraph"/>
        <w:keepNext/>
        <w:keepLines/>
        <w:numPr>
          <w:ilvl w:val="0"/>
          <w:numId w:val="2"/>
        </w:numPr>
      </w:pPr>
      <w:r>
        <w:t>Maximum number of convolution blocks was 4</w:t>
      </w:r>
    </w:p>
    <w:p w14:paraId="666ED627" w14:textId="77777777" w:rsidR="00D600A9" w:rsidRDefault="00D600A9" w:rsidP="003C315D">
      <w:pPr>
        <w:pStyle w:val="ListParagraph"/>
        <w:keepNext/>
        <w:keepLines/>
        <w:numPr>
          <w:ilvl w:val="0"/>
          <w:numId w:val="2"/>
        </w:numPr>
      </w:pPr>
      <w:r>
        <w:t>The number of initial filters was varied from 8, 16, and 32</w:t>
      </w:r>
    </w:p>
    <w:p w14:paraId="451A7ED8" w14:textId="77777777" w:rsidR="00D600A9" w:rsidRDefault="00D600A9" w:rsidP="003C315D">
      <w:pPr>
        <w:pStyle w:val="ListParagraph"/>
        <w:keepNext/>
        <w:keepLines/>
        <w:numPr>
          <w:ilvl w:val="0"/>
          <w:numId w:val="2"/>
        </w:numPr>
      </w:pPr>
      <w:r>
        <w:t>The maximum number of filters was varied from 32, 64, and 128</w:t>
      </w:r>
    </w:p>
    <w:p w14:paraId="2480F4CB" w14:textId="77777777" w:rsidR="00255933" w:rsidRDefault="00255933" w:rsidP="00255933">
      <w:pPr>
        <w:pStyle w:val="Heading3"/>
      </w:pPr>
      <w:r>
        <w:t xml:space="preserve">Residual </w:t>
      </w:r>
      <w:proofErr w:type="spellStart"/>
      <w:r>
        <w:t>UNet</w:t>
      </w:r>
      <w:proofErr w:type="spellEnd"/>
    </w:p>
    <w:p w14:paraId="023BDECD" w14:textId="3E67139B" w:rsidR="006901BE" w:rsidRDefault="00F90763" w:rsidP="00DA033F">
      <w:r>
        <w:t xml:space="preserve">The </w:t>
      </w:r>
      <w:r w:rsidR="00CD3AC4">
        <w:t xml:space="preserve">Standard </w:t>
      </w:r>
      <w:proofErr w:type="spellStart"/>
      <w:r>
        <w:t>UNet</w:t>
      </w:r>
      <w:proofErr w:type="spellEnd"/>
      <w:r>
        <w:t xml:space="preserve"> was expanded to include</w:t>
      </w:r>
      <w:r w:rsidR="00DA033F">
        <w:t xml:space="preserve"> residual connections for each convolution block in each</w:t>
      </w:r>
      <w:r w:rsidR="006901BE">
        <w:t xml:space="preserve"> layer</w:t>
      </w:r>
      <w:r w:rsidR="000F673E">
        <w:t>, with motivation from the ‘</w:t>
      </w:r>
      <w:proofErr w:type="spellStart"/>
      <w:r w:rsidR="000F673E">
        <w:t>ResNet</w:t>
      </w:r>
      <w:proofErr w:type="spellEnd"/>
      <w:r w:rsidR="000F673E">
        <w:t>’ architecture</w:t>
      </w:r>
      <w:r w:rsidR="000F673E">
        <w:fldChar w:fldCharType="begin" w:fldLock="1"/>
      </w:r>
      <w:r w:rsidR="0051477F">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lt;sup&gt;7&lt;/sup&gt;","plainTextFormattedCitation":"7","previouslyFormattedCitation":"&lt;sup&gt;7&lt;/sup&gt;"},"properties":{"noteIndex":0},"schema":"https://github.com/citation-style-language/schema/raw/master/csl-citation.json"}</w:instrText>
      </w:r>
      <w:r w:rsidR="000F673E">
        <w:fldChar w:fldCharType="separate"/>
      </w:r>
      <w:r w:rsidR="0051477F" w:rsidRPr="0051477F">
        <w:rPr>
          <w:noProof/>
          <w:vertAlign w:val="superscript"/>
        </w:rPr>
        <w:t>7</w:t>
      </w:r>
      <w:r w:rsidR="000F673E">
        <w:fldChar w:fldCharType="end"/>
      </w:r>
      <w:r w:rsidR="006901BE">
        <w:t>. Residual connections have the benefit of allowing a ‘flow’ of loss from previous convolutions. This allows the model to create skip-connections over convolutions that might not be nece</w:t>
      </w:r>
      <w:r w:rsidR="0078374C">
        <w:t>ssary.</w:t>
      </w:r>
    </w:p>
    <w:p w14:paraId="4DDF03C9" w14:textId="77777777" w:rsidR="006901BE" w:rsidRDefault="006901BE" w:rsidP="003C315D">
      <w:pPr>
        <w:keepNext/>
        <w:keepLines/>
      </w:pPr>
      <w:r>
        <w:t>Residual Network Architecture Parameters:</w:t>
      </w:r>
    </w:p>
    <w:p w14:paraId="7FA12164" w14:textId="77777777" w:rsidR="006901BE" w:rsidRDefault="000F673E" w:rsidP="003C315D">
      <w:pPr>
        <w:pStyle w:val="ListParagraph"/>
        <w:keepNext/>
        <w:keepLines/>
        <w:numPr>
          <w:ilvl w:val="0"/>
          <w:numId w:val="2"/>
        </w:numPr>
      </w:pPr>
      <w:r>
        <w:t>Number of layers</w:t>
      </w:r>
      <w:r w:rsidR="006901BE">
        <w:t xml:space="preserve"> were varied from 1, 2, 3, and 4</w:t>
      </w:r>
    </w:p>
    <w:p w14:paraId="638AF555" w14:textId="77777777" w:rsidR="006901BE" w:rsidRDefault="006901BE" w:rsidP="003C315D">
      <w:pPr>
        <w:pStyle w:val="ListParagraph"/>
        <w:keepNext/>
        <w:keepLines/>
        <w:numPr>
          <w:ilvl w:val="0"/>
          <w:numId w:val="2"/>
        </w:numPr>
      </w:pPr>
      <w:r>
        <w:t>Initial number of convolution blocks were varied from 1, 2, 3, and 4</w:t>
      </w:r>
    </w:p>
    <w:p w14:paraId="64F2AF65" w14:textId="77777777" w:rsidR="006901BE" w:rsidRDefault="006901BE" w:rsidP="003C315D">
      <w:pPr>
        <w:pStyle w:val="ListParagraph"/>
        <w:keepNext/>
        <w:keepLines/>
        <w:numPr>
          <w:ilvl w:val="0"/>
          <w:numId w:val="2"/>
        </w:numPr>
      </w:pPr>
      <w:r>
        <w:t>The increase in number of convolution blocks (convolution lambda) for each layer was varied from 0, 1, and 2</w:t>
      </w:r>
    </w:p>
    <w:p w14:paraId="4D3F96A6" w14:textId="77777777" w:rsidR="000F673E" w:rsidRDefault="000F673E" w:rsidP="003C315D">
      <w:pPr>
        <w:pStyle w:val="ListParagraph"/>
        <w:keepNext/>
        <w:keepLines/>
        <w:numPr>
          <w:ilvl w:val="0"/>
          <w:numId w:val="2"/>
        </w:numPr>
      </w:pPr>
      <w:r>
        <w:t>Maximum number of convolution blocks was 4</w:t>
      </w:r>
    </w:p>
    <w:p w14:paraId="1B8339CB" w14:textId="77777777" w:rsidR="006901BE" w:rsidRDefault="006901BE" w:rsidP="003C315D">
      <w:pPr>
        <w:pStyle w:val="ListParagraph"/>
        <w:keepNext/>
        <w:keepLines/>
        <w:numPr>
          <w:ilvl w:val="0"/>
          <w:numId w:val="2"/>
        </w:numPr>
      </w:pPr>
      <w:r>
        <w:t xml:space="preserve">The number of initial </w:t>
      </w:r>
      <w:r w:rsidR="00F41FAE">
        <w:t xml:space="preserve">filters was </w:t>
      </w:r>
      <w:r>
        <w:t>32</w:t>
      </w:r>
    </w:p>
    <w:p w14:paraId="144CF245" w14:textId="77777777" w:rsidR="006901BE" w:rsidRDefault="006901BE" w:rsidP="003C315D">
      <w:pPr>
        <w:pStyle w:val="ListParagraph"/>
        <w:keepNext/>
        <w:keepLines/>
        <w:numPr>
          <w:ilvl w:val="0"/>
          <w:numId w:val="2"/>
        </w:numPr>
      </w:pPr>
      <w:r>
        <w:t>The maximum number of filters was 128</w:t>
      </w:r>
    </w:p>
    <w:p w14:paraId="66F70C84" w14:textId="77777777" w:rsidR="00255933" w:rsidRDefault="00255933" w:rsidP="00255933">
      <w:pPr>
        <w:pStyle w:val="Heading3"/>
      </w:pPr>
      <w:r>
        <w:t xml:space="preserve">Dense </w:t>
      </w:r>
      <w:proofErr w:type="spellStart"/>
      <w:r>
        <w:t>UNet</w:t>
      </w:r>
      <w:proofErr w:type="spellEnd"/>
    </w:p>
    <w:p w14:paraId="2EA820C9" w14:textId="4D6A561F" w:rsidR="00DA033F" w:rsidRDefault="006901BE" w:rsidP="00DA033F">
      <w:r>
        <w:t>A more complete ‘flow’ of lo</w:t>
      </w:r>
      <w:r w:rsidR="00DB4693">
        <w:t>ss from previous convolutions can be</w:t>
      </w:r>
      <w:r>
        <w:t xml:space="preserve"> realized with the </w:t>
      </w:r>
      <w:proofErr w:type="spellStart"/>
      <w:r>
        <w:t>DenseNet</w:t>
      </w:r>
      <w:proofErr w:type="spellEnd"/>
      <w:r>
        <w:t xml:space="preserve"> architecture</w:t>
      </w:r>
      <w:r w:rsidR="00D24D1F">
        <w:fldChar w:fldCharType="begin" w:fldLock="1"/>
      </w:r>
      <w:r w:rsidR="0051477F">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8&lt;/sup&gt;","plainTextFormattedCitation":"8","previouslyFormattedCitation":"&lt;sup&gt;8&lt;/sup&gt;"},"properties":{"noteIndex":0},"schema":"https://github.com/citation-style-language/schema/raw/master/csl-citation.json"}</w:instrText>
      </w:r>
      <w:r w:rsidR="00D24D1F">
        <w:fldChar w:fldCharType="separate"/>
      </w:r>
      <w:r w:rsidR="0051477F" w:rsidRPr="0051477F">
        <w:rPr>
          <w:noProof/>
          <w:vertAlign w:val="superscript"/>
        </w:rPr>
        <w:t>8</w:t>
      </w:r>
      <w:r w:rsidR="00D24D1F">
        <w:fldChar w:fldCharType="end"/>
      </w:r>
      <w:r>
        <w:t xml:space="preserve">. This architecture style allows </w:t>
      </w:r>
      <w:r w:rsidR="000F673E">
        <w:t>previous</w:t>
      </w:r>
      <w:r>
        <w:t xml:space="preserve"> convolutions to </w:t>
      </w:r>
      <w:proofErr w:type="gramStart"/>
      <w:r>
        <w:t>be re-used</w:t>
      </w:r>
      <w:proofErr w:type="gramEnd"/>
      <w:r>
        <w:t xml:space="preserve">, </w:t>
      </w:r>
      <w:r w:rsidR="0078374C">
        <w:t>allowing</w:t>
      </w:r>
      <w:r>
        <w:t xml:space="preserve"> the model to </w:t>
      </w:r>
      <w:r w:rsidR="0078374C">
        <w:t>optimize reuse of</w:t>
      </w:r>
      <w:r>
        <w:t xml:space="preserve"> feature maps</w:t>
      </w:r>
      <w:r w:rsidR="00DB4693">
        <w:t xml:space="preserve"> and enabling more diversified feature </w:t>
      </w:r>
      <w:r w:rsidR="00D24D1F">
        <w:t>creation</w:t>
      </w:r>
      <w:r>
        <w:t xml:space="preserve">. Another benefit of this method is that the number of filters can be significantly </w:t>
      </w:r>
      <w:r w:rsidR="000F673E">
        <w:t>reduced since previous convolutions are re-used;</w:t>
      </w:r>
      <w:r>
        <w:t xml:space="preserve"> only increasing </w:t>
      </w:r>
      <w:r w:rsidR="000F673E">
        <w:t xml:space="preserve">the number of filters </w:t>
      </w:r>
      <w:r>
        <w:t>by a small amount each time (referred to here as ‘growth rate’</w:t>
      </w:r>
      <w:r w:rsidR="000F673E">
        <w:t>)</w:t>
      </w:r>
      <w:r>
        <w:t>.</w:t>
      </w:r>
    </w:p>
    <w:p w14:paraId="02FE8A07" w14:textId="77777777" w:rsidR="000F673E" w:rsidRDefault="000F673E" w:rsidP="003C315D">
      <w:pPr>
        <w:keepNext/>
        <w:keepLines/>
      </w:pPr>
      <w:r>
        <w:lastRenderedPageBreak/>
        <w:t>Dense Network Architecture Parameters:</w:t>
      </w:r>
    </w:p>
    <w:p w14:paraId="7A01DB32" w14:textId="77777777" w:rsidR="000F673E" w:rsidRDefault="000F673E" w:rsidP="003C315D">
      <w:pPr>
        <w:pStyle w:val="ListParagraph"/>
        <w:keepNext/>
        <w:keepLines/>
        <w:numPr>
          <w:ilvl w:val="0"/>
          <w:numId w:val="2"/>
        </w:numPr>
      </w:pPr>
      <w:r>
        <w:t>Number of layers were varied from 2, and 3</w:t>
      </w:r>
    </w:p>
    <w:p w14:paraId="34431743" w14:textId="77777777" w:rsidR="000F673E" w:rsidRDefault="000F673E" w:rsidP="003C315D">
      <w:pPr>
        <w:pStyle w:val="ListParagraph"/>
        <w:keepNext/>
        <w:keepLines/>
        <w:numPr>
          <w:ilvl w:val="0"/>
          <w:numId w:val="2"/>
        </w:numPr>
      </w:pPr>
      <w:r>
        <w:t>Initial number of convolution blocks were 2</w:t>
      </w:r>
    </w:p>
    <w:p w14:paraId="0CE026C1" w14:textId="77777777" w:rsidR="000F673E" w:rsidRDefault="000F673E" w:rsidP="003C315D">
      <w:pPr>
        <w:pStyle w:val="ListParagraph"/>
        <w:keepNext/>
        <w:keepLines/>
        <w:numPr>
          <w:ilvl w:val="0"/>
          <w:numId w:val="2"/>
        </w:numPr>
      </w:pPr>
      <w:r>
        <w:t>The increase in number of convolution blocks (convolution lambda) for each layer was varied from 0, and 1</w:t>
      </w:r>
    </w:p>
    <w:p w14:paraId="0E3B838C" w14:textId="77777777" w:rsidR="000F673E" w:rsidRDefault="000F673E" w:rsidP="003C315D">
      <w:pPr>
        <w:pStyle w:val="ListParagraph"/>
        <w:keepNext/>
        <w:keepLines/>
        <w:numPr>
          <w:ilvl w:val="0"/>
          <w:numId w:val="2"/>
        </w:numPr>
      </w:pPr>
      <w:r>
        <w:t>Maximum number of convolution blocks was 4</w:t>
      </w:r>
    </w:p>
    <w:p w14:paraId="1C3245A3" w14:textId="77777777" w:rsidR="000F673E" w:rsidRDefault="000F673E" w:rsidP="003C315D">
      <w:pPr>
        <w:pStyle w:val="ListParagraph"/>
        <w:keepNext/>
        <w:keepLines/>
        <w:numPr>
          <w:ilvl w:val="0"/>
          <w:numId w:val="2"/>
        </w:numPr>
      </w:pPr>
      <w:r>
        <w:t xml:space="preserve">The number </w:t>
      </w:r>
      <w:r w:rsidR="004A25D3">
        <w:t>of initial filters was 8, 12, 16, and 32</w:t>
      </w:r>
    </w:p>
    <w:p w14:paraId="4FA64565" w14:textId="77777777" w:rsidR="000F673E" w:rsidRDefault="000F673E" w:rsidP="003C315D">
      <w:pPr>
        <w:pStyle w:val="ListParagraph"/>
        <w:keepNext/>
        <w:keepLines/>
        <w:numPr>
          <w:ilvl w:val="0"/>
          <w:numId w:val="2"/>
        </w:numPr>
      </w:pPr>
      <w:r>
        <w:t xml:space="preserve">Filter growth rate was </w:t>
      </w:r>
      <w:r w:rsidR="004A25D3">
        <w:t xml:space="preserve">0, and </w:t>
      </w:r>
      <w:r>
        <w:t>4</w:t>
      </w:r>
    </w:p>
    <w:p w14:paraId="38C122F6" w14:textId="573C0074" w:rsidR="000F673E" w:rsidRDefault="000F673E" w:rsidP="003C315D">
      <w:pPr>
        <w:pStyle w:val="ListParagraph"/>
        <w:keepNext/>
        <w:keepLines/>
        <w:numPr>
          <w:ilvl w:val="0"/>
          <w:numId w:val="2"/>
        </w:numPr>
        <w:rPr>
          <w:ins w:id="26" w:author="Anderson,Brian M" w:date="2020-09-10T11:20:00Z"/>
        </w:rPr>
      </w:pPr>
      <w:r>
        <w:t>The maximum number of filters was infinity</w:t>
      </w:r>
    </w:p>
    <w:p w14:paraId="33EA3649" w14:textId="58F31999" w:rsidR="00322CDA" w:rsidRDefault="00322CDA" w:rsidP="00322CDA">
      <w:pPr>
        <w:pStyle w:val="Heading3"/>
        <w:rPr>
          <w:ins w:id="27" w:author="Anderson,Brian M" w:date="2020-09-10T11:20:00Z"/>
        </w:rPr>
        <w:pPrChange w:id="28" w:author="Anderson,Brian M" w:date="2020-09-10T11:20:00Z">
          <w:pPr>
            <w:pStyle w:val="ListParagraph"/>
            <w:keepNext/>
            <w:keepLines/>
            <w:numPr>
              <w:numId w:val="2"/>
            </w:numPr>
            <w:ind w:hanging="360"/>
          </w:pPr>
        </w:pPrChange>
      </w:pPr>
      <w:ins w:id="29" w:author="Anderson,Brian M" w:date="2020-09-10T11:20:00Z">
        <w:r>
          <w:t xml:space="preserve">Hybrid 2D and 3D </w:t>
        </w:r>
        <w:proofErr w:type="spellStart"/>
        <w:r>
          <w:t>DenseNet</w:t>
        </w:r>
        <w:proofErr w:type="spellEnd"/>
      </w:ins>
    </w:p>
    <w:p w14:paraId="50580B01" w14:textId="77777777" w:rsidR="00B025B8" w:rsidRDefault="00322CDA" w:rsidP="00322CDA">
      <w:pPr>
        <w:rPr>
          <w:ins w:id="30" w:author="Anderson,Brian M" w:date="2020-09-10T11:27:00Z"/>
        </w:rPr>
        <w:pPrChange w:id="31" w:author="Anderson,Brian M" w:date="2020-09-10T11:21:00Z">
          <w:pPr>
            <w:pStyle w:val="ListParagraph"/>
            <w:keepNext/>
            <w:keepLines/>
            <w:numPr>
              <w:numId w:val="2"/>
            </w:numPr>
            <w:ind w:hanging="360"/>
          </w:pPr>
        </w:pPrChange>
      </w:pPr>
      <w:ins w:id="32" w:author="Anderson,Brian M" w:date="2020-09-10T11:21:00Z">
        <w:r>
          <w:t>This architecture style was inspired by the architecture presented by Li et al</w:t>
        </w:r>
      </w:ins>
      <w:ins w:id="33" w:author="Anderson,Brian M" w:date="2020-09-10T11:22:00Z">
        <w:r w:rsidR="0060010F">
          <w:fldChar w:fldCharType="begin" w:fldLock="1"/>
        </w:r>
      </w:ins>
      <w:r w:rsidR="0060010F">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9&lt;/sup&gt;","plainTextFormattedCitation":"9","previouslyFormattedCitation":"&lt;sup&gt;9&lt;/sup&gt;"},"properties":{"noteIndex":0},"schema":"https://github.com/citation-style-language/schema/raw/master/csl-citation.json"}</w:instrText>
      </w:r>
      <w:r w:rsidR="0060010F">
        <w:fldChar w:fldCharType="separate"/>
      </w:r>
      <w:r w:rsidR="0060010F" w:rsidRPr="0060010F">
        <w:rPr>
          <w:noProof/>
          <w:vertAlign w:val="superscript"/>
        </w:rPr>
        <w:t>9</w:t>
      </w:r>
      <w:ins w:id="34" w:author="Anderson,Brian M" w:date="2020-09-10T11:22:00Z">
        <w:r w:rsidR="0060010F">
          <w:fldChar w:fldCharType="end"/>
        </w:r>
        <w:r w:rsidR="0060010F">
          <w:t xml:space="preserve"> with some significant alterations. The basis of the architecture is to combine 2D features extracted from the pre-trained 2D DenseNet</w:t>
        </w:r>
      </w:ins>
      <w:ins w:id="35" w:author="Anderson,Brian M" w:date="2020-09-10T11:24:00Z">
        <w:r w:rsidR="0060010F">
          <w:fldChar w:fldCharType="begin" w:fldLock="1"/>
        </w:r>
      </w:ins>
      <w:r w:rsidR="00B025B8">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8&lt;/sup&gt;","plainTextFormattedCitation":"8","previouslyFormattedCitation":"&lt;sup&gt;8&lt;/sup&gt;"},"properties":{"noteIndex":0},"schema":"https://github.com/citation-style-language/schema/raw/master/csl-citation.json"}</w:instrText>
      </w:r>
      <w:r w:rsidR="0060010F">
        <w:fldChar w:fldCharType="separate"/>
      </w:r>
      <w:r w:rsidR="0060010F" w:rsidRPr="0060010F">
        <w:rPr>
          <w:noProof/>
          <w:vertAlign w:val="superscript"/>
        </w:rPr>
        <w:t>8</w:t>
      </w:r>
      <w:ins w:id="36" w:author="Anderson,Brian M" w:date="2020-09-10T11:24:00Z">
        <w:r w:rsidR="0060010F">
          <w:fldChar w:fldCharType="end"/>
        </w:r>
        <w:r w:rsidR="0060010F">
          <w:t xml:space="preserve"> with a 3D convolutional neural network. </w:t>
        </w:r>
      </w:ins>
      <w:ins w:id="37" w:author="Anderson,Brian M" w:date="2020-09-10T11:25:00Z">
        <w:r w:rsidR="00B025B8">
          <w:t xml:space="preserve">Our model builds on the </w:t>
        </w:r>
        <w:proofErr w:type="spellStart"/>
        <w:r w:rsidR="00B025B8">
          <w:t>DenseNet</w:t>
        </w:r>
        <w:proofErr w:type="spellEnd"/>
        <w:r w:rsidR="00B025B8">
          <w:t xml:space="preserve"> 121 architecture implemented within </w:t>
        </w:r>
        <w:proofErr w:type="spellStart"/>
        <w:r w:rsidR="00B025B8">
          <w:t>Tensorflow</w:t>
        </w:r>
        <w:proofErr w:type="spellEnd"/>
        <w:r w:rsidR="00B025B8">
          <w:t xml:space="preserve"> 2.x</w:t>
        </w:r>
      </w:ins>
      <w:ins w:id="38" w:author="Anderson,Brian M" w:date="2020-09-10T11:26:00Z">
        <w:r w:rsidR="00B025B8">
          <w:fldChar w:fldCharType="begin" w:fldLock="1"/>
        </w:r>
      </w:ins>
      <w:r w:rsidR="00B025B8">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article-journal"},"uris":["http://www.mendeley.com/documents/?uuid=a5fc54c9-506f-3be9-9f31-a4324b62cc66"]}],"mendeley":{"formattedCitation":"&lt;sup&gt;10&lt;/sup&gt;","plainTextFormattedCitation":"10"},"properties":{"noteIndex":0},"schema":"https://github.com/citation-style-language/schema/raw/master/csl-citation.json"}</w:instrText>
      </w:r>
      <w:r w:rsidR="00B025B8">
        <w:fldChar w:fldCharType="separate"/>
      </w:r>
      <w:r w:rsidR="00B025B8" w:rsidRPr="00B025B8">
        <w:rPr>
          <w:noProof/>
          <w:vertAlign w:val="superscript"/>
        </w:rPr>
        <w:t>10</w:t>
      </w:r>
      <w:ins w:id="39" w:author="Anderson,Brian M" w:date="2020-09-10T11:26:00Z">
        <w:r w:rsidR="00B025B8">
          <w:fldChar w:fldCharType="end"/>
        </w:r>
        <w:r w:rsidR="00B025B8">
          <w:t xml:space="preserve">. To turn this classifier into a semantic </w:t>
        </w:r>
      </w:ins>
      <w:ins w:id="40" w:author="Anderson,Brian M" w:date="2020-09-10T11:27:00Z">
        <w:r w:rsidR="00B025B8">
          <w:t>segmentation</w:t>
        </w:r>
      </w:ins>
      <w:ins w:id="41" w:author="Anderson,Brian M" w:date="2020-09-10T11:26:00Z">
        <w:r w:rsidR="00B025B8">
          <w:t xml:space="preserve"> </w:t>
        </w:r>
      </w:ins>
      <w:ins w:id="42" w:author="Anderson,Brian M" w:date="2020-09-10T11:27:00Z">
        <w:r w:rsidR="00B025B8">
          <w:t xml:space="preserve">algorithm, we create a </w:t>
        </w:r>
        <w:proofErr w:type="spellStart"/>
        <w:r w:rsidR="00B025B8">
          <w:t>UNet</w:t>
        </w:r>
        <w:proofErr w:type="spellEnd"/>
        <w:r w:rsidR="00B025B8">
          <w:t xml:space="preserve"> of the </w:t>
        </w:r>
        <w:proofErr w:type="spellStart"/>
        <w:r w:rsidR="00B025B8">
          <w:t>DenseNet</w:t>
        </w:r>
        <w:proofErr w:type="spellEnd"/>
        <w:r w:rsidR="00B025B8">
          <w:t xml:space="preserve"> 121, performing bilinear </w:t>
        </w:r>
        <w:proofErr w:type="spellStart"/>
        <w:r w:rsidR="00B025B8">
          <w:t>upsampling</w:t>
        </w:r>
        <w:proofErr w:type="spellEnd"/>
        <w:r w:rsidR="00B025B8">
          <w:t xml:space="preserve">, followed by a </w:t>
        </w:r>
      </w:ins>
      <w:ins w:id="43" w:author="Anderson,Brian M" w:date="2020-09-10T11:28:00Z">
        <w:r w:rsidR="00B025B8">
          <w:t>convolution</w:t>
        </w:r>
      </w:ins>
      <w:ins w:id="44" w:author="Anderson,Brian M" w:date="2020-09-10T11:27:00Z">
        <w:r w:rsidR="00B025B8">
          <w:t xml:space="preserve"> and addition of the encoding features (gray arrow, Figure xxx).</w:t>
        </w:r>
      </w:ins>
    </w:p>
    <w:p w14:paraId="0129F035" w14:textId="38FF3C7D" w:rsidR="00322CDA" w:rsidRPr="0060010F" w:rsidRDefault="00B025B8" w:rsidP="00322CDA">
      <w:pPr>
        <w:pPrChange w:id="45" w:author="Anderson,Brian M" w:date="2020-09-10T11:21:00Z">
          <w:pPr>
            <w:pStyle w:val="ListParagraph"/>
            <w:keepNext/>
            <w:keepLines/>
            <w:numPr>
              <w:numId w:val="2"/>
            </w:numPr>
            <w:ind w:hanging="360"/>
          </w:pPr>
        </w:pPrChange>
      </w:pPr>
      <w:ins w:id="46" w:author="Anderson,Brian M" w:date="2020-09-10T11:33:00Z">
        <w:r>
          <w:t xml:space="preserve">Our architecture and training varies from the original architecture in three fundamental ways. First, we provide connections from the encoding to the de-coding side of the </w:t>
        </w:r>
        <w:proofErr w:type="spellStart"/>
        <w:r>
          <w:t>DenseNet</w:t>
        </w:r>
        <w:proofErr w:type="spellEnd"/>
        <w:r>
          <w:t xml:space="preserve"> 121 network via additi</w:t>
        </w:r>
        <w:r w:rsidR="00B341B0">
          <w:t xml:space="preserve">ons, ensuring previous features are not lost due to pooling and </w:t>
        </w:r>
        <w:proofErr w:type="spellStart"/>
        <w:r w:rsidR="00B341B0">
          <w:t>upsampling</w:t>
        </w:r>
        <w:proofErr w:type="spellEnd"/>
        <w:r>
          <w:t>. Second, in the training of our architecture</w:t>
        </w:r>
      </w:ins>
      <w:ins w:id="47" w:author="Anderson,Brian M" w:date="2020-09-10T11:34:00Z">
        <w:r>
          <w:t xml:space="preserve">, we break the training process </w:t>
        </w:r>
      </w:ins>
      <w:ins w:id="48" w:author="Anderson,Brian M" w:date="2020-09-10T11:36:00Z">
        <w:r w:rsidR="00B341B0">
          <w:t xml:space="preserve">into four steps: 1) training </w:t>
        </w:r>
      </w:ins>
      <w:ins w:id="49" w:author="Anderson,Brian M" w:date="2020-09-10T11:37:00Z">
        <w:r w:rsidR="00B341B0">
          <w:t>only the</w:t>
        </w:r>
      </w:ins>
      <w:ins w:id="50" w:author="Anderson,Brian M" w:date="2020-09-10T11:36:00Z">
        <w:r w:rsidR="00B341B0">
          <w:t xml:space="preserve"> new decoding side of the </w:t>
        </w:r>
        <w:proofErr w:type="spellStart"/>
        <w:r w:rsidR="00B341B0">
          <w:t>DenseNet</w:t>
        </w:r>
        <w:proofErr w:type="spellEnd"/>
        <w:r w:rsidR="00B341B0">
          <w:t xml:space="preserve"> 121, 2) training the entire </w:t>
        </w:r>
      </w:ins>
      <w:ins w:id="51" w:author="Anderson,Brian M" w:date="2020-09-10T11:37:00Z">
        <w:r w:rsidR="00B341B0">
          <w:t>DenseNet121, 3) training only the 3D network with the extracted 2D features, and 4) entire end-to-end training</w:t>
        </w:r>
      </w:ins>
      <w:ins w:id="52" w:author="Anderson,Brian M" w:date="2020-09-10T11:34:00Z">
        <w:r>
          <w:t xml:space="preserve">. </w:t>
        </w:r>
      </w:ins>
      <w:ins w:id="53" w:author="Anderson,Brian M" w:date="2020-09-10T11:37:00Z">
        <w:r w:rsidR="00B341B0">
          <w:t xml:space="preserve">By breaking up the training process in this </w:t>
        </w:r>
        <w:proofErr w:type="gramStart"/>
        <w:r w:rsidR="00B341B0">
          <w:t>fashion</w:t>
        </w:r>
        <w:proofErr w:type="gramEnd"/>
        <w:r w:rsidR="00B341B0">
          <w:t xml:space="preserve"> we ensure that we can use high learning rates without fear of </w:t>
        </w:r>
      </w:ins>
      <w:ins w:id="54" w:author="Anderson,Brian M" w:date="2020-09-10T11:38:00Z">
        <w:r w:rsidR="00B341B0">
          <w:t>‘</w:t>
        </w:r>
        <w:proofErr w:type="spellStart"/>
        <w:r w:rsidR="00B341B0">
          <w:t>untraining</w:t>
        </w:r>
        <w:proofErr w:type="spellEnd"/>
        <w:r w:rsidR="00B341B0">
          <w:t xml:space="preserve">’ </w:t>
        </w:r>
        <w:proofErr w:type="spellStart"/>
        <w:r w:rsidR="00B341B0">
          <w:t>pretrained</w:t>
        </w:r>
        <w:proofErr w:type="spellEnd"/>
        <w:r w:rsidR="00B341B0">
          <w:t xml:space="preserve"> layers or feature extractors. Third, </w:t>
        </w:r>
      </w:ins>
      <w:ins w:id="55" w:author="Anderson,Brian M" w:date="2020-09-10T11:40:00Z">
        <w:r w:rsidR="00B341B0">
          <w:t xml:space="preserve">our 3D </w:t>
        </w:r>
        <w:proofErr w:type="spellStart"/>
        <w:r w:rsidR="00B341B0">
          <w:t>DenseNet</w:t>
        </w:r>
        <w:proofErr w:type="spellEnd"/>
        <w:r w:rsidR="00B341B0">
          <w:t xml:space="preserve"> contains truly dense layers, with extracted features shared throughout the entirety of each layer, enabling a </w:t>
        </w:r>
      </w:ins>
      <w:ins w:id="56" w:author="Anderson,Brian M" w:date="2020-09-10T11:41:00Z">
        <w:r w:rsidR="00B341B0">
          <w:t>significantly</w:t>
        </w:r>
      </w:ins>
      <w:ins w:id="57" w:author="Anderson,Brian M" w:date="2020-09-10T11:40:00Z">
        <w:r w:rsidR="00B341B0">
          <w:t xml:space="preserve"> </w:t>
        </w:r>
      </w:ins>
      <w:ins w:id="58" w:author="Anderson,Brian M" w:date="2020-09-10T11:41:00Z">
        <w:r w:rsidR="00B341B0">
          <w:t>reduced number of features.</w:t>
        </w:r>
      </w:ins>
      <w:bookmarkStart w:id="59" w:name="_GoBack"/>
      <w:bookmarkEnd w:id="59"/>
    </w:p>
    <w:p w14:paraId="3F12AE43" w14:textId="77777777" w:rsidR="008E4547" w:rsidRDefault="00326A2F" w:rsidP="00326A2F">
      <w:pPr>
        <w:pStyle w:val="Heading2"/>
      </w:pPr>
      <w:r>
        <w:t>Training</w:t>
      </w:r>
    </w:p>
    <w:p w14:paraId="4AB41B3A" w14:textId="4F6BE337" w:rsidR="00BA557C" w:rsidRDefault="00A35224" w:rsidP="00326A2F">
      <w:r>
        <w:t>All model training was performed using NVIDIA-Tesla V100 32GB GPUs</w:t>
      </w:r>
      <w:r w:rsidR="002B1C4A">
        <w:fldChar w:fldCharType="begin" w:fldLock="1"/>
      </w:r>
      <w:r w:rsidR="00B025B8">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sup&gt;11&lt;/sup&gt;","plainTextFormattedCitation":"11","previouslyFormattedCitation":"&lt;sup&gt;10&lt;/sup&gt;"},"properties":{"noteIndex":0},"schema":"https://github.com/citation-style-language/schema/raw/master/csl-citation.json"}</w:instrText>
      </w:r>
      <w:r w:rsidR="002B1C4A">
        <w:fldChar w:fldCharType="separate"/>
      </w:r>
      <w:r w:rsidR="00B025B8" w:rsidRPr="00B025B8">
        <w:rPr>
          <w:noProof/>
          <w:vertAlign w:val="superscript"/>
        </w:rPr>
        <w:t>11</w:t>
      </w:r>
      <w:r w:rsidR="002B1C4A">
        <w:fldChar w:fldCharType="end"/>
      </w:r>
      <w:r>
        <w:t xml:space="preserve">. All model creation, training, optimization, and evaluation was performed using </w:t>
      </w:r>
      <w:proofErr w:type="spellStart"/>
      <w:r>
        <w:t>Tensorflow</w:t>
      </w:r>
      <w:proofErr w:type="spellEnd"/>
      <w:r>
        <w:t xml:space="preserve"> version 2.2.0</w:t>
      </w:r>
      <w:del w:id="60" w:author="Anderson,Brian M" w:date="2020-09-10T11:26:00Z">
        <w:r w:rsidDel="00B025B8">
          <w:delText xml:space="preserve"> </w:delText>
        </w:r>
      </w:del>
      <w:r>
        <w:fldChar w:fldCharType="begin" w:fldLock="1"/>
      </w:r>
      <w:r w:rsidR="00B025B8">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lt;sup&gt;12&lt;/sup&gt;","plainTextFormattedCitation":"12","previouslyFormattedCitation":"&lt;sup&gt;11&lt;/sup&gt;"},"properties":{"noteIndex":0},"schema":"https://github.com/citation-style-language/schema/raw/master/csl-citation.json"}</w:instrText>
      </w:r>
      <w:r>
        <w:fldChar w:fldCharType="separate"/>
      </w:r>
      <w:r w:rsidR="00B025B8" w:rsidRPr="00B025B8">
        <w:rPr>
          <w:noProof/>
          <w:vertAlign w:val="superscript"/>
        </w:rPr>
        <w:t>12</w:t>
      </w:r>
      <w:r>
        <w:fldChar w:fldCharType="end"/>
      </w:r>
      <w:r>
        <w:t>.</w:t>
      </w:r>
      <w:r w:rsidR="002B1C4A">
        <w:t xml:space="preserve"> </w:t>
      </w:r>
      <w:r w:rsidR="001B4402">
        <w:t xml:space="preserve">Models </w:t>
      </w:r>
      <w:proofErr w:type="gramStart"/>
      <w:r w:rsidR="001B4402">
        <w:t>were optimized</w:t>
      </w:r>
      <w:proofErr w:type="gramEnd"/>
      <w:r w:rsidR="001B4402">
        <w:t xml:space="preserve"> using a sparse categorical cross entropy loss and Adam optimizer. Mixed precision </w:t>
      </w:r>
      <w:proofErr w:type="gramStart"/>
      <w:r w:rsidR="001B4402">
        <w:t>was enabled</w:t>
      </w:r>
      <w:proofErr w:type="gramEnd"/>
      <w:r w:rsidR="001B4402">
        <w:t xml:space="preserve"> to speed up the training process.</w:t>
      </w:r>
    </w:p>
    <w:p w14:paraId="7A856692" w14:textId="4A27EEE9" w:rsidR="00210ED9" w:rsidRDefault="001B4402">
      <w:r>
        <w:t xml:space="preserve">The model </w:t>
      </w:r>
      <w:proofErr w:type="gramStart"/>
      <w:r w:rsidR="00CD3AC4">
        <w:t>was trained</w:t>
      </w:r>
      <w:proofErr w:type="gramEnd"/>
      <w:r w:rsidR="00CD3AC4">
        <w:t xml:space="preserve"> with </w:t>
      </w:r>
      <w:r>
        <w:t xml:space="preserve">two inputs, </w:t>
      </w:r>
      <w:r w:rsidR="00F90763">
        <w:t xml:space="preserve">a CT </w:t>
      </w:r>
      <w:r w:rsidR="00BA557C">
        <w:t>image</w:t>
      </w:r>
      <w:r>
        <w:t xml:space="preserve"> and a</w:t>
      </w:r>
      <w:r w:rsidR="00BA557C">
        <w:t xml:space="preserve"> binary mask of the liver</w:t>
      </w:r>
      <w:r>
        <w:t>. The liver mask</w:t>
      </w:r>
      <w:r w:rsidR="00BA557C">
        <w:t xml:space="preserve"> automatically </w:t>
      </w:r>
      <w:r>
        <w:t>assigns background to any voxel not present within the liver,</w:t>
      </w:r>
      <w:r w:rsidR="00BA557C">
        <w:t xml:space="preserve"> as any disease should be within the</w:t>
      </w:r>
      <w:r>
        <w:t xml:space="preserve"> provided</w:t>
      </w:r>
      <w:r w:rsidR="00BA557C">
        <w:t xml:space="preserve"> liver contour.</w:t>
      </w:r>
      <w:r>
        <w:t xml:space="preserve"> Training involved passing batches of 8 or 16 </w:t>
      </w:r>
      <w:r w:rsidR="0078374C">
        <w:t xml:space="preserve">3D </w:t>
      </w:r>
      <w:r>
        <w:t>cubes of</w:t>
      </w:r>
      <w:r w:rsidR="0078374C">
        <w:t xml:space="preserve"> shape</w:t>
      </w:r>
      <w:r>
        <w:t xml:space="preserve"> 32x120x120</w:t>
      </w:r>
      <w:r w:rsidR="0078374C">
        <w:t>x1</w:t>
      </w:r>
      <w:r w:rsidR="00F11398">
        <w:t xml:space="preserve"> </w:t>
      </w:r>
      <w:r>
        <w:t>images and liver masks to the model.</w:t>
      </w:r>
    </w:p>
    <w:p w14:paraId="6ABCDB75" w14:textId="77777777" w:rsidR="00BA557C" w:rsidRDefault="00BA557C" w:rsidP="00BA557C">
      <w:pPr>
        <w:pStyle w:val="Heading3"/>
      </w:pPr>
      <w:r>
        <w:t>Hyper-Parameters</w:t>
      </w:r>
    </w:p>
    <w:p w14:paraId="1D74D74B" w14:textId="0AF69990" w:rsidR="00DD0937" w:rsidRDefault="00BA557C" w:rsidP="00646E58">
      <w:r>
        <w:t xml:space="preserve">The learning rate </w:t>
      </w:r>
      <w:proofErr w:type="gramStart"/>
      <w:r w:rsidR="0067571B">
        <w:t>is known</w:t>
      </w:r>
      <w:proofErr w:type="gramEnd"/>
      <w:r>
        <w:t xml:space="preserve"> to be one of the most important </w:t>
      </w:r>
      <w:r w:rsidR="0067571B">
        <w:t>variables</w:t>
      </w:r>
      <w:r>
        <w:t xml:space="preserve"> in determining a model’s ability to converge</w:t>
      </w:r>
      <w:r w:rsidR="0007182C">
        <w:t>, and optimal rates will vary based on the architecture depth (layers), number of convolution blocks, and number of filters in each block. For each model, a variation on the cyclical learning rate</w:t>
      </w:r>
      <w:r w:rsidR="0007182C">
        <w:fldChar w:fldCharType="begin" w:fldLock="1"/>
      </w:r>
      <w:r w:rsidR="00B025B8">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13&lt;/sup&gt;","plainTextFormattedCitation":"13","previouslyFormattedCitation":"&lt;sup&gt;12&lt;/sup&gt;"},"properties":{"noteIndex":0},"schema":"https://github.com/citation-style-language/schema/raw/master/csl-citation.json"}</w:instrText>
      </w:r>
      <w:r w:rsidR="0007182C">
        <w:fldChar w:fldCharType="separate"/>
      </w:r>
      <w:r w:rsidR="00B025B8" w:rsidRPr="00B025B8">
        <w:rPr>
          <w:noProof/>
          <w:vertAlign w:val="superscript"/>
        </w:rPr>
        <w:t>13</w:t>
      </w:r>
      <w:r w:rsidR="0007182C">
        <w:fldChar w:fldCharType="end"/>
      </w:r>
      <w:r w:rsidR="0007182C">
        <w:t xml:space="preserve"> is used</w:t>
      </w:r>
      <w:r w:rsidR="00582518">
        <w:t xml:space="preserve"> (</w:t>
      </w:r>
      <w:r w:rsidR="0067571B">
        <w:t>GitHub</w:t>
      </w:r>
      <w:r w:rsidR="00BB00B6">
        <w:t xml:space="preserve"> link: </w:t>
      </w:r>
      <w:r w:rsidR="0078374C">
        <w:t>anonymized for review</w:t>
      </w:r>
      <w:r w:rsidR="00582518">
        <w:t>)</w:t>
      </w:r>
      <w:r w:rsidR="0007182C">
        <w:t xml:space="preserve">, where the model starts training at a minimum learning rate </w:t>
      </w:r>
      <w:proofErr w:type="gramStart"/>
      <w:r w:rsidR="0007182C">
        <w:t>before</w:t>
      </w:r>
      <w:proofErr w:type="gramEnd"/>
      <w:r w:rsidR="0007182C">
        <w:t xml:space="preserve"> </w:t>
      </w:r>
      <w:r w:rsidR="00582518">
        <w:t xml:space="preserve">linearly </w:t>
      </w:r>
      <w:r w:rsidR="0007182C">
        <w:t>increasing to the maximum and back down to the minimum</w:t>
      </w:r>
      <w:r w:rsidR="0078374C">
        <w:t>.</w:t>
      </w:r>
    </w:p>
    <w:p w14:paraId="4D03C91A" w14:textId="52123020" w:rsidR="0067571B" w:rsidRDefault="00EA237D" w:rsidP="0067571B">
      <w:r>
        <w:lastRenderedPageBreak/>
        <w:t xml:space="preserve">The minimum and maximum learning rates </w:t>
      </w:r>
      <w:proofErr w:type="gramStart"/>
      <w:r>
        <w:t>were defined</w:t>
      </w:r>
      <w:proofErr w:type="gramEnd"/>
      <w:r>
        <w:t xml:space="preserve"> using an in-house function</w:t>
      </w:r>
      <w:r w:rsidR="0078374C">
        <w:t xml:space="preserve"> (</w:t>
      </w:r>
      <w:proofErr w:type="spellStart"/>
      <w:r w:rsidR="0078374C">
        <w:t>Githb</w:t>
      </w:r>
      <w:proofErr w:type="spellEnd"/>
      <w:r w:rsidR="0078374C">
        <w:t xml:space="preserve"> link: anonymized for review)</w:t>
      </w:r>
      <w:r>
        <w:t xml:space="preserve">. </w:t>
      </w:r>
      <w:r w:rsidR="0067571B">
        <w:t>This function slowly increas</w:t>
      </w:r>
      <w:r>
        <w:t>es</w:t>
      </w:r>
      <w:r w:rsidR="0067571B">
        <w:t xml:space="preserve"> the learning rate from a very low value (~1e-10) to a large value (~1-e-1</w:t>
      </w:r>
      <w:r>
        <w:t>)</w:t>
      </w:r>
      <w:r w:rsidR="0067571B">
        <w:t xml:space="preserve"> on the training dataset. </w:t>
      </w:r>
      <w:r>
        <w:t xml:space="preserve">From the resulting training loss curve, the minimum and maximum learning rates were extracted where the loss begins to decrease and increase, respectively (Figure XXX, supplementary material). </w:t>
      </w:r>
    </w:p>
    <w:p w14:paraId="2546D179" w14:textId="77777777" w:rsidR="002C04E1" w:rsidRDefault="0067571B" w:rsidP="0078374C">
      <w:pPr>
        <w:keepNext/>
        <w:jc w:val="center"/>
      </w:pPr>
      <w:r>
        <w:rPr>
          <w:noProof/>
        </w:rPr>
        <w:drawing>
          <wp:inline distT="0" distB="0" distL="0" distR="0" wp14:anchorId="05C14334" wp14:editId="623BD6DD">
            <wp:extent cx="4597879" cy="34485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4532" cy="3453524"/>
                    </a:xfrm>
                    <a:prstGeom prst="rect">
                      <a:avLst/>
                    </a:prstGeom>
                    <a:noFill/>
                  </pic:spPr>
                </pic:pic>
              </a:graphicData>
            </a:graphic>
          </wp:inline>
        </w:drawing>
      </w:r>
    </w:p>
    <w:p w14:paraId="28DEDF6F" w14:textId="2D8C58D2" w:rsidR="0067571B" w:rsidRDefault="00C22B48" w:rsidP="002C04E1">
      <w:pPr>
        <w:pStyle w:val="Caption"/>
      </w:pPr>
      <w:r>
        <w:t xml:space="preserve">Supplementary </w:t>
      </w:r>
      <w:r w:rsidR="002C04E1">
        <w:t xml:space="preserve">Figure </w:t>
      </w:r>
      <w:fldSimple w:instr=" SEQ Figure \* ARABIC ">
        <w:r w:rsidR="000709B7">
          <w:rPr>
            <w:noProof/>
          </w:rPr>
          <w:t>5</w:t>
        </w:r>
      </w:fldSimple>
      <w:r w:rsidR="002C04E1">
        <w:t xml:space="preserve">: Learning Rate Finder figure. Learning rate </w:t>
      </w:r>
      <w:proofErr w:type="gramStart"/>
      <w:r w:rsidR="002C04E1">
        <w:t>is gradually increased</w:t>
      </w:r>
      <w:proofErr w:type="gramEnd"/>
      <w:r w:rsidR="002C04E1">
        <w:t xml:space="preserve"> from 10e-7 to 10e-0, the point where loss begins to decrease is the minimum learning rate (Min LR), the point where it begins to increase is the maximum learning rate (Max LR).</w:t>
      </w:r>
    </w:p>
    <w:p w14:paraId="092E5BF3" w14:textId="77777777" w:rsidR="002C04E1" w:rsidRDefault="001B4402" w:rsidP="002C04E1">
      <w:commentRangeStart w:id="61"/>
      <w:r>
        <w:t>A unique minimum and maximum l</w:t>
      </w:r>
      <w:r w:rsidR="004A25D3">
        <w:t xml:space="preserve">earning rate </w:t>
      </w:r>
      <w:proofErr w:type="gramStart"/>
      <w:r w:rsidR="004A25D3">
        <w:t>were</w:t>
      </w:r>
      <w:r>
        <w:t xml:space="preserve"> found</w:t>
      </w:r>
      <w:proofErr w:type="gramEnd"/>
      <w:r>
        <w:t xml:space="preserve"> for each architecture parameter</w:t>
      </w:r>
      <w:r w:rsidR="004A25D3">
        <w:t>,</w:t>
      </w:r>
      <w:r>
        <w:t xml:space="preserve"> for reach style of architecture. </w:t>
      </w:r>
      <w:commentRangeEnd w:id="61"/>
      <w:r w:rsidR="00EA237D">
        <w:rPr>
          <w:rStyle w:val="CommentReference"/>
        </w:rPr>
        <w:commentReference w:id="61"/>
      </w:r>
    </w:p>
    <w:p w14:paraId="528A3CB6" w14:textId="77777777" w:rsidR="003C315D" w:rsidRDefault="003C315D" w:rsidP="003C315D">
      <w:pPr>
        <w:pStyle w:val="Heading3"/>
      </w:pPr>
      <w:r>
        <w:t>Optimization</w:t>
      </w:r>
    </w:p>
    <w:p w14:paraId="1C47FE3E" w14:textId="0F8661A3" w:rsidR="00340605" w:rsidRDefault="00EA4113" w:rsidP="003C315D">
      <w:r>
        <w:t>To overcome the impact of</w:t>
      </w:r>
      <w:r w:rsidR="0078374C">
        <w:t xml:space="preserve"> random</w:t>
      </w:r>
      <w:r>
        <w:t xml:space="preserve"> </w:t>
      </w:r>
      <w:commentRangeStart w:id="62"/>
      <w:r w:rsidR="00EB2F3B">
        <w:t xml:space="preserve">variable </w:t>
      </w:r>
      <w:commentRangeEnd w:id="62"/>
      <w:r w:rsidR="00EB2F3B">
        <w:rPr>
          <w:rStyle w:val="CommentReference"/>
        </w:rPr>
        <w:commentReference w:id="62"/>
      </w:r>
      <w:r>
        <w:t>initialization, e</w:t>
      </w:r>
      <w:r w:rsidR="003C315D">
        <w:t xml:space="preserve">ach unique model </w:t>
      </w:r>
      <w:proofErr w:type="gramStart"/>
      <w:r w:rsidR="003C315D">
        <w:t>was run</w:t>
      </w:r>
      <w:proofErr w:type="gramEnd"/>
      <w:r w:rsidR="003C315D">
        <w:t xml:space="preserve"> three independent times w</w:t>
      </w:r>
      <w:r w:rsidR="00340605">
        <w:t>ith randomly initialized variables</w:t>
      </w:r>
      <w:r w:rsidR="003C315D">
        <w:t xml:space="preserve"> </w:t>
      </w:r>
      <w:r w:rsidR="00340605">
        <w:t>for 101</w:t>
      </w:r>
      <w:r w:rsidR="003C315D">
        <w:t xml:space="preserve"> epochs. </w:t>
      </w:r>
      <w:commentRangeStart w:id="63"/>
      <w:proofErr w:type="spellStart"/>
      <w:r w:rsidR="003C315D">
        <w:t>Plotnine</w:t>
      </w:r>
      <w:proofErr w:type="spellEnd"/>
      <w:r w:rsidR="003C315D">
        <w:t xml:space="preserve"> and </w:t>
      </w:r>
      <w:proofErr w:type="spellStart"/>
      <w:r w:rsidR="003C315D">
        <w:t>Tensorflow’s</w:t>
      </w:r>
      <w:proofErr w:type="spellEnd"/>
      <w:r w:rsidR="003C315D">
        <w:t xml:space="preserve"> </w:t>
      </w:r>
      <w:proofErr w:type="spellStart"/>
      <w:r w:rsidR="003C315D">
        <w:t>Tensorboard</w:t>
      </w:r>
      <w:proofErr w:type="spellEnd"/>
      <w:r w:rsidR="003C315D">
        <w:t xml:space="preserve"> with </w:t>
      </w:r>
      <w:proofErr w:type="spellStart"/>
      <w:r w:rsidR="003C315D">
        <w:t>hyperparameter</w:t>
      </w:r>
      <w:proofErr w:type="spellEnd"/>
      <w:r w:rsidR="003C315D">
        <w:t xml:space="preserve"> tuning were used to identify any potential tr</w:t>
      </w:r>
      <w:r w:rsidR="00340605">
        <w:t>ends and direct model training.</w:t>
      </w:r>
      <w:r w:rsidR="009223FE">
        <w:t xml:space="preserve"> </w:t>
      </w:r>
      <w:commentRangeEnd w:id="63"/>
      <w:r w:rsidR="00EB2F3B">
        <w:rPr>
          <w:rStyle w:val="CommentReference"/>
        </w:rPr>
        <w:commentReference w:id="63"/>
      </w:r>
      <w:r w:rsidR="009223FE">
        <w:t xml:space="preserve">The final model </w:t>
      </w:r>
      <w:proofErr w:type="gramStart"/>
      <w:r w:rsidR="009223FE">
        <w:t>was selected</w:t>
      </w:r>
      <w:proofErr w:type="gramEnd"/>
      <w:r w:rsidR="009223FE">
        <w:t xml:space="preserve"> based on the</w:t>
      </w:r>
      <w:r w:rsidR="00EB2F3B">
        <w:t xml:space="preserve"> DSC</w:t>
      </w:r>
      <w:r w:rsidR="009223FE">
        <w:t xml:space="preserve"> between the validation set prediction and ground truth during the training process.</w:t>
      </w:r>
    </w:p>
    <w:p w14:paraId="10F14820" w14:textId="77777777" w:rsidR="00340605" w:rsidRDefault="00340605" w:rsidP="00340605">
      <w:pPr>
        <w:pStyle w:val="Heading3"/>
      </w:pPr>
      <w:commentRangeStart w:id="64"/>
      <w:r>
        <w:t>Visualization of Training</w:t>
      </w:r>
      <w:commentRangeEnd w:id="64"/>
      <w:r w:rsidR="000A4F8E">
        <w:rPr>
          <w:rStyle w:val="CommentReference"/>
          <w:rFonts w:asciiTheme="minorHAnsi" w:eastAsiaTheme="minorHAnsi" w:hAnsiTheme="minorHAnsi" w:cstheme="minorBidi"/>
          <w:color w:val="auto"/>
        </w:rPr>
        <w:commentReference w:id="64"/>
      </w:r>
    </w:p>
    <w:p w14:paraId="13689E90" w14:textId="53BA9AEB" w:rsidR="00340605" w:rsidRDefault="00340605" w:rsidP="00340605">
      <w:r>
        <w:t xml:space="preserve">As disease sites </w:t>
      </w:r>
      <w:r w:rsidR="00EB2F3B">
        <w:t>can be</w:t>
      </w:r>
      <w:r>
        <w:t xml:space="preserve"> small and </w:t>
      </w:r>
      <w:r w:rsidR="002B1E54">
        <w:t>therefore</w:t>
      </w:r>
      <w:r>
        <w:t xml:space="preserve"> </w:t>
      </w:r>
      <w:r w:rsidR="002B1E54">
        <w:t xml:space="preserve">quantitative metrics may be </w:t>
      </w:r>
      <w:r>
        <w:t xml:space="preserve">misleading to </w:t>
      </w:r>
      <w:r w:rsidR="00EB2F3B">
        <w:t xml:space="preserve">the </w:t>
      </w:r>
      <w:r>
        <w:t>actual segmentation accuracy, a method of creating prediction images on the validation data during training</w:t>
      </w:r>
      <w:r w:rsidR="002B1E54">
        <w:t xml:space="preserve"> </w:t>
      </w:r>
      <w:proofErr w:type="gramStart"/>
      <w:r w:rsidR="002B1E54">
        <w:t>was implemented</w:t>
      </w:r>
      <w:proofErr w:type="gramEnd"/>
      <w:r w:rsidR="002B1E54">
        <w:t xml:space="preserve"> to visually assess the accuracy of the training</w:t>
      </w:r>
      <w:r>
        <w:t xml:space="preserve">, Figure xxx. This method </w:t>
      </w:r>
      <w:proofErr w:type="gramStart"/>
      <w:r w:rsidR="00582F76">
        <w:t>has been</w:t>
      </w:r>
      <w:r>
        <w:t xml:space="preserve"> implemented</w:t>
      </w:r>
      <w:proofErr w:type="gramEnd"/>
      <w:r>
        <w:t xml:space="preserve"> as a </w:t>
      </w:r>
      <w:proofErr w:type="spellStart"/>
      <w:r w:rsidR="00582F76">
        <w:t>Tensorflow</w:t>
      </w:r>
      <w:proofErr w:type="spellEnd"/>
      <w:r w:rsidR="00582F76">
        <w:t xml:space="preserve"> callback function (</w:t>
      </w:r>
      <w:proofErr w:type="spellStart"/>
      <w:r w:rsidR="00582F76">
        <w:t>Githb</w:t>
      </w:r>
      <w:proofErr w:type="spellEnd"/>
      <w:r w:rsidR="00582F76">
        <w:t xml:space="preserve"> link: anonymized for review).</w:t>
      </w:r>
    </w:p>
    <w:p w14:paraId="2F97B0DD" w14:textId="77777777" w:rsidR="00C92E3B" w:rsidRDefault="00C92E3B" w:rsidP="003F5E68">
      <w:pPr>
        <w:keepNext/>
        <w:keepLines/>
        <w:widowControl w:val="0"/>
      </w:pPr>
      <w:r>
        <w:rPr>
          <w:noProof/>
        </w:rPr>
        <w:lastRenderedPageBreak/>
        <w:drawing>
          <wp:inline distT="0" distB="0" distL="0" distR="0" wp14:anchorId="2CAEC63C" wp14:editId="47F7BF7E">
            <wp:extent cx="5810250" cy="5053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250" cy="5053965"/>
                    </a:xfrm>
                    <a:prstGeom prst="rect">
                      <a:avLst/>
                    </a:prstGeom>
                    <a:noFill/>
                  </pic:spPr>
                </pic:pic>
              </a:graphicData>
            </a:graphic>
          </wp:inline>
        </w:drawing>
      </w:r>
    </w:p>
    <w:p w14:paraId="654DDCC1" w14:textId="5B1112ED" w:rsidR="003F5E68" w:rsidRDefault="00C92E3B" w:rsidP="003F5E68">
      <w:pPr>
        <w:pStyle w:val="Caption"/>
        <w:keepNext/>
        <w:keepLines/>
        <w:widowControl w:val="0"/>
      </w:pPr>
      <w:r>
        <w:t xml:space="preserve">Figure </w:t>
      </w:r>
      <w:fldSimple w:instr=" SEQ Figure \* ARABIC ">
        <w:r w:rsidR="000709B7">
          <w:rPr>
            <w:noProof/>
          </w:rPr>
          <w:t>6</w:t>
        </w:r>
      </w:fldSimple>
      <w:r>
        <w:t xml:space="preserve">: Example of visualization of prediction on validation data during training. Top row: Image </w:t>
      </w:r>
      <w:proofErr w:type="gramStart"/>
      <w:r>
        <w:t>being fed</w:t>
      </w:r>
      <w:proofErr w:type="gramEnd"/>
      <w:r>
        <w:t xml:space="preserve"> into model, masked</w:t>
      </w:r>
      <w:r w:rsidR="00CC47A6">
        <w:t xml:space="preserve"> by the </w:t>
      </w:r>
      <w:r>
        <w:t>liver</w:t>
      </w:r>
      <w:r w:rsidR="00CC47A6">
        <w:t xml:space="preserve"> segmentation</w:t>
      </w:r>
      <w:r>
        <w:t xml:space="preserve">. Middle row: </w:t>
      </w:r>
      <w:proofErr w:type="gramStart"/>
      <w:r>
        <w:t xml:space="preserve">Ground truth of disease contours, resampling to 1mm </w:t>
      </w:r>
      <w:commentRangeStart w:id="65"/>
      <w:r>
        <w:t>s</w:t>
      </w:r>
      <w:r w:rsidR="00582F76">
        <w:t>lice thickness</w:t>
      </w:r>
      <w:r>
        <w:t xml:space="preserve"> </w:t>
      </w:r>
      <w:commentRangeEnd w:id="65"/>
      <w:r w:rsidR="00CC47A6">
        <w:rPr>
          <w:rStyle w:val="CommentReference"/>
          <w:i w:val="0"/>
          <w:iCs w:val="0"/>
          <w:color w:val="auto"/>
        </w:rPr>
        <w:commentReference w:id="65"/>
      </w:r>
      <w:r>
        <w:t>will also interpolate ground truth</w:t>
      </w:r>
      <w:proofErr w:type="gramEnd"/>
      <w:r>
        <w:t xml:space="preserve">, </w:t>
      </w:r>
      <w:proofErr w:type="gramStart"/>
      <w:r>
        <w:t>right image shows some sampling</w:t>
      </w:r>
      <w:proofErr w:type="gramEnd"/>
      <w:r>
        <w:t xml:space="preserve">. Bottom row: Prediction of disease contours, set with </w:t>
      </w:r>
      <w:r w:rsidR="00CC47A6">
        <w:t xml:space="preserve">a </w:t>
      </w:r>
      <w:r>
        <w:t>threshold of 0.5 to binary mask.</w:t>
      </w:r>
    </w:p>
    <w:p w14:paraId="379A490B" w14:textId="77777777" w:rsidR="003F5E68" w:rsidRDefault="00C92E3B" w:rsidP="003F5E68">
      <w:pPr>
        <w:pStyle w:val="Heading2"/>
        <w:keepNext w:val="0"/>
        <w:keepLines w:val="0"/>
        <w:widowControl w:val="0"/>
      </w:pPr>
      <w:r>
        <w:t>Model Evaluation</w:t>
      </w:r>
    </w:p>
    <w:p w14:paraId="2017F4D1" w14:textId="172312F0" w:rsidR="00D61972" w:rsidRDefault="00D61972" w:rsidP="0063792B">
      <w:pPr>
        <w:pStyle w:val="Heading3"/>
      </w:pPr>
      <w:commentRangeStart w:id="66"/>
      <w:r>
        <w:t>Determining Seed and Threshold Values</w:t>
      </w:r>
    </w:p>
    <w:p w14:paraId="75625CB2" w14:textId="38ADDB21" w:rsidR="000D1261" w:rsidRDefault="00D61972" w:rsidP="003F5E68">
      <w:pPr>
        <w:widowControl w:val="0"/>
      </w:pPr>
      <w:r>
        <w:t>Predictions of disease from the model come in a range of 0-</w:t>
      </w:r>
      <w:r w:rsidR="001911A5">
        <w:t>1.</w:t>
      </w:r>
      <w:r>
        <w:t xml:space="preserve"> </w:t>
      </w:r>
      <w:r w:rsidR="001911A5">
        <w:t xml:space="preserve">Binary masks </w:t>
      </w:r>
      <w:proofErr w:type="gramStart"/>
      <w:r w:rsidR="001911A5">
        <w:t xml:space="preserve">are </w:t>
      </w:r>
      <w:r>
        <w:t>generated</w:t>
      </w:r>
      <w:proofErr w:type="gramEnd"/>
      <w:r>
        <w:t xml:space="preserve"> via seed-point</w:t>
      </w:r>
      <w:r w:rsidR="001911A5">
        <w:t xml:space="preserve"> identification</w:t>
      </w:r>
      <w:r>
        <w:t xml:space="preserve"> and growth</w:t>
      </w:r>
      <w:r w:rsidR="001911A5">
        <w:t xml:space="preserve"> of the output prediction, Figure xxx.</w:t>
      </w:r>
      <w:r>
        <w:t xml:space="preserve"> </w:t>
      </w:r>
      <w:r w:rsidR="004C6613">
        <w:t xml:space="preserve">The ideal seed value and threshold values </w:t>
      </w:r>
      <w:proofErr w:type="gramStart"/>
      <w:r w:rsidR="004C6613">
        <w:t>were selected</w:t>
      </w:r>
      <w:proofErr w:type="gramEnd"/>
      <w:r w:rsidR="004C6613">
        <w:t xml:space="preserve"> based on the highest DSC in the validation dataset. Seed</w:t>
      </w:r>
      <w:r>
        <w:t xml:space="preserve"> values </w:t>
      </w:r>
      <w:r w:rsidR="004C6613">
        <w:t>ranged</w:t>
      </w:r>
      <w:r w:rsidR="00FC59B5">
        <w:t xml:space="preserve"> from 0.25-0.95 in 0.0</w:t>
      </w:r>
      <w:r w:rsidR="008D6DAB">
        <w:t>1</w:t>
      </w:r>
      <w:r>
        <w:t xml:space="preserve"> increments, and threshol</w:t>
      </w:r>
      <w:r w:rsidR="00FC59B5">
        <w:t>d ranges from 0.2 to 0.8 in 0.01</w:t>
      </w:r>
      <w:r>
        <w:t xml:space="preserve"> increme</w:t>
      </w:r>
      <w:r w:rsidR="004C6613">
        <w:t>nts.</w:t>
      </w:r>
      <w:commentRangeEnd w:id="66"/>
      <w:r w:rsidR="00CC47A6">
        <w:rPr>
          <w:rStyle w:val="CommentReference"/>
        </w:rPr>
        <w:commentReference w:id="66"/>
      </w:r>
    </w:p>
    <w:p w14:paraId="00BC60AD" w14:textId="6F8B9C8E" w:rsidR="007847DE" w:rsidRDefault="007847DE" w:rsidP="003F5E68">
      <w:pPr>
        <w:widowControl w:val="0"/>
      </w:pPr>
    </w:p>
    <w:p w14:paraId="67E3C266" w14:textId="77777777" w:rsidR="007847DE" w:rsidRDefault="007847DE" w:rsidP="00582F76">
      <w:pPr>
        <w:pStyle w:val="Heading3"/>
      </w:pPr>
      <w:commentRangeStart w:id="67"/>
      <w:r>
        <w:t>Quantitative Evaluation</w:t>
      </w:r>
      <w:commentRangeEnd w:id="67"/>
      <w:r>
        <w:rPr>
          <w:rStyle w:val="CommentReference"/>
          <w:rFonts w:asciiTheme="minorHAnsi" w:eastAsiaTheme="minorHAnsi" w:hAnsiTheme="minorHAnsi" w:cstheme="minorBidi"/>
          <w:i/>
          <w:iCs/>
          <w:color w:val="auto"/>
        </w:rPr>
        <w:commentReference w:id="67"/>
      </w:r>
    </w:p>
    <w:p w14:paraId="5610AD2B" w14:textId="432D9EE3" w:rsidR="00845390" w:rsidRDefault="007847DE" w:rsidP="00845390">
      <w:r>
        <w:t xml:space="preserve">The geometric performance of the model </w:t>
      </w:r>
      <w:proofErr w:type="gramStart"/>
      <w:r>
        <w:t>was evaluated</w:t>
      </w:r>
      <w:proofErr w:type="gramEnd"/>
      <w:r>
        <w:t xml:space="preserve"> on the test set using the Dice Similarity Coefficient (DSC) and Median Surface Distance (MSD) between the manual and predicted segmentations. To measure the impact of patients with multiple small disease sites, the evaluation </w:t>
      </w:r>
      <w:proofErr w:type="gramStart"/>
      <w:r>
        <w:t xml:space="preserve">was </w:t>
      </w:r>
      <w:r>
        <w:lastRenderedPageBreak/>
        <w:t>separated</w:t>
      </w:r>
      <w:proofErr w:type="gramEnd"/>
      <w:r>
        <w:t xml:space="preserve"> in a disease site-by-site and patient-by-patient basis. For the site-by-site comparison, each non-connected disease segmentation of the test patients </w:t>
      </w:r>
      <w:proofErr w:type="gramStart"/>
      <w:r>
        <w:t>was considered</w:t>
      </w:r>
      <w:proofErr w:type="gramEnd"/>
      <w:r>
        <w:t xml:space="preserve"> as an independent case. In that regard, the metrics </w:t>
      </w:r>
      <w:proofErr w:type="gramStart"/>
      <w:r>
        <w:t>were computed</w:t>
      </w:r>
      <w:proofErr w:type="gramEnd"/>
      <w:r>
        <w:t xml:space="preserve"> between each manual and the closest continuous predicted disease segmentations, using the distance between sites centroids. For patient-by-patient comparison, metrics </w:t>
      </w:r>
      <w:proofErr w:type="gramStart"/>
      <w:r>
        <w:t>were computed</w:t>
      </w:r>
      <w:proofErr w:type="gramEnd"/>
      <w:r>
        <w:t xml:space="preserve"> between the manual and predicted segmentations within the entire liver.</w:t>
      </w:r>
      <w:r w:rsidR="00845390" w:rsidRPr="00845390">
        <w:t xml:space="preserve"> </w:t>
      </w:r>
      <w:commentRangeStart w:id="68"/>
      <w:r w:rsidR="00845390">
        <w:t xml:space="preserve">All metrics </w:t>
      </w:r>
      <w:proofErr w:type="gramStart"/>
      <w:r w:rsidR="00845390">
        <w:t>were computed</w:t>
      </w:r>
      <w:proofErr w:type="gramEnd"/>
      <w:r w:rsidR="00845390">
        <w:t xml:space="preserve"> using the predicted segmentation resampled to the original image resolution.</w:t>
      </w:r>
      <w:commentRangeEnd w:id="68"/>
      <w:r w:rsidR="00845390">
        <w:rPr>
          <w:rStyle w:val="CommentReference"/>
        </w:rPr>
        <w:commentReference w:id="68"/>
      </w:r>
    </w:p>
    <w:p w14:paraId="27A59FD1" w14:textId="58D01E77" w:rsidR="007847DE" w:rsidRPr="009223FE" w:rsidRDefault="007847DE" w:rsidP="007847DE"/>
    <w:p w14:paraId="17F0E9D3" w14:textId="23594939" w:rsidR="007847DE" w:rsidRDefault="007847DE" w:rsidP="007847DE">
      <w:r>
        <w:t xml:space="preserve">Sensitivity of the model was evaluated on a site-by-site basis, where the disease was considered identified if </w:t>
      </w:r>
      <w:proofErr w:type="gramStart"/>
      <w:r>
        <w:t xml:space="preserve">at least 25% of the manual disease volume was </w:t>
      </w:r>
      <w:commentRangeStart w:id="69"/>
      <w:r>
        <w:t xml:space="preserve">covered </w:t>
      </w:r>
      <w:commentRangeEnd w:id="69"/>
      <w:r>
        <w:rPr>
          <w:rStyle w:val="CommentReference"/>
        </w:rPr>
        <w:commentReference w:id="69"/>
      </w:r>
      <w:r>
        <w:t>by the predicted</w:t>
      </w:r>
      <w:proofErr w:type="gramEnd"/>
      <w:r>
        <w:t xml:space="preserve"> disease volume. False positive volume </w:t>
      </w:r>
      <w:proofErr w:type="gramStart"/>
      <w:r>
        <w:t>was defined</w:t>
      </w:r>
      <w:proofErr w:type="gramEnd"/>
      <w:r>
        <w:t xml:space="preserve"> as the volume of predicted disease segmentation outside of the ground truth disease segmentation.</w:t>
      </w:r>
      <w:r w:rsidRPr="00EF2F0A">
        <w:t xml:space="preserve"> </w:t>
      </w:r>
      <w:r>
        <w:t xml:space="preserve">False positive volume is comprised of two errors, one is over segmentations of the actual disease volume, and the second is erroneous segmentation of normal liver area as disease. The erroneous false positive volume </w:t>
      </w:r>
      <w:proofErr w:type="gramStart"/>
      <w:r>
        <w:t>was quantified</w:t>
      </w:r>
      <w:proofErr w:type="gramEnd"/>
      <w:r>
        <w:t xml:space="preserve"> as the volume completely unconnected from any ground truth disease segmentations, and the over-segmentation false volume as the total predicted volume minus the erroneous volume (the sum of the erroneous false volume and the over-segmentation false volume), Figure xxx.</w:t>
      </w:r>
    </w:p>
    <w:p w14:paraId="1046EF6A" w14:textId="77777777" w:rsidR="007847DE" w:rsidRDefault="007847DE" w:rsidP="007847DE">
      <w:pPr>
        <w:keepNext/>
        <w:jc w:val="center"/>
      </w:pPr>
      <w:r>
        <w:rPr>
          <w:noProof/>
        </w:rPr>
        <w:drawing>
          <wp:inline distT="0" distB="0" distL="0" distR="0" wp14:anchorId="3498C59E" wp14:editId="63E201AF">
            <wp:extent cx="6151245" cy="2901950"/>
            <wp:effectExtent l="0" t="0" r="1905" b="0"/>
            <wp:docPr id="3" name="Picture 3" descr="A picture containing food,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food, drawing&#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1245" cy="2901950"/>
                    </a:xfrm>
                    <a:prstGeom prst="rect">
                      <a:avLst/>
                    </a:prstGeom>
                    <a:noFill/>
                  </pic:spPr>
                </pic:pic>
              </a:graphicData>
            </a:graphic>
          </wp:inline>
        </w:drawing>
      </w:r>
    </w:p>
    <w:p w14:paraId="0C5B6BFC" w14:textId="77777777" w:rsidR="007847DE" w:rsidRDefault="007847DE" w:rsidP="007847DE">
      <w:pPr>
        <w:pStyle w:val="Caption"/>
      </w:pPr>
      <w:r>
        <w:t xml:space="preserve">Figure </w:t>
      </w:r>
      <w:fldSimple w:instr=" SEQ Figure \* ARABIC ">
        <w:r>
          <w:rPr>
            <w:noProof/>
          </w:rPr>
          <w:t>1</w:t>
        </w:r>
      </w:fldSimple>
      <w:r>
        <w:t xml:space="preserve">: (Left) Overlay between a predicted (white) and ground truth (red) disease segmentations. (Right) Subtraction of the predicted and </w:t>
      </w:r>
      <w:proofErr w:type="gramStart"/>
      <w:r>
        <w:t>ground truth disease segmentation</w:t>
      </w:r>
      <w:proofErr w:type="gramEnd"/>
      <w:r>
        <w:t xml:space="preserve"> representing the over-segmentation of the disease volume (white) and the unconnected erroneous false positive region (green). </w:t>
      </w:r>
    </w:p>
    <w:p w14:paraId="2A4A580C" w14:textId="77777777" w:rsidR="007847DE" w:rsidRDefault="007847DE" w:rsidP="00582F76">
      <w:pPr>
        <w:pStyle w:val="Heading3"/>
      </w:pPr>
      <w:r>
        <w:t xml:space="preserve">Qualitative </w:t>
      </w:r>
      <w:r w:rsidRPr="003B7403">
        <w:t>Evaluation</w:t>
      </w:r>
    </w:p>
    <w:p w14:paraId="31B4F2E3" w14:textId="472DCF4F" w:rsidR="002F02D0" w:rsidRDefault="007847DE" w:rsidP="002F02D0">
      <w:r>
        <w:t>Quantitative metrics are not always sufficient to assess a segmentation algorithms efficacy. For large structures, a high DSC can hide clinically impactful inaccuracies, while for smaller structures a low DSC could be overly critical</w:t>
      </w:r>
      <w:r>
        <w:fldChar w:fldCharType="begin" w:fldLock="1"/>
      </w:r>
      <w:r w:rsidR="00B025B8">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lt;sup&gt;14&lt;/sup&gt;","plainTextFormattedCitation":"14","previouslyFormattedCitation":"&lt;sup&gt;13&lt;/sup&gt;"},"properties":{"noteIndex":0},"schema":"https://github.com/citation-style-language/schema/raw/master/csl-citation.json"}</w:instrText>
      </w:r>
      <w:r>
        <w:fldChar w:fldCharType="separate"/>
      </w:r>
      <w:r w:rsidR="00B025B8" w:rsidRPr="00B025B8">
        <w:rPr>
          <w:noProof/>
          <w:vertAlign w:val="superscript"/>
        </w:rPr>
        <w:t>14</w:t>
      </w:r>
      <w:r>
        <w:fldChar w:fldCharType="end"/>
      </w:r>
      <w:r>
        <w:t>. Therefore, a qualitative assessment of both CRL</w:t>
      </w:r>
      <w:r w:rsidR="00640705">
        <w:t>M</w:t>
      </w:r>
      <w:r>
        <w:t xml:space="preserve"> and ablation segmentations</w:t>
      </w:r>
      <w:r w:rsidR="002F02D0">
        <w:t xml:space="preserve"> was performed by two board certified radiologists (XXX</w:t>
      </w:r>
      <w:r w:rsidR="0051477F">
        <w:t>, interventional radiologist</w:t>
      </w:r>
      <w:r w:rsidR="002F02D0">
        <w:t xml:space="preserve"> an</w:t>
      </w:r>
      <w:r w:rsidR="0051477F">
        <w:t>d</w:t>
      </w:r>
      <w:r w:rsidR="002F02D0">
        <w:t xml:space="preserve"> YYY,</w:t>
      </w:r>
      <w:r w:rsidR="0051477F">
        <w:t xml:space="preserve"> diagnostic radiologist, both with more than </w:t>
      </w:r>
      <w:r w:rsidR="002F02D0">
        <w:t xml:space="preserve">10 years of experience). Eighteen patients who had previously undergone thermal ablation therapy at our institution </w:t>
      </w:r>
      <w:proofErr w:type="gramStart"/>
      <w:r w:rsidR="002F02D0">
        <w:t>were retrospectively identified</w:t>
      </w:r>
      <w:proofErr w:type="gramEnd"/>
      <w:r w:rsidR="002F02D0">
        <w:t xml:space="preserve"> under an </w:t>
      </w:r>
      <w:r w:rsidR="002F02D0">
        <w:lastRenderedPageBreak/>
        <w:t>Institutional Review Board approved study. Each patient had two CECT scans, one pre-ablation to identify the disease, and one post-treatment to identify the ablation zone.</w:t>
      </w:r>
      <w:r w:rsidR="002F02D0" w:rsidRPr="003B7AC4">
        <w:t xml:space="preserve"> </w:t>
      </w:r>
      <w:r w:rsidR="002F02D0">
        <w:t xml:space="preserve">Two patients had two disease sites </w:t>
      </w:r>
      <w:proofErr w:type="gramStart"/>
      <w:r w:rsidR="002F02D0">
        <w:t>present,</w:t>
      </w:r>
      <w:proofErr w:type="gramEnd"/>
      <w:r w:rsidR="002F02D0">
        <w:t xml:space="preserve"> therefore an evaluation of the DSC for each disease site was performed.</w:t>
      </w:r>
    </w:p>
    <w:p w14:paraId="6E726EB2" w14:textId="6ADD0F06" w:rsidR="002F02D0" w:rsidRDefault="002F02D0" w:rsidP="007847DE">
      <w:r>
        <w:t xml:space="preserve">Scans </w:t>
      </w:r>
      <w:proofErr w:type="gramStart"/>
      <w:r>
        <w:t>were removed</w:t>
      </w:r>
      <w:proofErr w:type="gramEnd"/>
      <w:r>
        <w:t xml:space="preserve"> if the radiologists felt sufficient contrast was not present or the disease was </w:t>
      </w:r>
      <w:r w:rsidR="0051477F">
        <w:t>hyper-</w:t>
      </w:r>
      <w:r>
        <w:t>enhancing, Supplementary Figure xxx, this removed six post-treatment CECT (ablation zones) and two pre-treatment CECT. The final count was 18 disease sites and 12 ablation sites.</w:t>
      </w:r>
    </w:p>
    <w:p w14:paraId="599BB0A2" w14:textId="6AB46FB8" w:rsidR="007847DE" w:rsidRDefault="007847DE" w:rsidP="007847DE">
      <w:proofErr w:type="gramStart"/>
      <w:r>
        <w:t>Contours were scored independently by both radiologists based on a Likert quality scale of 1-5</w:t>
      </w:r>
      <w:proofErr w:type="gramEnd"/>
      <w:r>
        <w:t xml:space="preserve">. The criteria for the scale </w:t>
      </w:r>
      <w:proofErr w:type="gramStart"/>
      <w:r>
        <w:t>can be seen</w:t>
      </w:r>
      <w:proofErr w:type="gramEnd"/>
      <w:r>
        <w:t xml:space="preserve"> in Table xxx.</w:t>
      </w:r>
    </w:p>
    <w:p w14:paraId="44D40F31" w14:textId="42094E8C" w:rsidR="007847DE" w:rsidRDefault="007847DE" w:rsidP="007847DE">
      <w:pPr>
        <w:pStyle w:val="Caption"/>
        <w:keepNext/>
      </w:pPr>
      <w:r>
        <w:t xml:space="preserve">Table </w:t>
      </w:r>
      <w:fldSimple w:instr=" SEQ Table \* ARABIC ">
        <w:r>
          <w:rPr>
            <w:noProof/>
          </w:rPr>
          <w:t>2</w:t>
        </w:r>
      </w:fldSimple>
      <w:r>
        <w:t>: Likert scoring for assessment of colorectal liver metastasis (CRL</w:t>
      </w:r>
      <w:r w:rsidR="00640705">
        <w:t>M</w:t>
      </w:r>
      <w:r>
        <w:t>) and ablation contours</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78"/>
        <w:gridCol w:w="7060"/>
      </w:tblGrid>
      <w:tr w:rsidR="007847DE" w:rsidRPr="00175E8D" w14:paraId="0F5DDC47" w14:textId="77777777" w:rsidTr="006164A1">
        <w:trPr>
          <w:trHeight w:val="300"/>
        </w:trPr>
        <w:tc>
          <w:tcPr>
            <w:tcW w:w="2163" w:type="dxa"/>
            <w:gridSpan w:val="2"/>
            <w:shd w:val="clear" w:color="auto" w:fill="auto"/>
            <w:noWrap/>
            <w:vAlign w:val="center"/>
            <w:hideMark/>
          </w:tcPr>
          <w:p w14:paraId="1657B607"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Score</w:t>
            </w:r>
          </w:p>
        </w:tc>
        <w:tc>
          <w:tcPr>
            <w:tcW w:w="7060" w:type="dxa"/>
            <w:shd w:val="clear" w:color="auto" w:fill="auto"/>
            <w:noWrap/>
            <w:vAlign w:val="center"/>
            <w:hideMark/>
          </w:tcPr>
          <w:p w14:paraId="3DEEDB3F"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Criteria</w:t>
            </w:r>
          </w:p>
        </w:tc>
      </w:tr>
      <w:tr w:rsidR="007847DE" w:rsidRPr="00175E8D" w14:paraId="54298018" w14:textId="77777777" w:rsidTr="006164A1">
        <w:trPr>
          <w:trHeight w:val="300"/>
        </w:trPr>
        <w:tc>
          <w:tcPr>
            <w:tcW w:w="985" w:type="dxa"/>
            <w:shd w:val="clear" w:color="000000" w:fill="63BE7B"/>
            <w:noWrap/>
            <w:vAlign w:val="center"/>
            <w:hideMark/>
          </w:tcPr>
          <w:p w14:paraId="1ED841D9"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5</w:t>
            </w:r>
          </w:p>
        </w:tc>
        <w:tc>
          <w:tcPr>
            <w:tcW w:w="1178" w:type="dxa"/>
            <w:shd w:val="clear" w:color="auto" w:fill="auto"/>
            <w:noWrap/>
            <w:vAlign w:val="center"/>
            <w:hideMark/>
          </w:tcPr>
          <w:p w14:paraId="6962E231"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Excellent</w:t>
            </w:r>
          </w:p>
        </w:tc>
        <w:tc>
          <w:tcPr>
            <w:tcW w:w="7060" w:type="dxa"/>
            <w:shd w:val="clear" w:color="auto" w:fill="auto"/>
            <w:noWrap/>
            <w:vAlign w:val="center"/>
            <w:hideMark/>
          </w:tcPr>
          <w:p w14:paraId="118C7321"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Negligible changes, could be used clinically without edits</w:t>
            </w:r>
          </w:p>
        </w:tc>
      </w:tr>
      <w:tr w:rsidR="007847DE" w:rsidRPr="00175E8D" w14:paraId="3BC62787" w14:textId="77777777" w:rsidTr="006164A1">
        <w:trPr>
          <w:trHeight w:val="300"/>
        </w:trPr>
        <w:tc>
          <w:tcPr>
            <w:tcW w:w="985" w:type="dxa"/>
            <w:shd w:val="clear" w:color="000000" w:fill="B1D580"/>
            <w:noWrap/>
            <w:vAlign w:val="center"/>
            <w:hideMark/>
          </w:tcPr>
          <w:p w14:paraId="57240105"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4</w:t>
            </w:r>
          </w:p>
        </w:tc>
        <w:tc>
          <w:tcPr>
            <w:tcW w:w="1178" w:type="dxa"/>
            <w:shd w:val="clear" w:color="auto" w:fill="auto"/>
            <w:noWrap/>
            <w:vAlign w:val="center"/>
            <w:hideMark/>
          </w:tcPr>
          <w:p w14:paraId="1B47F0AA"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Good</w:t>
            </w:r>
          </w:p>
        </w:tc>
        <w:tc>
          <w:tcPr>
            <w:tcW w:w="7060" w:type="dxa"/>
            <w:shd w:val="clear" w:color="auto" w:fill="auto"/>
            <w:noWrap/>
            <w:vAlign w:val="center"/>
            <w:hideMark/>
          </w:tcPr>
          <w:p w14:paraId="31E8670D"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Minor changes on &lt; 4 slices, or that would take less than 10 seconds to fix</w:t>
            </w:r>
          </w:p>
        </w:tc>
      </w:tr>
      <w:tr w:rsidR="007847DE" w:rsidRPr="00175E8D" w14:paraId="5D0E924B" w14:textId="77777777" w:rsidTr="006164A1">
        <w:trPr>
          <w:trHeight w:val="300"/>
        </w:trPr>
        <w:tc>
          <w:tcPr>
            <w:tcW w:w="985" w:type="dxa"/>
            <w:shd w:val="clear" w:color="000000" w:fill="FFEB84"/>
            <w:noWrap/>
            <w:vAlign w:val="center"/>
            <w:hideMark/>
          </w:tcPr>
          <w:p w14:paraId="3BE73CA9"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3</w:t>
            </w:r>
          </w:p>
        </w:tc>
        <w:tc>
          <w:tcPr>
            <w:tcW w:w="1178" w:type="dxa"/>
            <w:shd w:val="clear" w:color="auto" w:fill="auto"/>
            <w:noWrap/>
            <w:vAlign w:val="center"/>
            <w:hideMark/>
          </w:tcPr>
          <w:p w14:paraId="310EF856"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Fair</w:t>
            </w:r>
          </w:p>
        </w:tc>
        <w:tc>
          <w:tcPr>
            <w:tcW w:w="7060" w:type="dxa"/>
            <w:shd w:val="clear" w:color="auto" w:fill="auto"/>
            <w:noWrap/>
            <w:vAlign w:val="center"/>
            <w:hideMark/>
          </w:tcPr>
          <w:p w14:paraId="2659C606"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Edits needed on multiple slices, but less than 50%</w:t>
            </w:r>
          </w:p>
        </w:tc>
      </w:tr>
      <w:tr w:rsidR="007847DE" w:rsidRPr="00175E8D" w14:paraId="27FD1D41" w14:textId="77777777" w:rsidTr="006164A1">
        <w:trPr>
          <w:trHeight w:val="300"/>
        </w:trPr>
        <w:tc>
          <w:tcPr>
            <w:tcW w:w="985" w:type="dxa"/>
            <w:shd w:val="clear" w:color="000000" w:fill="FBAA77"/>
            <w:noWrap/>
            <w:vAlign w:val="center"/>
            <w:hideMark/>
          </w:tcPr>
          <w:p w14:paraId="130F3758"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2</w:t>
            </w:r>
          </w:p>
        </w:tc>
        <w:tc>
          <w:tcPr>
            <w:tcW w:w="1178" w:type="dxa"/>
            <w:shd w:val="clear" w:color="auto" w:fill="auto"/>
            <w:noWrap/>
            <w:vAlign w:val="center"/>
            <w:hideMark/>
          </w:tcPr>
          <w:p w14:paraId="49CAD441"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Poor</w:t>
            </w:r>
          </w:p>
        </w:tc>
        <w:tc>
          <w:tcPr>
            <w:tcW w:w="7060" w:type="dxa"/>
            <w:shd w:val="clear" w:color="auto" w:fill="auto"/>
            <w:noWrap/>
            <w:vAlign w:val="center"/>
            <w:hideMark/>
          </w:tcPr>
          <w:p w14:paraId="053D9EAE"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Greater than 50% of slices need editing</w:t>
            </w:r>
          </w:p>
        </w:tc>
      </w:tr>
      <w:tr w:rsidR="007847DE" w:rsidRPr="00175E8D" w14:paraId="3B934C5F" w14:textId="77777777" w:rsidTr="006164A1">
        <w:trPr>
          <w:trHeight w:val="300"/>
        </w:trPr>
        <w:tc>
          <w:tcPr>
            <w:tcW w:w="985" w:type="dxa"/>
            <w:shd w:val="clear" w:color="000000" w:fill="F8696B"/>
            <w:noWrap/>
            <w:vAlign w:val="center"/>
            <w:hideMark/>
          </w:tcPr>
          <w:p w14:paraId="34580840"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1</w:t>
            </w:r>
          </w:p>
        </w:tc>
        <w:tc>
          <w:tcPr>
            <w:tcW w:w="1178" w:type="dxa"/>
            <w:shd w:val="clear" w:color="auto" w:fill="auto"/>
            <w:noWrap/>
            <w:vAlign w:val="center"/>
            <w:hideMark/>
          </w:tcPr>
          <w:p w14:paraId="30415D96"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Very poor</w:t>
            </w:r>
          </w:p>
        </w:tc>
        <w:tc>
          <w:tcPr>
            <w:tcW w:w="7060" w:type="dxa"/>
            <w:shd w:val="clear" w:color="auto" w:fill="auto"/>
            <w:noWrap/>
            <w:vAlign w:val="center"/>
            <w:hideMark/>
          </w:tcPr>
          <w:p w14:paraId="56B01144" w14:textId="6C7ABBFD" w:rsidR="007847DE" w:rsidRPr="00175E8D" w:rsidRDefault="007847DE" w:rsidP="002F02D0">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 xml:space="preserve">Contours are </w:t>
            </w:r>
            <w:r w:rsidR="002F02D0">
              <w:rPr>
                <w:rFonts w:ascii="Calibri" w:eastAsia="Times New Roman" w:hAnsi="Calibri" w:cs="Calibri"/>
                <w:color w:val="000000"/>
              </w:rPr>
              <w:t>poorly predicted</w:t>
            </w:r>
            <w:r w:rsidRPr="00175E8D">
              <w:rPr>
                <w:rFonts w:ascii="Calibri" w:eastAsia="Times New Roman" w:hAnsi="Calibri" w:cs="Calibri"/>
                <w:color w:val="000000"/>
              </w:rPr>
              <w:t>, missed disease</w:t>
            </w:r>
          </w:p>
        </w:tc>
      </w:tr>
    </w:tbl>
    <w:p w14:paraId="1CE5BD38" w14:textId="77777777" w:rsidR="007847DE" w:rsidRDefault="007847DE" w:rsidP="007847DE"/>
    <w:p w14:paraId="598B0336" w14:textId="77777777" w:rsidR="004C6613" w:rsidRDefault="004C6613" w:rsidP="004C6613">
      <w:pPr>
        <w:pStyle w:val="Heading1"/>
      </w:pPr>
      <w:r>
        <w:t>Results</w:t>
      </w:r>
    </w:p>
    <w:p w14:paraId="450713D8" w14:textId="77777777" w:rsidR="00B52D79" w:rsidRDefault="00B52D79" w:rsidP="00B52D79">
      <w:pPr>
        <w:pStyle w:val="Heading2"/>
      </w:pPr>
      <w:commentRangeStart w:id="70"/>
      <w:r>
        <w:t>Quantitative</w:t>
      </w:r>
      <w:commentRangeEnd w:id="70"/>
      <w:r w:rsidR="007C2056">
        <w:rPr>
          <w:rStyle w:val="CommentReference"/>
          <w:rFonts w:asciiTheme="minorHAnsi" w:eastAsiaTheme="minorHAnsi" w:hAnsiTheme="minorHAnsi" w:cstheme="minorBidi"/>
          <w:color w:val="auto"/>
        </w:rPr>
        <w:commentReference w:id="70"/>
      </w:r>
    </w:p>
    <w:p w14:paraId="3B912E85" w14:textId="40A5FC31" w:rsidR="009C18CD" w:rsidRDefault="004C6613" w:rsidP="004C6613">
      <w:commentRangeStart w:id="71"/>
      <w:r>
        <w:t xml:space="preserve">The best model, </w:t>
      </w:r>
      <w:r w:rsidR="00B84FBC">
        <w:t>determined from the DSC on the validation dataset</w:t>
      </w:r>
      <w:r w:rsidR="005A32C2">
        <w:t xml:space="preserve"> with a value of 0.79</w:t>
      </w:r>
      <w:r w:rsidR="00B84FBC">
        <w:t xml:space="preserve">, </w:t>
      </w:r>
      <w:proofErr w:type="gramStart"/>
      <w:r>
        <w:t>was found</w:t>
      </w:r>
      <w:proofErr w:type="gramEnd"/>
      <w:r>
        <w:t xml:space="preserve"> to be</w:t>
      </w:r>
      <w:r w:rsidR="00210ED9">
        <w:t xml:space="preserve"> the</w:t>
      </w:r>
      <w:r>
        <w:t xml:space="preserve"> </w:t>
      </w:r>
      <w:proofErr w:type="spellStart"/>
      <w:r>
        <w:t>DenseNet</w:t>
      </w:r>
      <w:proofErr w:type="spellEnd"/>
      <w:r>
        <w:t xml:space="preserve"> model with two layers, two convolution blocks, convolution lambda equal to one, and eight filters, Figure xxx.</w:t>
      </w:r>
      <w:commentRangeEnd w:id="71"/>
      <w:r w:rsidR="007C2056">
        <w:rPr>
          <w:rStyle w:val="CommentReference"/>
        </w:rPr>
        <w:commentReference w:id="71"/>
      </w:r>
      <w:r>
        <w:t xml:space="preserve"> The model consists of </w:t>
      </w:r>
      <w:r w:rsidR="00D8096A">
        <w:t xml:space="preserve">56,210 </w:t>
      </w:r>
      <w:r>
        <w:t>parameters</w:t>
      </w:r>
      <w:r w:rsidR="00D8096A">
        <w:t xml:space="preserve"> (55,490 trainable, 720 non-trainable)</w:t>
      </w:r>
      <w:r>
        <w:t xml:space="preserve">. From this model, a seed-value of </w:t>
      </w:r>
      <w:r w:rsidR="00D8096A">
        <w:t>0.6</w:t>
      </w:r>
      <w:r w:rsidR="008D3365">
        <w:t>7</w:t>
      </w:r>
      <w:r w:rsidR="00D8096A">
        <w:t xml:space="preserve"> </w:t>
      </w:r>
      <w:r>
        <w:t xml:space="preserve">and threshold value of </w:t>
      </w:r>
      <w:r w:rsidR="00D8096A">
        <w:t>0.</w:t>
      </w:r>
      <w:r w:rsidR="008D3365">
        <w:t>30</w:t>
      </w:r>
      <w:r w:rsidR="00D8096A">
        <w:t xml:space="preserve"> </w:t>
      </w:r>
      <w:r>
        <w:t>resulted in the highest overall</w:t>
      </w:r>
      <w:r w:rsidR="009C18CD">
        <w:t xml:space="preserve"> DSC in the validation dataset.</w:t>
      </w:r>
      <w:r w:rsidR="00B66C54">
        <w:t xml:space="preserve"> Predictions of </w:t>
      </w:r>
      <w:proofErr w:type="spellStart"/>
      <w:r w:rsidR="005A32C2">
        <w:t>LiTs</w:t>
      </w:r>
      <w:proofErr w:type="spellEnd"/>
      <w:r w:rsidR="005A32C2">
        <w:t xml:space="preserve"> test set (n=25) took a mean </w:t>
      </w:r>
      <w:r w:rsidR="007C2056">
        <w:t xml:space="preserve">time </w:t>
      </w:r>
      <w:r w:rsidR="005A32C2">
        <w:t>of 9.58 seconds, with a standard deviation of 2.32 seconds.</w:t>
      </w:r>
    </w:p>
    <w:p w14:paraId="7F7302BF" w14:textId="4FC81B10" w:rsidR="009E2942" w:rsidRDefault="00582F76" w:rsidP="009E2942">
      <w:pPr>
        <w:keepNext/>
      </w:pPr>
      <w:r>
        <w:rPr>
          <w:noProof/>
        </w:rPr>
        <w:drawing>
          <wp:inline distT="0" distB="0" distL="0" distR="0" wp14:anchorId="4AC32641" wp14:editId="4E7FAE6C">
            <wp:extent cx="6200775" cy="2527782"/>
            <wp:effectExtent l="0" t="0" r="0" b="635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09644" cy="2531398"/>
                    </a:xfrm>
                    <a:prstGeom prst="rect">
                      <a:avLst/>
                    </a:prstGeom>
                    <a:noFill/>
                  </pic:spPr>
                </pic:pic>
              </a:graphicData>
            </a:graphic>
          </wp:inline>
        </w:drawing>
      </w:r>
    </w:p>
    <w:p w14:paraId="5ADDEA12" w14:textId="197116EB" w:rsidR="009E2942" w:rsidRDefault="009E2942" w:rsidP="009E2942">
      <w:pPr>
        <w:pStyle w:val="Caption"/>
      </w:pPr>
      <w:r>
        <w:t xml:space="preserve">Figure </w:t>
      </w:r>
      <w:fldSimple w:instr=" SEQ Figure \* ARABIC ">
        <w:r w:rsidR="000709B7">
          <w:rPr>
            <w:noProof/>
          </w:rPr>
          <w:t>7</w:t>
        </w:r>
      </w:fldSimple>
      <w:r>
        <w:t>:</w:t>
      </w:r>
      <w:r w:rsidRPr="009E2942">
        <w:t xml:space="preserve"> </w:t>
      </w:r>
      <w:proofErr w:type="spellStart"/>
      <w:r>
        <w:t>DenseNet</w:t>
      </w:r>
      <w:proofErr w:type="spellEnd"/>
      <w:r>
        <w:t xml:space="preserve"> final architecture. Two layers, two convolution blocks in Layer 0, three convolution blocks in Layer 1, and eight initial filters.</w:t>
      </w:r>
    </w:p>
    <w:p w14:paraId="4BB2711E" w14:textId="526BDB7D" w:rsidR="009C18CD" w:rsidRDefault="003B7AC4" w:rsidP="009C18CD">
      <w:pPr>
        <w:pStyle w:val="Heading3"/>
      </w:pPr>
      <w:commentRangeStart w:id="72"/>
      <w:proofErr w:type="spellStart"/>
      <w:r>
        <w:lastRenderedPageBreak/>
        <w:t>LiTs</w:t>
      </w:r>
      <w:proofErr w:type="spellEnd"/>
      <w:r>
        <w:t xml:space="preserve"> </w:t>
      </w:r>
      <w:commentRangeStart w:id="73"/>
      <w:r w:rsidR="00A53340">
        <w:t>Test</w:t>
      </w:r>
      <w:commentRangeEnd w:id="73"/>
      <w:r w:rsidR="007C2056">
        <w:rPr>
          <w:rStyle w:val="CommentReference"/>
          <w:rFonts w:asciiTheme="minorHAnsi" w:eastAsiaTheme="minorHAnsi" w:hAnsiTheme="minorHAnsi" w:cstheme="minorBidi"/>
          <w:color w:val="auto"/>
        </w:rPr>
        <w:commentReference w:id="73"/>
      </w:r>
      <w:r w:rsidR="00A53340">
        <w:t xml:space="preserve"> </w:t>
      </w:r>
      <w:r w:rsidR="009C18CD">
        <w:t>Disease Site-by-Site evaluation</w:t>
      </w:r>
      <w:commentRangeEnd w:id="72"/>
      <w:r w:rsidR="007C2056">
        <w:rPr>
          <w:rStyle w:val="CommentReference"/>
          <w:rFonts w:asciiTheme="minorHAnsi" w:eastAsiaTheme="minorHAnsi" w:hAnsiTheme="minorHAnsi" w:cstheme="minorBidi"/>
          <w:color w:val="auto"/>
        </w:rPr>
        <w:commentReference w:id="72"/>
      </w:r>
    </w:p>
    <w:p w14:paraId="1C91DA6D" w14:textId="45E133D6" w:rsidR="007C2056" w:rsidRDefault="00C22B48" w:rsidP="004C6613">
      <w:commentRangeStart w:id="74"/>
      <w:r>
        <w:t>On a site-by-site basis, t</w:t>
      </w:r>
      <w:r w:rsidR="00A15ADB">
        <w:t xml:space="preserve">he </w:t>
      </w:r>
      <w:r w:rsidR="00A65B08">
        <w:t>median</w:t>
      </w:r>
      <w:r w:rsidR="00FD75D2">
        <w:t xml:space="preserve"> (min - </w:t>
      </w:r>
      <w:r w:rsidR="00A15ADB">
        <w:t>max) MSD for sites less than 1</w:t>
      </w:r>
      <w:r w:rsidR="00066C83">
        <w:t>0mm</w:t>
      </w:r>
      <w:r w:rsidR="00A15ADB">
        <w:t xml:space="preserve"> (n=</w:t>
      </w:r>
      <w:r w:rsidR="00066C83">
        <w:t>64</w:t>
      </w:r>
      <w:r w:rsidR="00A15ADB">
        <w:t xml:space="preserve">) was </w:t>
      </w:r>
      <w:r w:rsidR="00066C83">
        <w:t>16.</w:t>
      </w:r>
      <w:r w:rsidR="00A65B08">
        <w:t>1</w:t>
      </w:r>
      <w:r w:rsidR="00066C83">
        <w:t>9</w:t>
      </w:r>
      <w:r w:rsidR="00A15ADB">
        <w:t>mm (0.</w:t>
      </w:r>
      <w:r w:rsidR="00A65B08">
        <w:t>00</w:t>
      </w:r>
      <w:r w:rsidR="00FD75D2">
        <w:t xml:space="preserve"> -</w:t>
      </w:r>
      <w:r w:rsidR="00A15ADB">
        <w:t xml:space="preserve"> 74.</w:t>
      </w:r>
      <w:r w:rsidR="00A65B08">
        <w:t>53</w:t>
      </w:r>
      <w:r w:rsidR="00A15ADB">
        <w:t xml:space="preserve">), for sites </w:t>
      </w:r>
      <w:r w:rsidR="00066C83">
        <w:t>10-20mm</w:t>
      </w:r>
      <w:r w:rsidR="00A15ADB">
        <w:t xml:space="preserve"> (n=1</w:t>
      </w:r>
      <w:r w:rsidR="00066C83">
        <w:t>7</w:t>
      </w:r>
      <w:r w:rsidR="00A15ADB">
        <w:t>) was 0.</w:t>
      </w:r>
      <w:r w:rsidR="00066C83">
        <w:t>75</w:t>
      </w:r>
      <w:r w:rsidR="00FD75D2">
        <w:t xml:space="preserve">mm (0.00 - </w:t>
      </w:r>
      <w:r w:rsidR="00066C83">
        <w:t>41</w:t>
      </w:r>
      <w:r w:rsidR="00A65B08">
        <w:t>.</w:t>
      </w:r>
      <w:r w:rsidR="00066C83">
        <w:t>13</w:t>
      </w:r>
      <w:r w:rsidR="00A15ADB">
        <w:t xml:space="preserve">), </w:t>
      </w:r>
      <w:r w:rsidR="00A65B08">
        <w:t>for sites greater than or equal to 1</w:t>
      </w:r>
      <w:r w:rsidR="00066C83">
        <w:t>0m</w:t>
      </w:r>
      <w:r w:rsidR="00A65B08">
        <w:t>m</w:t>
      </w:r>
      <w:r w:rsidR="00066C83">
        <w:t xml:space="preserve"> (n=74) was 0.79</w:t>
      </w:r>
      <w:r w:rsidR="00A65B08">
        <w:t>mm (0, 103.82)</w:t>
      </w:r>
      <w:r w:rsidR="007C2056">
        <w:t>, and for sites greater th</w:t>
      </w:r>
      <w:r w:rsidR="00FD75D2">
        <w:t xml:space="preserve">an 20mm (n=57) was 0.82mm (0.00 - </w:t>
      </w:r>
      <w:r w:rsidR="007C2056">
        <w:t>103.82)</w:t>
      </w:r>
      <w:r w:rsidR="00A15ADB">
        <w:t>.</w:t>
      </w:r>
      <w:r w:rsidR="0057310B">
        <w:t xml:space="preserve"> </w:t>
      </w:r>
    </w:p>
    <w:p w14:paraId="61A9C151" w14:textId="408B92D3" w:rsidR="00A53340" w:rsidRDefault="00FD75D2" w:rsidP="004C6613">
      <w:r>
        <w:t xml:space="preserve">The mean (min - </w:t>
      </w:r>
      <w:r w:rsidR="0057310B">
        <w:t xml:space="preserve">max) </w:t>
      </w:r>
      <w:r w:rsidR="007C2056">
        <w:t>DSC</w:t>
      </w:r>
      <w:r w:rsidR="0057310B">
        <w:t xml:space="preserve"> for sites less </w:t>
      </w:r>
      <w:r>
        <w:t xml:space="preserve">than 10mm (n=64) was 0.21(0.00 - </w:t>
      </w:r>
      <w:r w:rsidR="0057310B">
        <w:t>0.88), for sit</w:t>
      </w:r>
      <w:r>
        <w:t xml:space="preserve">es 10-20mm (n=17) was 0.57(0.00 - </w:t>
      </w:r>
      <w:r w:rsidR="0057310B">
        <w:t xml:space="preserve">0.84), </w:t>
      </w:r>
      <w:r w:rsidR="007C2056">
        <w:t>for sites greater than or equa</w:t>
      </w:r>
      <w:r>
        <w:t xml:space="preserve">l to 10mm (n=74) was 0.66(0.00 - </w:t>
      </w:r>
      <w:r w:rsidR="007C2056">
        <w:t xml:space="preserve">0.97), and </w:t>
      </w:r>
      <w:r w:rsidR="0057310B">
        <w:t>for sites greater</w:t>
      </w:r>
      <w:r>
        <w:t xml:space="preserve"> than 20mm (n=57) was 0.68(0.00 - </w:t>
      </w:r>
      <w:r w:rsidR="0057310B">
        <w:t>0.97</w:t>
      </w:r>
      <w:r w:rsidR="007C2056">
        <w:t>)</w:t>
      </w:r>
      <w:r w:rsidR="00E170A7">
        <w:t>, Table xxx</w:t>
      </w:r>
      <w:r w:rsidR="00300C90">
        <w:t>.</w:t>
      </w:r>
      <w:commentRangeEnd w:id="74"/>
      <w:r w:rsidR="007C2056">
        <w:rPr>
          <w:rStyle w:val="CommentReference"/>
        </w:rPr>
        <w:commentReference w:id="74"/>
      </w:r>
    </w:p>
    <w:p w14:paraId="0D88B803" w14:textId="691005D2" w:rsidR="009A36A3" w:rsidRDefault="009A36A3" w:rsidP="001D0C8B">
      <w:pPr>
        <w:pStyle w:val="Caption"/>
        <w:keepNext/>
      </w:pPr>
      <w:r>
        <w:t xml:space="preserve">Table </w:t>
      </w:r>
      <w:fldSimple w:instr=" SEQ Table \* ARABIC ">
        <w:r w:rsidR="00E170A7">
          <w:rPr>
            <w:noProof/>
          </w:rPr>
          <w:t>3</w:t>
        </w:r>
      </w:fldSimple>
      <w:r>
        <w:t>:</w:t>
      </w:r>
      <w:r w:rsidRPr="009A36A3">
        <w:t xml:space="preserve"> </w:t>
      </w:r>
      <w:proofErr w:type="gramStart"/>
      <w:r>
        <w:t>Mean,</w:t>
      </w:r>
      <w:proofErr w:type="gramEnd"/>
      <w:r>
        <w:t xml:space="preserve"> min and max Dice Similarity Coefficient</w:t>
      </w:r>
      <w:r w:rsidR="00A15ADB">
        <w:t xml:space="preserve"> and Median Surface Distance</w:t>
      </w:r>
      <w:r w:rsidR="00300C90">
        <w:t>, and Sensitivity</w:t>
      </w:r>
      <w:r w:rsidR="00A15ADB">
        <w:t xml:space="preserve"> </w:t>
      </w:r>
      <w:r>
        <w:t>for individual disease sites by differing size criteri</w:t>
      </w:r>
      <w:r w:rsidR="00300C90">
        <w:t>a</w:t>
      </w:r>
      <w:r w:rsidR="00A53340">
        <w:t>.</w:t>
      </w:r>
    </w:p>
    <w:tbl>
      <w:tblPr>
        <w:tblStyle w:val="TableGrid"/>
        <w:tblW w:w="10273" w:type="dxa"/>
        <w:jc w:val="center"/>
        <w:tblLook w:val="04A0" w:firstRow="1" w:lastRow="0" w:firstColumn="1" w:lastColumn="0" w:noHBand="0" w:noVBand="1"/>
      </w:tblPr>
      <w:tblGrid>
        <w:gridCol w:w="2295"/>
        <w:gridCol w:w="900"/>
        <w:gridCol w:w="1129"/>
        <w:gridCol w:w="866"/>
        <w:gridCol w:w="710"/>
        <w:gridCol w:w="1420"/>
        <w:gridCol w:w="607"/>
        <w:gridCol w:w="1220"/>
        <w:gridCol w:w="1126"/>
      </w:tblGrid>
      <w:tr w:rsidR="00A65B08" w:rsidRPr="009A36A3" w14:paraId="1081DB3E" w14:textId="599A0196" w:rsidTr="00582F76">
        <w:trPr>
          <w:trHeight w:val="300"/>
          <w:jc w:val="center"/>
        </w:trPr>
        <w:tc>
          <w:tcPr>
            <w:tcW w:w="2295" w:type="dxa"/>
            <w:vMerge w:val="restart"/>
            <w:noWrap/>
            <w:vAlign w:val="center"/>
            <w:hideMark/>
          </w:tcPr>
          <w:p w14:paraId="7126BAFD" w14:textId="5F607127" w:rsidR="00A65B08" w:rsidRPr="009A36A3" w:rsidRDefault="007C2056">
            <w:pPr>
              <w:keepNext/>
              <w:keepLines/>
              <w:jc w:val="center"/>
            </w:pPr>
            <w:r>
              <w:t>Disease site diameter</w:t>
            </w:r>
          </w:p>
        </w:tc>
        <w:tc>
          <w:tcPr>
            <w:tcW w:w="900" w:type="dxa"/>
            <w:vMerge w:val="restart"/>
            <w:noWrap/>
            <w:vAlign w:val="center"/>
            <w:hideMark/>
          </w:tcPr>
          <w:p w14:paraId="75E07212" w14:textId="77777777" w:rsidR="00A65B08" w:rsidRPr="009A36A3" w:rsidRDefault="00A65B08">
            <w:pPr>
              <w:keepNext/>
              <w:keepLines/>
              <w:jc w:val="center"/>
            </w:pPr>
            <w:r w:rsidRPr="009A36A3">
              <w:t># Sites</w:t>
            </w:r>
          </w:p>
        </w:tc>
        <w:tc>
          <w:tcPr>
            <w:tcW w:w="2705" w:type="dxa"/>
            <w:gridSpan w:val="3"/>
            <w:noWrap/>
            <w:vAlign w:val="center"/>
            <w:hideMark/>
          </w:tcPr>
          <w:p w14:paraId="3E85079D" w14:textId="77777777" w:rsidR="00A65B08" w:rsidRPr="009A36A3" w:rsidRDefault="00A65B08">
            <w:pPr>
              <w:keepNext/>
              <w:keepLines/>
              <w:jc w:val="center"/>
            </w:pPr>
            <w:r w:rsidRPr="009A36A3">
              <w:t>Dice Similarity Coefficient</w:t>
            </w:r>
          </w:p>
        </w:tc>
        <w:tc>
          <w:tcPr>
            <w:tcW w:w="3247" w:type="dxa"/>
            <w:gridSpan w:val="3"/>
            <w:vAlign w:val="center"/>
          </w:tcPr>
          <w:p w14:paraId="4C024EED" w14:textId="3A2ACC30" w:rsidR="00A65B08" w:rsidRPr="009A36A3" w:rsidRDefault="00A65B08">
            <w:pPr>
              <w:keepNext/>
              <w:keepLines/>
              <w:jc w:val="center"/>
            </w:pPr>
            <w:r>
              <w:t>Median Surface Distance (mm)</w:t>
            </w:r>
          </w:p>
        </w:tc>
        <w:tc>
          <w:tcPr>
            <w:tcW w:w="1126" w:type="dxa"/>
            <w:vMerge w:val="restart"/>
            <w:vAlign w:val="center"/>
          </w:tcPr>
          <w:p w14:paraId="043BBFCC" w14:textId="3623C228" w:rsidR="00A65B08" w:rsidRDefault="00A65B08">
            <w:pPr>
              <w:keepNext/>
              <w:keepLines/>
              <w:jc w:val="center"/>
            </w:pPr>
            <w:r>
              <w:t>Sensitivity</w:t>
            </w:r>
          </w:p>
        </w:tc>
      </w:tr>
      <w:tr w:rsidR="00A65B08" w:rsidRPr="009A36A3" w14:paraId="0417429E" w14:textId="0339A298" w:rsidTr="00582F76">
        <w:trPr>
          <w:trHeight w:val="300"/>
          <w:jc w:val="center"/>
        </w:trPr>
        <w:tc>
          <w:tcPr>
            <w:tcW w:w="2295" w:type="dxa"/>
            <w:vMerge/>
            <w:vAlign w:val="center"/>
            <w:hideMark/>
          </w:tcPr>
          <w:p w14:paraId="60C49EC1" w14:textId="77777777" w:rsidR="00A65B08" w:rsidRPr="009A36A3" w:rsidRDefault="00A65B08">
            <w:pPr>
              <w:keepNext/>
              <w:keepLines/>
              <w:jc w:val="center"/>
            </w:pPr>
          </w:p>
        </w:tc>
        <w:tc>
          <w:tcPr>
            <w:tcW w:w="900" w:type="dxa"/>
            <w:vMerge/>
            <w:vAlign w:val="center"/>
            <w:hideMark/>
          </w:tcPr>
          <w:p w14:paraId="720B4C05" w14:textId="77777777" w:rsidR="00A65B08" w:rsidRPr="009A36A3" w:rsidRDefault="00A65B08">
            <w:pPr>
              <w:keepNext/>
              <w:keepLines/>
              <w:jc w:val="center"/>
            </w:pPr>
          </w:p>
        </w:tc>
        <w:tc>
          <w:tcPr>
            <w:tcW w:w="1129" w:type="dxa"/>
            <w:noWrap/>
            <w:vAlign w:val="center"/>
            <w:hideMark/>
          </w:tcPr>
          <w:p w14:paraId="367049F6" w14:textId="77777777" w:rsidR="00A65B08" w:rsidRPr="009A36A3" w:rsidRDefault="00A65B08">
            <w:pPr>
              <w:keepNext/>
              <w:keepLines/>
              <w:jc w:val="center"/>
            </w:pPr>
            <w:r w:rsidRPr="009A36A3">
              <w:t>Mean</w:t>
            </w:r>
          </w:p>
        </w:tc>
        <w:tc>
          <w:tcPr>
            <w:tcW w:w="866" w:type="dxa"/>
            <w:noWrap/>
            <w:vAlign w:val="center"/>
            <w:hideMark/>
          </w:tcPr>
          <w:p w14:paraId="0CD23CCF" w14:textId="77777777" w:rsidR="00A65B08" w:rsidRPr="009A36A3" w:rsidRDefault="00A65B08">
            <w:pPr>
              <w:keepNext/>
              <w:keepLines/>
              <w:jc w:val="center"/>
            </w:pPr>
            <w:r w:rsidRPr="009A36A3">
              <w:t>Min</w:t>
            </w:r>
          </w:p>
        </w:tc>
        <w:tc>
          <w:tcPr>
            <w:tcW w:w="710" w:type="dxa"/>
            <w:noWrap/>
            <w:vAlign w:val="center"/>
            <w:hideMark/>
          </w:tcPr>
          <w:p w14:paraId="78738DE3" w14:textId="77777777" w:rsidR="00A65B08" w:rsidRPr="009A36A3" w:rsidRDefault="00A65B08">
            <w:pPr>
              <w:keepNext/>
              <w:keepLines/>
              <w:jc w:val="center"/>
            </w:pPr>
            <w:r w:rsidRPr="009A36A3">
              <w:t>Max</w:t>
            </w:r>
          </w:p>
        </w:tc>
        <w:tc>
          <w:tcPr>
            <w:tcW w:w="1420" w:type="dxa"/>
            <w:vAlign w:val="center"/>
          </w:tcPr>
          <w:p w14:paraId="0B4D4BCB" w14:textId="16E81B4A" w:rsidR="00A65B08" w:rsidRPr="009A36A3" w:rsidRDefault="00A65B08">
            <w:pPr>
              <w:keepNext/>
              <w:keepLines/>
              <w:jc w:val="center"/>
            </w:pPr>
            <w:r>
              <w:t>Median</w:t>
            </w:r>
          </w:p>
        </w:tc>
        <w:tc>
          <w:tcPr>
            <w:tcW w:w="607" w:type="dxa"/>
            <w:vAlign w:val="center"/>
          </w:tcPr>
          <w:p w14:paraId="2F61602C" w14:textId="3C292735" w:rsidR="00A65B08" w:rsidRPr="009A36A3" w:rsidRDefault="00A65B08">
            <w:pPr>
              <w:keepNext/>
              <w:keepLines/>
              <w:jc w:val="center"/>
            </w:pPr>
            <w:r w:rsidRPr="009A36A3">
              <w:t>Min</w:t>
            </w:r>
          </w:p>
        </w:tc>
        <w:tc>
          <w:tcPr>
            <w:tcW w:w="1220" w:type="dxa"/>
            <w:vAlign w:val="center"/>
          </w:tcPr>
          <w:p w14:paraId="3EE159BF" w14:textId="11D20349" w:rsidR="00A65B08" w:rsidRPr="009A36A3" w:rsidRDefault="00A65B08">
            <w:pPr>
              <w:keepNext/>
              <w:keepLines/>
              <w:jc w:val="center"/>
            </w:pPr>
            <w:r w:rsidRPr="009A36A3">
              <w:t>Max</w:t>
            </w:r>
          </w:p>
        </w:tc>
        <w:tc>
          <w:tcPr>
            <w:tcW w:w="1126" w:type="dxa"/>
            <w:vMerge/>
            <w:vAlign w:val="center"/>
          </w:tcPr>
          <w:p w14:paraId="551F5E82" w14:textId="77777777" w:rsidR="00A65B08" w:rsidRPr="009A36A3" w:rsidRDefault="00A65B08">
            <w:pPr>
              <w:keepNext/>
              <w:keepLines/>
              <w:jc w:val="center"/>
            </w:pPr>
          </w:p>
        </w:tc>
      </w:tr>
      <w:tr w:rsidR="00A53340" w:rsidRPr="009A36A3" w14:paraId="341034F0" w14:textId="2F799166" w:rsidTr="00582F76">
        <w:trPr>
          <w:trHeight w:val="300"/>
          <w:jc w:val="center"/>
        </w:trPr>
        <w:tc>
          <w:tcPr>
            <w:tcW w:w="2295" w:type="dxa"/>
            <w:noWrap/>
            <w:vAlign w:val="center"/>
            <w:hideMark/>
          </w:tcPr>
          <w:p w14:paraId="0B635256" w14:textId="616BB528" w:rsidR="00A53340" w:rsidRPr="009A36A3" w:rsidRDefault="00566B0B">
            <w:pPr>
              <w:keepNext/>
              <w:keepLines/>
              <w:jc w:val="center"/>
            </w:pPr>
            <w:r>
              <w:t>less than 10</w:t>
            </w:r>
            <w:r w:rsidR="00066C83">
              <w:t xml:space="preserve"> </w:t>
            </w:r>
            <w:r>
              <w:t>mm</w:t>
            </w:r>
          </w:p>
        </w:tc>
        <w:tc>
          <w:tcPr>
            <w:tcW w:w="900" w:type="dxa"/>
            <w:noWrap/>
            <w:vAlign w:val="center"/>
            <w:hideMark/>
          </w:tcPr>
          <w:p w14:paraId="7C5A63C9" w14:textId="7C11A01C" w:rsidR="00A53340" w:rsidRPr="009A36A3" w:rsidRDefault="00A53340">
            <w:pPr>
              <w:keepNext/>
              <w:keepLines/>
              <w:jc w:val="center"/>
            </w:pPr>
            <w:r w:rsidRPr="009A36A3">
              <w:t xml:space="preserve">n = </w:t>
            </w:r>
            <w:r w:rsidR="00566B0B">
              <w:t>64</w:t>
            </w:r>
          </w:p>
        </w:tc>
        <w:tc>
          <w:tcPr>
            <w:tcW w:w="1129" w:type="dxa"/>
            <w:noWrap/>
            <w:vAlign w:val="center"/>
          </w:tcPr>
          <w:p w14:paraId="32B31F37" w14:textId="4B38578B" w:rsidR="00A53340" w:rsidRPr="009A36A3" w:rsidRDefault="00A53340">
            <w:pPr>
              <w:keepNext/>
              <w:keepLines/>
              <w:jc w:val="center"/>
            </w:pPr>
            <w:r>
              <w:t>0.2</w:t>
            </w:r>
            <w:r w:rsidR="008F0E9A">
              <w:t>1</w:t>
            </w:r>
          </w:p>
        </w:tc>
        <w:tc>
          <w:tcPr>
            <w:tcW w:w="866" w:type="dxa"/>
            <w:noWrap/>
            <w:vAlign w:val="center"/>
          </w:tcPr>
          <w:p w14:paraId="1CC14AF0" w14:textId="4A7C70D2" w:rsidR="00A53340" w:rsidRPr="009A36A3" w:rsidRDefault="00A53340">
            <w:pPr>
              <w:keepNext/>
              <w:keepLines/>
              <w:jc w:val="center"/>
            </w:pPr>
            <w:r>
              <w:t>0.00</w:t>
            </w:r>
          </w:p>
        </w:tc>
        <w:tc>
          <w:tcPr>
            <w:tcW w:w="710" w:type="dxa"/>
            <w:noWrap/>
            <w:vAlign w:val="center"/>
          </w:tcPr>
          <w:p w14:paraId="3E649761" w14:textId="0A510D92" w:rsidR="00A53340" w:rsidRPr="009A36A3" w:rsidRDefault="00A53340">
            <w:pPr>
              <w:keepNext/>
              <w:keepLines/>
              <w:jc w:val="center"/>
            </w:pPr>
            <w:r>
              <w:t>0.88</w:t>
            </w:r>
          </w:p>
        </w:tc>
        <w:tc>
          <w:tcPr>
            <w:tcW w:w="1420" w:type="dxa"/>
            <w:vAlign w:val="center"/>
          </w:tcPr>
          <w:p w14:paraId="489EEFB3" w14:textId="0878A4B5" w:rsidR="00A53340" w:rsidRPr="009A36A3" w:rsidRDefault="008F0E9A">
            <w:pPr>
              <w:keepNext/>
              <w:keepLines/>
              <w:jc w:val="center"/>
            </w:pPr>
            <w:r>
              <w:t>16</w:t>
            </w:r>
            <w:r w:rsidR="00A53340">
              <w:t>.</w:t>
            </w:r>
            <w:r>
              <w:t>19</w:t>
            </w:r>
          </w:p>
        </w:tc>
        <w:tc>
          <w:tcPr>
            <w:tcW w:w="607" w:type="dxa"/>
            <w:vAlign w:val="center"/>
          </w:tcPr>
          <w:p w14:paraId="145E78FA" w14:textId="17537578" w:rsidR="00A53340" w:rsidRPr="009A36A3" w:rsidRDefault="00A53340">
            <w:pPr>
              <w:keepNext/>
              <w:keepLines/>
              <w:jc w:val="center"/>
            </w:pPr>
            <w:r>
              <w:t>0.</w:t>
            </w:r>
            <w:r w:rsidR="008F0E9A">
              <w:t>00</w:t>
            </w:r>
          </w:p>
        </w:tc>
        <w:tc>
          <w:tcPr>
            <w:tcW w:w="1220" w:type="dxa"/>
            <w:vAlign w:val="center"/>
          </w:tcPr>
          <w:p w14:paraId="438FD1F6" w14:textId="77CE3B88" w:rsidR="00A53340" w:rsidRPr="009A36A3" w:rsidRDefault="00A53340">
            <w:pPr>
              <w:keepNext/>
              <w:keepLines/>
              <w:jc w:val="center"/>
            </w:pPr>
            <w:r>
              <w:t>74.</w:t>
            </w:r>
            <w:r w:rsidR="008F0E9A">
              <w:t>54</w:t>
            </w:r>
          </w:p>
        </w:tc>
        <w:tc>
          <w:tcPr>
            <w:tcW w:w="1126" w:type="dxa"/>
            <w:vAlign w:val="center"/>
          </w:tcPr>
          <w:p w14:paraId="65CBBD4F" w14:textId="5AC5A8C8" w:rsidR="00A53340" w:rsidRDefault="008F0E9A">
            <w:pPr>
              <w:keepNext/>
              <w:keepLines/>
              <w:jc w:val="center"/>
            </w:pPr>
            <w:r>
              <w:t>48</w:t>
            </w:r>
            <w:r w:rsidR="00A53340">
              <w:t>%</w:t>
            </w:r>
            <w:r w:rsidR="00CF1453">
              <w:t xml:space="preserve"> (31/64)</w:t>
            </w:r>
          </w:p>
        </w:tc>
      </w:tr>
      <w:tr w:rsidR="00A53340" w:rsidRPr="009A36A3" w14:paraId="7FA6158E" w14:textId="542A75EF" w:rsidTr="00582F76">
        <w:trPr>
          <w:trHeight w:val="300"/>
          <w:jc w:val="center"/>
        </w:trPr>
        <w:tc>
          <w:tcPr>
            <w:tcW w:w="2295" w:type="dxa"/>
            <w:noWrap/>
            <w:vAlign w:val="center"/>
            <w:hideMark/>
          </w:tcPr>
          <w:p w14:paraId="6CCBA6B6" w14:textId="3DCEC06D" w:rsidR="00A53340" w:rsidRPr="009A36A3" w:rsidRDefault="00A53340">
            <w:pPr>
              <w:keepNext/>
              <w:keepLines/>
              <w:jc w:val="center"/>
            </w:pPr>
            <w:r w:rsidRPr="009A36A3">
              <w:t>1</w:t>
            </w:r>
            <w:r w:rsidR="00566B0B">
              <w:t>0 – 20 mm</w:t>
            </w:r>
          </w:p>
        </w:tc>
        <w:tc>
          <w:tcPr>
            <w:tcW w:w="900" w:type="dxa"/>
            <w:noWrap/>
            <w:vAlign w:val="center"/>
            <w:hideMark/>
          </w:tcPr>
          <w:p w14:paraId="5BC797EA" w14:textId="3FB8DE5A" w:rsidR="00A53340" w:rsidRPr="009A36A3" w:rsidRDefault="00A53340">
            <w:pPr>
              <w:keepNext/>
              <w:keepLines/>
              <w:jc w:val="center"/>
            </w:pPr>
            <w:r w:rsidRPr="009A36A3">
              <w:t>n = 1</w:t>
            </w:r>
            <w:r w:rsidR="008F0E9A">
              <w:t>7</w:t>
            </w:r>
          </w:p>
        </w:tc>
        <w:tc>
          <w:tcPr>
            <w:tcW w:w="1129" w:type="dxa"/>
            <w:noWrap/>
            <w:vAlign w:val="center"/>
          </w:tcPr>
          <w:p w14:paraId="131BD955" w14:textId="32370AD9" w:rsidR="00A53340" w:rsidRPr="009A36A3" w:rsidRDefault="00A53340">
            <w:pPr>
              <w:keepNext/>
              <w:keepLines/>
              <w:jc w:val="center"/>
            </w:pPr>
            <w:r>
              <w:t>0.5</w:t>
            </w:r>
            <w:r w:rsidR="008F0E9A">
              <w:t>7</w:t>
            </w:r>
          </w:p>
        </w:tc>
        <w:tc>
          <w:tcPr>
            <w:tcW w:w="866" w:type="dxa"/>
            <w:noWrap/>
            <w:vAlign w:val="center"/>
          </w:tcPr>
          <w:p w14:paraId="2E6D45E1" w14:textId="4AC88396" w:rsidR="00A53340" w:rsidRPr="009A36A3" w:rsidRDefault="00A53340">
            <w:pPr>
              <w:keepNext/>
              <w:keepLines/>
              <w:jc w:val="center"/>
            </w:pPr>
            <w:r>
              <w:t>0.00</w:t>
            </w:r>
          </w:p>
        </w:tc>
        <w:tc>
          <w:tcPr>
            <w:tcW w:w="710" w:type="dxa"/>
            <w:noWrap/>
            <w:vAlign w:val="center"/>
          </w:tcPr>
          <w:p w14:paraId="311EA4D4" w14:textId="158F6CDA" w:rsidR="00A53340" w:rsidRPr="009A36A3" w:rsidRDefault="00A53340">
            <w:pPr>
              <w:keepNext/>
              <w:keepLines/>
              <w:jc w:val="center"/>
            </w:pPr>
            <w:r>
              <w:t>0.84</w:t>
            </w:r>
          </w:p>
        </w:tc>
        <w:tc>
          <w:tcPr>
            <w:tcW w:w="1420" w:type="dxa"/>
            <w:vAlign w:val="center"/>
          </w:tcPr>
          <w:p w14:paraId="0BD2D6B8" w14:textId="04A7ECBE" w:rsidR="00A53340" w:rsidRPr="009A36A3" w:rsidRDefault="008F0E9A">
            <w:pPr>
              <w:keepNext/>
              <w:keepLines/>
              <w:jc w:val="center"/>
            </w:pPr>
            <w:r>
              <w:t>0.75</w:t>
            </w:r>
          </w:p>
        </w:tc>
        <w:tc>
          <w:tcPr>
            <w:tcW w:w="607" w:type="dxa"/>
            <w:vAlign w:val="center"/>
          </w:tcPr>
          <w:p w14:paraId="328407B1" w14:textId="1B0A732F" w:rsidR="00A53340" w:rsidRPr="009A36A3" w:rsidRDefault="00A53340">
            <w:pPr>
              <w:keepNext/>
              <w:keepLines/>
              <w:jc w:val="center"/>
            </w:pPr>
            <w:r>
              <w:t>0.00</w:t>
            </w:r>
          </w:p>
        </w:tc>
        <w:tc>
          <w:tcPr>
            <w:tcW w:w="1220" w:type="dxa"/>
            <w:vAlign w:val="center"/>
          </w:tcPr>
          <w:p w14:paraId="05277B33" w14:textId="3931FA8F" w:rsidR="00A53340" w:rsidRPr="009A36A3" w:rsidRDefault="008F0E9A">
            <w:pPr>
              <w:keepNext/>
              <w:keepLines/>
              <w:jc w:val="center"/>
            </w:pPr>
            <w:r>
              <w:t>41</w:t>
            </w:r>
            <w:r w:rsidR="00A53340">
              <w:t>.</w:t>
            </w:r>
            <w:r>
              <w:t>13</w:t>
            </w:r>
          </w:p>
        </w:tc>
        <w:tc>
          <w:tcPr>
            <w:tcW w:w="1126" w:type="dxa"/>
            <w:vAlign w:val="center"/>
          </w:tcPr>
          <w:p w14:paraId="7BFB43C9" w14:textId="685B5FA0" w:rsidR="00A53340" w:rsidDel="00A15ADB" w:rsidRDefault="008D3365">
            <w:pPr>
              <w:keepNext/>
              <w:keepLines/>
              <w:jc w:val="center"/>
            </w:pPr>
            <w:r>
              <w:t>8</w:t>
            </w:r>
            <w:r w:rsidR="008F0E9A">
              <w:t>2</w:t>
            </w:r>
            <w:r w:rsidR="00A53340">
              <w:t>%</w:t>
            </w:r>
            <w:r w:rsidR="00CF1453">
              <w:t xml:space="preserve"> (14/17)</w:t>
            </w:r>
          </w:p>
        </w:tc>
      </w:tr>
      <w:tr w:rsidR="00A53340" w:rsidRPr="009A36A3" w14:paraId="26164A9C" w14:textId="716480C9" w:rsidTr="00582F76">
        <w:trPr>
          <w:trHeight w:val="300"/>
          <w:jc w:val="center"/>
        </w:trPr>
        <w:tc>
          <w:tcPr>
            <w:tcW w:w="2295" w:type="dxa"/>
            <w:noWrap/>
            <w:vAlign w:val="center"/>
            <w:hideMark/>
          </w:tcPr>
          <w:p w14:paraId="2195DFCD" w14:textId="4D660901" w:rsidR="00A53340" w:rsidRPr="009A36A3" w:rsidRDefault="00566B0B">
            <w:pPr>
              <w:keepNext/>
              <w:keepLines/>
              <w:jc w:val="center"/>
            </w:pPr>
            <w:r>
              <w:t>greater than 20mm</w:t>
            </w:r>
          </w:p>
        </w:tc>
        <w:tc>
          <w:tcPr>
            <w:tcW w:w="900" w:type="dxa"/>
            <w:noWrap/>
            <w:vAlign w:val="center"/>
            <w:hideMark/>
          </w:tcPr>
          <w:p w14:paraId="0DB76EA7" w14:textId="5E744906" w:rsidR="00A53340" w:rsidRPr="009A36A3" w:rsidRDefault="00A53340">
            <w:pPr>
              <w:keepNext/>
              <w:keepLines/>
              <w:jc w:val="center"/>
            </w:pPr>
            <w:r w:rsidRPr="009A36A3">
              <w:t>n = 5</w:t>
            </w:r>
            <w:r w:rsidR="008F0E9A">
              <w:t>7</w:t>
            </w:r>
          </w:p>
        </w:tc>
        <w:tc>
          <w:tcPr>
            <w:tcW w:w="1129" w:type="dxa"/>
            <w:noWrap/>
            <w:vAlign w:val="center"/>
          </w:tcPr>
          <w:p w14:paraId="511CB277" w14:textId="2E2246F8" w:rsidR="00A53340" w:rsidRPr="009A36A3" w:rsidRDefault="00A53340">
            <w:pPr>
              <w:keepNext/>
              <w:keepLines/>
              <w:jc w:val="center"/>
            </w:pPr>
            <w:r>
              <w:t>0.</w:t>
            </w:r>
            <w:r w:rsidR="008F0E9A">
              <w:t>68</w:t>
            </w:r>
          </w:p>
        </w:tc>
        <w:tc>
          <w:tcPr>
            <w:tcW w:w="866" w:type="dxa"/>
            <w:noWrap/>
            <w:vAlign w:val="center"/>
          </w:tcPr>
          <w:p w14:paraId="54F7691A" w14:textId="104DB187" w:rsidR="00A53340" w:rsidRPr="009A36A3" w:rsidRDefault="00A53340">
            <w:pPr>
              <w:keepNext/>
              <w:keepLines/>
              <w:jc w:val="center"/>
            </w:pPr>
            <w:r>
              <w:t>0.00</w:t>
            </w:r>
          </w:p>
        </w:tc>
        <w:tc>
          <w:tcPr>
            <w:tcW w:w="710" w:type="dxa"/>
            <w:noWrap/>
            <w:vAlign w:val="center"/>
          </w:tcPr>
          <w:p w14:paraId="3287FD89" w14:textId="1D6D4D33" w:rsidR="00A53340" w:rsidRPr="009A36A3" w:rsidRDefault="00A53340">
            <w:pPr>
              <w:keepNext/>
              <w:keepLines/>
              <w:jc w:val="center"/>
            </w:pPr>
            <w:r>
              <w:t>0.97</w:t>
            </w:r>
          </w:p>
        </w:tc>
        <w:tc>
          <w:tcPr>
            <w:tcW w:w="1420" w:type="dxa"/>
            <w:vAlign w:val="center"/>
          </w:tcPr>
          <w:p w14:paraId="1779DB35" w14:textId="74095F1F" w:rsidR="00A53340" w:rsidRPr="009A36A3" w:rsidRDefault="008F0E9A">
            <w:pPr>
              <w:keepNext/>
              <w:keepLines/>
              <w:jc w:val="center"/>
            </w:pPr>
            <w:r>
              <w:t>0.82</w:t>
            </w:r>
          </w:p>
        </w:tc>
        <w:tc>
          <w:tcPr>
            <w:tcW w:w="607" w:type="dxa"/>
            <w:vAlign w:val="center"/>
          </w:tcPr>
          <w:p w14:paraId="38DB3BAC" w14:textId="1E967CE4" w:rsidR="00A53340" w:rsidRPr="009A36A3" w:rsidRDefault="00A53340">
            <w:pPr>
              <w:keepNext/>
              <w:keepLines/>
              <w:jc w:val="center"/>
            </w:pPr>
            <w:r>
              <w:t>0.00</w:t>
            </w:r>
          </w:p>
        </w:tc>
        <w:tc>
          <w:tcPr>
            <w:tcW w:w="1220" w:type="dxa"/>
            <w:vAlign w:val="center"/>
          </w:tcPr>
          <w:p w14:paraId="6AA361D0" w14:textId="26932FF5" w:rsidR="00A53340" w:rsidRPr="009A36A3" w:rsidRDefault="00A53340">
            <w:pPr>
              <w:keepNext/>
              <w:keepLines/>
              <w:jc w:val="center"/>
            </w:pPr>
            <w:r>
              <w:t>103.82</w:t>
            </w:r>
          </w:p>
        </w:tc>
        <w:tc>
          <w:tcPr>
            <w:tcW w:w="1126" w:type="dxa"/>
            <w:vAlign w:val="center"/>
          </w:tcPr>
          <w:p w14:paraId="37AD8825" w14:textId="06FD2556" w:rsidR="00A53340" w:rsidRDefault="008F0E9A">
            <w:pPr>
              <w:keepNext/>
              <w:keepLines/>
              <w:jc w:val="center"/>
            </w:pPr>
            <w:r>
              <w:t>98</w:t>
            </w:r>
            <w:r w:rsidR="00A53340">
              <w:t>%</w:t>
            </w:r>
            <w:r w:rsidR="00CF1453">
              <w:t xml:space="preserve"> (56/57)</w:t>
            </w:r>
          </w:p>
        </w:tc>
      </w:tr>
      <w:tr w:rsidR="00A65B08" w:rsidRPr="009A36A3" w14:paraId="0F7CFCA4" w14:textId="77777777" w:rsidTr="00582F76">
        <w:trPr>
          <w:trHeight w:val="300"/>
          <w:jc w:val="center"/>
        </w:trPr>
        <w:tc>
          <w:tcPr>
            <w:tcW w:w="2295" w:type="dxa"/>
            <w:noWrap/>
            <w:vAlign w:val="center"/>
          </w:tcPr>
          <w:p w14:paraId="7730F253" w14:textId="0C64ECA0" w:rsidR="00A65B08" w:rsidRPr="009A36A3" w:rsidRDefault="00566B0B">
            <w:pPr>
              <w:keepNext/>
              <w:keepLines/>
              <w:jc w:val="center"/>
            </w:pPr>
            <w:r>
              <w:t>Greater than or equal to 10</w:t>
            </w:r>
            <w:r w:rsidR="00066C83">
              <w:t xml:space="preserve"> </w:t>
            </w:r>
            <w:r>
              <w:t>mm</w:t>
            </w:r>
          </w:p>
        </w:tc>
        <w:tc>
          <w:tcPr>
            <w:tcW w:w="900" w:type="dxa"/>
            <w:noWrap/>
            <w:vAlign w:val="center"/>
          </w:tcPr>
          <w:p w14:paraId="2BCD5D34" w14:textId="115BCE7E" w:rsidR="00A65B08" w:rsidRPr="009A36A3" w:rsidRDefault="00A65B08">
            <w:pPr>
              <w:keepNext/>
              <w:keepLines/>
              <w:jc w:val="center"/>
            </w:pPr>
            <w:r>
              <w:t>n = 74</w:t>
            </w:r>
          </w:p>
        </w:tc>
        <w:tc>
          <w:tcPr>
            <w:tcW w:w="1129" w:type="dxa"/>
            <w:noWrap/>
            <w:vAlign w:val="center"/>
          </w:tcPr>
          <w:p w14:paraId="007D61E5" w14:textId="0F56FD3D" w:rsidR="00A65B08" w:rsidRDefault="00A65B08">
            <w:pPr>
              <w:keepNext/>
              <w:keepLines/>
              <w:jc w:val="center"/>
            </w:pPr>
            <w:r>
              <w:t>0.66</w:t>
            </w:r>
          </w:p>
        </w:tc>
        <w:tc>
          <w:tcPr>
            <w:tcW w:w="866" w:type="dxa"/>
            <w:noWrap/>
            <w:vAlign w:val="center"/>
          </w:tcPr>
          <w:p w14:paraId="65214509" w14:textId="2B76E2E5" w:rsidR="00A65B08" w:rsidRDefault="00A65B08">
            <w:pPr>
              <w:keepNext/>
              <w:keepLines/>
              <w:jc w:val="center"/>
            </w:pPr>
            <w:r>
              <w:t>0.00</w:t>
            </w:r>
          </w:p>
        </w:tc>
        <w:tc>
          <w:tcPr>
            <w:tcW w:w="710" w:type="dxa"/>
            <w:noWrap/>
            <w:vAlign w:val="center"/>
          </w:tcPr>
          <w:p w14:paraId="486268F9" w14:textId="571CB863" w:rsidR="00A65B08" w:rsidRDefault="00A65B08">
            <w:pPr>
              <w:keepNext/>
              <w:keepLines/>
              <w:jc w:val="center"/>
            </w:pPr>
            <w:r>
              <w:t>0.97</w:t>
            </w:r>
          </w:p>
        </w:tc>
        <w:tc>
          <w:tcPr>
            <w:tcW w:w="1420" w:type="dxa"/>
            <w:vAlign w:val="center"/>
          </w:tcPr>
          <w:p w14:paraId="026203AF" w14:textId="461A6B08" w:rsidR="00A65B08" w:rsidRDefault="00A65B08">
            <w:pPr>
              <w:keepNext/>
              <w:keepLines/>
              <w:jc w:val="center"/>
            </w:pPr>
            <w:r>
              <w:t>7.63</w:t>
            </w:r>
          </w:p>
        </w:tc>
        <w:tc>
          <w:tcPr>
            <w:tcW w:w="607" w:type="dxa"/>
            <w:vAlign w:val="center"/>
          </w:tcPr>
          <w:p w14:paraId="05340148" w14:textId="35C2A951" w:rsidR="00A65B08" w:rsidRDefault="00A65B08">
            <w:pPr>
              <w:keepNext/>
              <w:keepLines/>
              <w:jc w:val="center"/>
            </w:pPr>
            <w:r>
              <w:t>0.00</w:t>
            </w:r>
          </w:p>
        </w:tc>
        <w:tc>
          <w:tcPr>
            <w:tcW w:w="1220" w:type="dxa"/>
            <w:vAlign w:val="center"/>
          </w:tcPr>
          <w:p w14:paraId="3721DD2F" w14:textId="180E00A3" w:rsidR="00A65B08" w:rsidRDefault="00A65B08">
            <w:pPr>
              <w:keepNext/>
              <w:keepLines/>
              <w:jc w:val="center"/>
            </w:pPr>
            <w:r>
              <w:t>103.82</w:t>
            </w:r>
          </w:p>
        </w:tc>
        <w:tc>
          <w:tcPr>
            <w:tcW w:w="1126" w:type="dxa"/>
            <w:vAlign w:val="center"/>
          </w:tcPr>
          <w:p w14:paraId="292F1D1F" w14:textId="7C19733C" w:rsidR="00A65B08" w:rsidRDefault="00A65B08">
            <w:pPr>
              <w:keepNext/>
              <w:keepLines/>
              <w:jc w:val="center"/>
            </w:pPr>
            <w:r>
              <w:t>95%</w:t>
            </w:r>
            <w:r w:rsidR="00CF1453">
              <w:t xml:space="preserve"> (70/74)</w:t>
            </w:r>
          </w:p>
        </w:tc>
      </w:tr>
    </w:tbl>
    <w:p w14:paraId="486971E2" w14:textId="71AC2DF9" w:rsidR="009A36A3" w:rsidRDefault="009A36A3" w:rsidP="001D0C8B">
      <w:pPr>
        <w:pStyle w:val="Caption"/>
      </w:pPr>
    </w:p>
    <w:p w14:paraId="56E79099" w14:textId="77777777" w:rsidR="00E17404" w:rsidRDefault="00E17404" w:rsidP="00E17404">
      <w:pPr>
        <w:keepNext/>
      </w:pPr>
      <w:r>
        <w:rPr>
          <w:noProof/>
        </w:rPr>
        <w:lastRenderedPageBreak/>
        <w:drawing>
          <wp:inline distT="0" distB="0" distL="0" distR="0" wp14:anchorId="33FB8FA6" wp14:editId="4F2A4380">
            <wp:extent cx="5566354" cy="6191514"/>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1210" cy="6208038"/>
                    </a:xfrm>
                    <a:prstGeom prst="rect">
                      <a:avLst/>
                    </a:prstGeom>
                    <a:noFill/>
                  </pic:spPr>
                </pic:pic>
              </a:graphicData>
            </a:graphic>
          </wp:inline>
        </w:drawing>
      </w:r>
    </w:p>
    <w:p w14:paraId="0C7DB320" w14:textId="626B3565" w:rsidR="00E17404" w:rsidRDefault="00E17404" w:rsidP="00E17404">
      <w:pPr>
        <w:pStyle w:val="Caption"/>
      </w:pPr>
      <w:r>
        <w:t xml:space="preserve">Figure </w:t>
      </w:r>
      <w:fldSimple w:instr=" SEQ Figure \* ARABIC ">
        <w:r w:rsidR="000709B7">
          <w:rPr>
            <w:noProof/>
          </w:rPr>
          <w:t>8</w:t>
        </w:r>
      </w:fldSimple>
      <w:r>
        <w:t>:</w:t>
      </w:r>
      <w:r w:rsidRPr="00E17404">
        <w:t xml:space="preserve"> </w:t>
      </w:r>
      <w:r>
        <w:t>Me</w:t>
      </w:r>
      <w:r w:rsidR="00582F76">
        <w:t>dian</w:t>
      </w:r>
      <w:r>
        <w:t xml:space="preserve"> Surface Distance (mm) and </w:t>
      </w:r>
      <w:r w:rsidR="006971E7">
        <w:t>V</w:t>
      </w:r>
      <w:r>
        <w:t>olume (cc) for each independent disease site in test set (n=138).</w:t>
      </w:r>
    </w:p>
    <w:p w14:paraId="298C3B80" w14:textId="36295204" w:rsidR="00D17B88" w:rsidRDefault="00D17B88" w:rsidP="00D17B88">
      <w:commentRangeStart w:id="75"/>
      <w:r>
        <w:t>A comparison of our model results to that of similar work done by</w:t>
      </w:r>
      <w:r w:rsidR="00E8027B">
        <w:t xml:space="preserve"> </w:t>
      </w:r>
      <w:proofErr w:type="spellStart"/>
      <w:r w:rsidR="0063792B" w:rsidRPr="0063792B">
        <w:t>Vorontsov</w:t>
      </w:r>
      <w:proofErr w:type="spellEnd"/>
      <w:r w:rsidR="0063792B" w:rsidRPr="0063792B">
        <w:rPr>
          <w:highlight w:val="yellow"/>
        </w:rPr>
        <w:t xml:space="preserve"> </w:t>
      </w:r>
      <w:r w:rsidR="00E8027B" w:rsidRPr="00FD75D2">
        <w:rPr>
          <w:highlight w:val="yellow"/>
        </w:rPr>
        <w:t>et al</w:t>
      </w:r>
      <w:r>
        <w:t xml:space="preserve"> </w:t>
      </w:r>
      <w:r>
        <w:fldChar w:fldCharType="begin" w:fldLock="1"/>
      </w:r>
      <w:r w:rsidR="00BE56D1">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fldChar w:fldCharType="separate"/>
      </w:r>
      <w:r w:rsidRPr="00D17B88">
        <w:rPr>
          <w:noProof/>
          <w:vertAlign w:val="superscript"/>
        </w:rPr>
        <w:t>4</w:t>
      </w:r>
      <w:r>
        <w:fldChar w:fldCharType="end"/>
      </w:r>
      <w:r>
        <w:t xml:space="preserve"> shown in Table xxx.</w:t>
      </w:r>
      <w:commentRangeEnd w:id="75"/>
      <w:r w:rsidR="00130431">
        <w:rPr>
          <w:rStyle w:val="CommentReference"/>
        </w:rPr>
        <w:commentReference w:id="75"/>
      </w:r>
    </w:p>
    <w:p w14:paraId="229ED072" w14:textId="346948B6" w:rsidR="00D17B88" w:rsidRDefault="00D17B88" w:rsidP="00D17B88">
      <w:pPr>
        <w:pStyle w:val="Caption"/>
        <w:keepNext/>
      </w:pPr>
      <w:commentRangeStart w:id="76"/>
      <w:r>
        <w:lastRenderedPageBreak/>
        <w:t xml:space="preserve">Table </w:t>
      </w:r>
      <w:fldSimple w:instr=" SEQ Table \* ARABIC ">
        <w:r w:rsidR="0002050A">
          <w:rPr>
            <w:noProof/>
          </w:rPr>
          <w:t>4</w:t>
        </w:r>
      </w:fldSimple>
      <w:r>
        <w:t>: Comparison of CRL</w:t>
      </w:r>
      <w:r w:rsidR="00640705">
        <w:t>M</w:t>
      </w:r>
      <w:r>
        <w:t xml:space="preserve"> segmentation results from our model and the literature. Green box indicates more disease sites (n) or better Dice Similarity Coefficient (DSC), yellow indicates a tie.</w:t>
      </w:r>
      <w:commentRangeEnd w:id="76"/>
      <w:r w:rsidR="000F3444">
        <w:rPr>
          <w:rStyle w:val="CommentReference"/>
          <w:i w:val="0"/>
          <w:iCs w:val="0"/>
          <w:color w:val="auto"/>
        </w:rPr>
        <w:commentReference w:id="76"/>
      </w:r>
    </w:p>
    <w:tbl>
      <w:tblPr>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8"/>
        <w:gridCol w:w="3143"/>
        <w:gridCol w:w="1440"/>
        <w:gridCol w:w="1248"/>
        <w:gridCol w:w="1126"/>
      </w:tblGrid>
      <w:tr w:rsidR="00D17B88" w:rsidRPr="0083644B" w14:paraId="0BB6F8B0" w14:textId="77777777" w:rsidTr="004672F9">
        <w:trPr>
          <w:trHeight w:val="300"/>
          <w:jc w:val="center"/>
        </w:trPr>
        <w:tc>
          <w:tcPr>
            <w:tcW w:w="2428" w:type="dxa"/>
            <w:shd w:val="clear" w:color="auto" w:fill="auto"/>
            <w:noWrap/>
            <w:vAlign w:val="center"/>
            <w:hideMark/>
          </w:tcPr>
          <w:p w14:paraId="41AF5C6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Method</w:t>
            </w:r>
          </w:p>
        </w:tc>
        <w:tc>
          <w:tcPr>
            <w:tcW w:w="3143" w:type="dxa"/>
            <w:shd w:val="clear" w:color="auto" w:fill="auto"/>
            <w:noWrap/>
            <w:vAlign w:val="center"/>
            <w:hideMark/>
          </w:tcPr>
          <w:p w14:paraId="7F790E6B" w14:textId="5F3AF912" w:rsidR="00D17B88" w:rsidRPr="0083644B" w:rsidRDefault="00E463E4" w:rsidP="0063792B">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Disease diameter</w:t>
            </w:r>
          </w:p>
        </w:tc>
        <w:tc>
          <w:tcPr>
            <w:tcW w:w="1440" w:type="dxa"/>
            <w:shd w:val="clear" w:color="auto" w:fill="auto"/>
            <w:noWrap/>
            <w:vAlign w:val="center"/>
            <w:hideMark/>
          </w:tcPr>
          <w:p w14:paraId="622B1CC0"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Sites</w:t>
            </w:r>
          </w:p>
        </w:tc>
        <w:tc>
          <w:tcPr>
            <w:tcW w:w="1248" w:type="dxa"/>
            <w:shd w:val="clear" w:color="auto" w:fill="auto"/>
            <w:noWrap/>
            <w:vAlign w:val="center"/>
            <w:hideMark/>
          </w:tcPr>
          <w:p w14:paraId="2AFAD196"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Mean DSC</w:t>
            </w:r>
          </w:p>
        </w:tc>
        <w:tc>
          <w:tcPr>
            <w:tcW w:w="1126" w:type="dxa"/>
            <w:vAlign w:val="center"/>
          </w:tcPr>
          <w:p w14:paraId="7347272E"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Sensitivity</w:t>
            </w:r>
          </w:p>
        </w:tc>
      </w:tr>
      <w:tr w:rsidR="00D17B88" w:rsidRPr="0083644B" w14:paraId="07794920" w14:textId="77777777" w:rsidTr="004672F9">
        <w:trPr>
          <w:trHeight w:val="300"/>
          <w:jc w:val="center"/>
        </w:trPr>
        <w:tc>
          <w:tcPr>
            <w:tcW w:w="2428" w:type="dxa"/>
            <w:vMerge w:val="restart"/>
            <w:shd w:val="clear" w:color="auto" w:fill="auto"/>
            <w:noWrap/>
            <w:vAlign w:val="center"/>
            <w:hideMark/>
          </w:tcPr>
          <w:p w14:paraId="056F3DD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Presented Method</w:t>
            </w:r>
          </w:p>
        </w:tc>
        <w:tc>
          <w:tcPr>
            <w:tcW w:w="3143" w:type="dxa"/>
            <w:shd w:val="clear" w:color="auto" w:fill="auto"/>
            <w:noWrap/>
            <w:vAlign w:val="center"/>
            <w:hideMark/>
          </w:tcPr>
          <w:p w14:paraId="17A4735E"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less than 1</w:t>
            </w:r>
            <w:r>
              <w:rPr>
                <w:rFonts w:ascii="Calibri" w:eastAsia="Times New Roman" w:hAnsi="Calibri" w:cs="Calibri"/>
                <w:color w:val="000000"/>
              </w:rPr>
              <w:t>0 mm</w:t>
            </w:r>
          </w:p>
        </w:tc>
        <w:tc>
          <w:tcPr>
            <w:tcW w:w="1440" w:type="dxa"/>
            <w:shd w:val="clear" w:color="auto" w:fill="00B050"/>
            <w:noWrap/>
            <w:vAlign w:val="center"/>
            <w:hideMark/>
          </w:tcPr>
          <w:p w14:paraId="1AEAA635"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64</w:t>
            </w:r>
          </w:p>
        </w:tc>
        <w:tc>
          <w:tcPr>
            <w:tcW w:w="1248" w:type="dxa"/>
            <w:shd w:val="clear" w:color="000000" w:fill="00B050"/>
            <w:noWrap/>
            <w:vAlign w:val="center"/>
            <w:hideMark/>
          </w:tcPr>
          <w:p w14:paraId="36F6F68D"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0.21</w:t>
            </w:r>
          </w:p>
        </w:tc>
        <w:tc>
          <w:tcPr>
            <w:tcW w:w="1126" w:type="dxa"/>
            <w:shd w:val="clear" w:color="000000" w:fill="00B050"/>
            <w:vAlign w:val="center"/>
          </w:tcPr>
          <w:p w14:paraId="3B5D5B03" w14:textId="77777777" w:rsidR="00D17B88" w:rsidRDefault="00D17B88" w:rsidP="00DA4925">
            <w:pPr>
              <w:keepNext/>
              <w:keepLines/>
              <w:spacing w:after="0" w:line="240" w:lineRule="auto"/>
              <w:jc w:val="center"/>
              <w:rPr>
                <w:rFonts w:ascii="Calibri" w:eastAsia="Times New Roman" w:hAnsi="Calibri" w:cs="Calibri"/>
                <w:color w:val="000000"/>
              </w:rPr>
            </w:pPr>
            <w:r>
              <w:t>48%</w:t>
            </w:r>
          </w:p>
        </w:tc>
      </w:tr>
      <w:tr w:rsidR="00D17B88" w:rsidRPr="0083644B" w14:paraId="3EABFBB8" w14:textId="77777777" w:rsidTr="004672F9">
        <w:trPr>
          <w:trHeight w:val="300"/>
          <w:jc w:val="center"/>
        </w:trPr>
        <w:tc>
          <w:tcPr>
            <w:tcW w:w="2428" w:type="dxa"/>
            <w:vMerge/>
            <w:vAlign w:val="center"/>
            <w:hideMark/>
          </w:tcPr>
          <w:p w14:paraId="52F70B98"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6A849E2F"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1</w:t>
            </w:r>
            <w:r>
              <w:rPr>
                <w:rFonts w:ascii="Calibri" w:eastAsia="Times New Roman" w:hAnsi="Calibri" w:cs="Calibri"/>
                <w:color w:val="000000"/>
              </w:rPr>
              <w:t>0-20 mm</w:t>
            </w:r>
          </w:p>
        </w:tc>
        <w:tc>
          <w:tcPr>
            <w:tcW w:w="1440" w:type="dxa"/>
            <w:shd w:val="clear" w:color="auto" w:fill="auto"/>
            <w:noWrap/>
            <w:vAlign w:val="center"/>
            <w:hideMark/>
          </w:tcPr>
          <w:p w14:paraId="7CB5545A"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1</w:t>
            </w:r>
            <w:r>
              <w:rPr>
                <w:rFonts w:ascii="Calibri" w:eastAsia="Times New Roman" w:hAnsi="Calibri" w:cs="Calibri"/>
                <w:color w:val="000000"/>
              </w:rPr>
              <w:t>7</w:t>
            </w:r>
          </w:p>
        </w:tc>
        <w:tc>
          <w:tcPr>
            <w:tcW w:w="1248" w:type="dxa"/>
            <w:shd w:val="clear" w:color="auto" w:fill="00B050"/>
            <w:noWrap/>
            <w:vAlign w:val="center"/>
            <w:hideMark/>
          </w:tcPr>
          <w:p w14:paraId="5371F462"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0.57</w:t>
            </w:r>
          </w:p>
        </w:tc>
        <w:tc>
          <w:tcPr>
            <w:tcW w:w="1126" w:type="dxa"/>
            <w:shd w:val="clear" w:color="auto" w:fill="00B050"/>
            <w:vAlign w:val="center"/>
          </w:tcPr>
          <w:p w14:paraId="55B93ED3" w14:textId="77777777" w:rsidR="00D17B88" w:rsidRDefault="00D17B88" w:rsidP="00DA4925">
            <w:pPr>
              <w:keepNext/>
              <w:keepLines/>
              <w:spacing w:after="0" w:line="240" w:lineRule="auto"/>
              <w:jc w:val="center"/>
              <w:rPr>
                <w:rFonts w:ascii="Calibri" w:eastAsia="Times New Roman" w:hAnsi="Calibri" w:cs="Calibri"/>
                <w:color w:val="000000"/>
              </w:rPr>
            </w:pPr>
            <w:r>
              <w:t>82%</w:t>
            </w:r>
          </w:p>
        </w:tc>
      </w:tr>
      <w:tr w:rsidR="00D17B88" w:rsidRPr="0083644B" w14:paraId="4D21E6BA" w14:textId="77777777" w:rsidTr="004672F9">
        <w:trPr>
          <w:trHeight w:val="300"/>
          <w:jc w:val="center"/>
        </w:trPr>
        <w:tc>
          <w:tcPr>
            <w:tcW w:w="2428" w:type="dxa"/>
            <w:vMerge/>
            <w:vAlign w:val="center"/>
            <w:hideMark/>
          </w:tcPr>
          <w:p w14:paraId="66E49E3A"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6B9715D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greater than 2</w:t>
            </w:r>
            <w:r>
              <w:rPr>
                <w:rFonts w:ascii="Calibri" w:eastAsia="Times New Roman" w:hAnsi="Calibri" w:cs="Calibri"/>
                <w:color w:val="000000"/>
              </w:rPr>
              <w:t>0</w:t>
            </w:r>
            <w:r w:rsidRPr="0083644B">
              <w:rPr>
                <w:rFonts w:ascii="Calibri" w:eastAsia="Times New Roman" w:hAnsi="Calibri" w:cs="Calibri"/>
                <w:color w:val="000000"/>
              </w:rPr>
              <w:t xml:space="preserve"> </w:t>
            </w:r>
            <w:r>
              <w:rPr>
                <w:rFonts w:ascii="Calibri" w:eastAsia="Times New Roman" w:hAnsi="Calibri" w:cs="Calibri"/>
                <w:color w:val="000000"/>
              </w:rPr>
              <w:t>mm</w:t>
            </w:r>
          </w:p>
        </w:tc>
        <w:tc>
          <w:tcPr>
            <w:tcW w:w="1440" w:type="dxa"/>
            <w:shd w:val="clear" w:color="auto" w:fill="00B050"/>
            <w:noWrap/>
            <w:vAlign w:val="center"/>
            <w:hideMark/>
          </w:tcPr>
          <w:p w14:paraId="1E2E0C90"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57</w:t>
            </w:r>
          </w:p>
        </w:tc>
        <w:tc>
          <w:tcPr>
            <w:tcW w:w="1248" w:type="dxa"/>
            <w:shd w:val="clear" w:color="auto" w:fill="FFFF00"/>
            <w:noWrap/>
            <w:vAlign w:val="center"/>
            <w:hideMark/>
          </w:tcPr>
          <w:p w14:paraId="67A4A4FC"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0.68</w:t>
            </w:r>
          </w:p>
        </w:tc>
        <w:tc>
          <w:tcPr>
            <w:tcW w:w="1126" w:type="dxa"/>
            <w:shd w:val="clear" w:color="000000" w:fill="00B050"/>
            <w:vAlign w:val="center"/>
          </w:tcPr>
          <w:p w14:paraId="325A4BFD" w14:textId="77777777" w:rsidR="00D17B88" w:rsidRDefault="00D17B88" w:rsidP="00DA4925">
            <w:pPr>
              <w:keepNext/>
              <w:keepLines/>
              <w:spacing w:after="0" w:line="240" w:lineRule="auto"/>
              <w:jc w:val="center"/>
              <w:rPr>
                <w:rFonts w:ascii="Calibri" w:eastAsia="Times New Roman" w:hAnsi="Calibri" w:cs="Calibri"/>
                <w:color w:val="000000"/>
              </w:rPr>
            </w:pPr>
            <w:r>
              <w:t>98%</w:t>
            </w:r>
          </w:p>
        </w:tc>
      </w:tr>
      <w:tr w:rsidR="00D17B88" w:rsidRPr="0083644B" w14:paraId="73D0933A" w14:textId="77777777" w:rsidTr="004672F9">
        <w:trPr>
          <w:trHeight w:val="300"/>
          <w:jc w:val="center"/>
        </w:trPr>
        <w:tc>
          <w:tcPr>
            <w:tcW w:w="2428" w:type="dxa"/>
            <w:vMerge/>
            <w:vAlign w:val="center"/>
          </w:tcPr>
          <w:p w14:paraId="289D41CB"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tcPr>
          <w:p w14:paraId="33F1C284"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greater than or equal to 10 mm</w:t>
            </w:r>
          </w:p>
        </w:tc>
        <w:tc>
          <w:tcPr>
            <w:tcW w:w="1440" w:type="dxa"/>
            <w:shd w:val="clear" w:color="auto" w:fill="auto"/>
            <w:noWrap/>
            <w:vAlign w:val="center"/>
          </w:tcPr>
          <w:p w14:paraId="5CC01D84"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n = 74</w:t>
            </w:r>
          </w:p>
        </w:tc>
        <w:tc>
          <w:tcPr>
            <w:tcW w:w="1248" w:type="dxa"/>
            <w:shd w:val="clear" w:color="auto" w:fill="auto"/>
            <w:noWrap/>
            <w:vAlign w:val="center"/>
          </w:tcPr>
          <w:p w14:paraId="51392971" w14:textId="77777777" w:rsidR="00D17B88"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0.66</w:t>
            </w:r>
          </w:p>
        </w:tc>
        <w:tc>
          <w:tcPr>
            <w:tcW w:w="1126" w:type="dxa"/>
            <w:shd w:val="clear" w:color="auto" w:fill="auto"/>
            <w:vAlign w:val="center"/>
          </w:tcPr>
          <w:p w14:paraId="18F7C1C0" w14:textId="77777777" w:rsidR="00D17B88" w:rsidRDefault="00D17B88" w:rsidP="00DA4925">
            <w:pPr>
              <w:keepNext/>
              <w:keepLines/>
              <w:spacing w:after="0" w:line="240" w:lineRule="auto"/>
              <w:jc w:val="center"/>
            </w:pPr>
            <w:r>
              <w:t>95%</w:t>
            </w:r>
          </w:p>
        </w:tc>
      </w:tr>
      <w:tr w:rsidR="00D17B88" w:rsidRPr="0083644B" w14:paraId="0B667C79" w14:textId="77777777" w:rsidTr="004672F9">
        <w:trPr>
          <w:trHeight w:val="300"/>
          <w:jc w:val="center"/>
        </w:trPr>
        <w:tc>
          <w:tcPr>
            <w:tcW w:w="2428" w:type="dxa"/>
            <w:vMerge w:val="restart"/>
            <w:shd w:val="clear" w:color="auto" w:fill="auto"/>
            <w:noWrap/>
            <w:vAlign w:val="center"/>
            <w:hideMark/>
          </w:tcPr>
          <w:p w14:paraId="23AD05EB" w14:textId="409DEE1C" w:rsidR="00D17B88" w:rsidRPr="0083644B" w:rsidRDefault="0063792B" w:rsidP="00DA4925">
            <w:pPr>
              <w:keepNext/>
              <w:keepLines/>
              <w:spacing w:after="0" w:line="240" w:lineRule="auto"/>
              <w:jc w:val="center"/>
              <w:rPr>
                <w:rFonts w:ascii="Calibri" w:eastAsia="Times New Roman" w:hAnsi="Calibri" w:cs="Calibri"/>
                <w:color w:val="000000"/>
              </w:rPr>
            </w:pPr>
            <w:proofErr w:type="spellStart"/>
            <w:r>
              <w:t>Vorontsov</w:t>
            </w:r>
            <w:proofErr w:type="spellEnd"/>
            <w:r>
              <w:t xml:space="preserve"> </w:t>
            </w:r>
            <w:r w:rsidRPr="0063792B">
              <w:t>et al</w:t>
            </w:r>
            <w:r>
              <w:t xml:space="preserve"> </w:t>
            </w:r>
            <w:r w:rsidR="00D17B88">
              <w:rPr>
                <w:rFonts w:ascii="Calibri" w:eastAsia="Times New Roman" w:hAnsi="Calibri" w:cs="Calibri"/>
                <w:color w:val="000000"/>
              </w:rPr>
              <w:fldChar w:fldCharType="begin" w:fldLock="1"/>
            </w:r>
            <w:r w:rsidR="00D17B88">
              <w:rPr>
                <w:rFonts w:ascii="Calibri" w:eastAsia="Times New Roman" w:hAnsi="Calibri" w:cs="Calibri"/>
                <w:color w:val="000000"/>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00D17B88">
              <w:rPr>
                <w:rFonts w:ascii="Calibri" w:eastAsia="Times New Roman" w:hAnsi="Calibri" w:cs="Calibri"/>
                <w:color w:val="000000"/>
              </w:rPr>
              <w:fldChar w:fldCharType="separate"/>
            </w:r>
            <w:r w:rsidR="00D17B88" w:rsidRPr="00D17B88">
              <w:rPr>
                <w:rFonts w:ascii="Calibri" w:eastAsia="Times New Roman" w:hAnsi="Calibri" w:cs="Calibri"/>
                <w:noProof/>
                <w:color w:val="000000"/>
                <w:vertAlign w:val="superscript"/>
              </w:rPr>
              <w:t>4</w:t>
            </w:r>
            <w:r w:rsidR="00D17B88">
              <w:rPr>
                <w:rFonts w:ascii="Calibri" w:eastAsia="Times New Roman" w:hAnsi="Calibri" w:cs="Calibri"/>
                <w:color w:val="000000"/>
              </w:rPr>
              <w:fldChar w:fldCharType="end"/>
            </w:r>
          </w:p>
        </w:tc>
        <w:tc>
          <w:tcPr>
            <w:tcW w:w="3143" w:type="dxa"/>
            <w:shd w:val="clear" w:color="auto" w:fill="auto"/>
            <w:noWrap/>
            <w:vAlign w:val="center"/>
            <w:hideMark/>
          </w:tcPr>
          <w:p w14:paraId="3FC8C6F0"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less than 10 mm</w:t>
            </w:r>
          </w:p>
        </w:tc>
        <w:tc>
          <w:tcPr>
            <w:tcW w:w="1440" w:type="dxa"/>
            <w:shd w:val="clear" w:color="auto" w:fill="auto"/>
            <w:noWrap/>
            <w:vAlign w:val="center"/>
            <w:hideMark/>
          </w:tcPr>
          <w:p w14:paraId="1484B25E"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30</w:t>
            </w:r>
          </w:p>
        </w:tc>
        <w:tc>
          <w:tcPr>
            <w:tcW w:w="1248" w:type="dxa"/>
            <w:shd w:val="clear" w:color="auto" w:fill="auto"/>
            <w:noWrap/>
            <w:vAlign w:val="center"/>
            <w:hideMark/>
          </w:tcPr>
          <w:p w14:paraId="41BB7712"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0.14</w:t>
            </w:r>
          </w:p>
        </w:tc>
        <w:tc>
          <w:tcPr>
            <w:tcW w:w="1126" w:type="dxa"/>
            <w:vAlign w:val="center"/>
          </w:tcPr>
          <w:p w14:paraId="4FD3CCD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r>
      <w:tr w:rsidR="00D17B88" w:rsidRPr="0083644B" w14:paraId="651B16F3" w14:textId="77777777" w:rsidTr="004672F9">
        <w:trPr>
          <w:trHeight w:val="300"/>
          <w:jc w:val="center"/>
        </w:trPr>
        <w:tc>
          <w:tcPr>
            <w:tcW w:w="2428" w:type="dxa"/>
            <w:vMerge/>
            <w:vAlign w:val="center"/>
            <w:hideMark/>
          </w:tcPr>
          <w:p w14:paraId="75C1E70D"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2AC9C74C"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10-20 mm</w:t>
            </w:r>
          </w:p>
        </w:tc>
        <w:tc>
          <w:tcPr>
            <w:tcW w:w="1440" w:type="dxa"/>
            <w:shd w:val="clear" w:color="auto" w:fill="00B050"/>
            <w:noWrap/>
            <w:vAlign w:val="center"/>
            <w:hideMark/>
          </w:tcPr>
          <w:p w14:paraId="19EF85E7"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35</w:t>
            </w:r>
          </w:p>
        </w:tc>
        <w:tc>
          <w:tcPr>
            <w:tcW w:w="1248" w:type="dxa"/>
            <w:shd w:val="clear" w:color="auto" w:fill="auto"/>
            <w:noWrap/>
            <w:vAlign w:val="center"/>
            <w:hideMark/>
          </w:tcPr>
          <w:p w14:paraId="14F0B9D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0.53</w:t>
            </w:r>
          </w:p>
        </w:tc>
        <w:tc>
          <w:tcPr>
            <w:tcW w:w="1126" w:type="dxa"/>
            <w:vAlign w:val="center"/>
          </w:tcPr>
          <w:p w14:paraId="721685E2"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71%</w:t>
            </w:r>
          </w:p>
        </w:tc>
      </w:tr>
      <w:tr w:rsidR="00D17B88" w:rsidRPr="0083644B" w14:paraId="2CE49A7B" w14:textId="77777777" w:rsidTr="004672F9">
        <w:trPr>
          <w:trHeight w:val="300"/>
          <w:jc w:val="center"/>
        </w:trPr>
        <w:tc>
          <w:tcPr>
            <w:tcW w:w="2428" w:type="dxa"/>
            <w:vMerge/>
            <w:vAlign w:val="center"/>
            <w:hideMark/>
          </w:tcPr>
          <w:p w14:paraId="5B4C5F30"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1BEC9865"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greater than 20 mm</w:t>
            </w:r>
          </w:p>
        </w:tc>
        <w:tc>
          <w:tcPr>
            <w:tcW w:w="1440" w:type="dxa"/>
            <w:shd w:val="clear" w:color="auto" w:fill="auto"/>
            <w:noWrap/>
            <w:vAlign w:val="center"/>
            <w:hideMark/>
          </w:tcPr>
          <w:p w14:paraId="5E9F1A01"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40</w:t>
            </w:r>
          </w:p>
        </w:tc>
        <w:tc>
          <w:tcPr>
            <w:tcW w:w="1248" w:type="dxa"/>
            <w:shd w:val="clear" w:color="auto" w:fill="FFFF00"/>
            <w:noWrap/>
            <w:vAlign w:val="center"/>
            <w:hideMark/>
          </w:tcPr>
          <w:p w14:paraId="18B584DD"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0.68</w:t>
            </w:r>
          </w:p>
        </w:tc>
        <w:tc>
          <w:tcPr>
            <w:tcW w:w="1126" w:type="dxa"/>
            <w:vAlign w:val="center"/>
          </w:tcPr>
          <w:p w14:paraId="06B6C65D"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85%</w:t>
            </w:r>
          </w:p>
        </w:tc>
      </w:tr>
    </w:tbl>
    <w:p w14:paraId="58CF70CC" w14:textId="77777777" w:rsidR="00D17B88" w:rsidRPr="00D17B88" w:rsidRDefault="00D17B88" w:rsidP="00D17B88"/>
    <w:p w14:paraId="01EA9E2C" w14:textId="6414AFFC" w:rsidR="009C18CD" w:rsidRDefault="003B7AC4" w:rsidP="009C18CD">
      <w:pPr>
        <w:pStyle w:val="Heading3"/>
      </w:pPr>
      <w:proofErr w:type="spellStart"/>
      <w:r>
        <w:t>LiTs</w:t>
      </w:r>
      <w:proofErr w:type="spellEnd"/>
      <w:r w:rsidR="009C18CD">
        <w:t xml:space="preserve"> </w:t>
      </w:r>
      <w:ins w:id="77" w:author="Rigaud,Bastien Steve Henri" w:date="2020-08-29T18:58:00Z">
        <w:r w:rsidR="00971F8F">
          <w:t xml:space="preserve">Test </w:t>
        </w:r>
      </w:ins>
      <w:r w:rsidR="009C18CD">
        <w:t>Patient-by-Patient evaluation</w:t>
      </w:r>
    </w:p>
    <w:p w14:paraId="036357CE" w14:textId="593DAAA3" w:rsidR="009D681F" w:rsidRDefault="007A5596">
      <w:r>
        <w:t>On a patient</w:t>
      </w:r>
      <w:r w:rsidR="00BD5219">
        <w:t xml:space="preserve">-by-patient basis, median (min - </w:t>
      </w:r>
      <w:r>
        <w:t xml:space="preserve">max) </w:t>
      </w:r>
      <w:r w:rsidR="00971F8F">
        <w:t>MSD</w:t>
      </w:r>
      <w:r w:rsidR="00EE5195">
        <w:t xml:space="preserve"> was </w:t>
      </w:r>
      <w:r w:rsidR="009D681F">
        <w:t>1.59</w:t>
      </w:r>
      <w:r w:rsidR="00EE5195">
        <w:t xml:space="preserve">mm </w:t>
      </w:r>
      <w:r w:rsidR="009D681F">
        <w:t>(0.67</w:t>
      </w:r>
      <w:r w:rsidR="00BD5219">
        <w:t xml:space="preserve"> - </w:t>
      </w:r>
      <w:r w:rsidR="009D681F">
        <w:t>109</w:t>
      </w:r>
      <w:r w:rsidR="00EE5195">
        <w:t>)</w:t>
      </w:r>
      <w:r w:rsidR="009D681F">
        <w:t xml:space="preserve">, </w:t>
      </w:r>
      <w:r>
        <w:t>DSC</w:t>
      </w:r>
      <w:r w:rsidR="009C18CD">
        <w:t xml:space="preserve"> was </w:t>
      </w:r>
      <w:r>
        <w:t>0.6</w:t>
      </w:r>
      <w:r w:rsidR="009D681F">
        <w:t>3</w:t>
      </w:r>
      <w:r>
        <w:t xml:space="preserve"> (0.</w:t>
      </w:r>
      <w:r w:rsidR="009D681F">
        <w:t>04</w:t>
      </w:r>
      <w:r w:rsidR="00BD5219">
        <w:t xml:space="preserve"> -</w:t>
      </w:r>
      <w:r>
        <w:t xml:space="preserve"> 0.93)</w:t>
      </w:r>
      <w:r w:rsidR="00146385">
        <w:t xml:space="preserve">, </w:t>
      </w:r>
      <w:r w:rsidR="00E463E4">
        <w:t>number of FP</w:t>
      </w:r>
      <w:r w:rsidR="009D681F">
        <w:t xml:space="preserve"> was </w:t>
      </w:r>
      <w:proofErr w:type="gramStart"/>
      <w:r w:rsidR="009D681F">
        <w:t>4</w:t>
      </w:r>
      <w:proofErr w:type="gramEnd"/>
      <w:r w:rsidR="009D681F">
        <w:t xml:space="preserve"> (0</w:t>
      </w:r>
      <w:r w:rsidR="00BD5219">
        <w:t xml:space="preserve"> -</w:t>
      </w:r>
      <w:r w:rsidR="009D681F">
        <w:t xml:space="preserve"> 19), </w:t>
      </w:r>
      <w:r w:rsidR="00E463E4">
        <w:t>FP</w:t>
      </w:r>
      <w:r w:rsidR="000B662B">
        <w:t xml:space="preserve"> volume</w:t>
      </w:r>
      <w:r w:rsidR="00E463E4">
        <w:t xml:space="preserve"> was</w:t>
      </w:r>
      <w:r w:rsidR="000B662B">
        <w:t xml:space="preserve"> 17.9cc (0.15</w:t>
      </w:r>
      <w:r w:rsidR="00BD5219">
        <w:t xml:space="preserve"> - 236</w:t>
      </w:r>
      <w:r w:rsidR="000B662B">
        <w:t xml:space="preserve">), erroneous </w:t>
      </w:r>
      <w:r w:rsidR="00E463E4">
        <w:t>FP</w:t>
      </w:r>
      <w:r w:rsidR="000B662B">
        <w:t xml:space="preserve"> volume</w:t>
      </w:r>
      <w:r w:rsidR="00E463E4">
        <w:t xml:space="preserve"> was</w:t>
      </w:r>
      <w:r w:rsidR="000B662B">
        <w:t xml:space="preserve"> 4.0cc (0.00</w:t>
      </w:r>
      <w:r w:rsidR="00BD5219">
        <w:t xml:space="preserve"> -</w:t>
      </w:r>
      <w:r w:rsidR="000B662B">
        <w:t xml:space="preserve"> 65), </w:t>
      </w:r>
      <w:r w:rsidR="009D681F">
        <w:t xml:space="preserve">and </w:t>
      </w:r>
      <w:r w:rsidR="000B662B">
        <w:t>over-segmentation</w:t>
      </w:r>
      <w:r w:rsidR="00464AAF">
        <w:t xml:space="preserve"> </w:t>
      </w:r>
      <w:r w:rsidR="00E463E4">
        <w:t>FP</w:t>
      </w:r>
      <w:r w:rsidR="009D681F">
        <w:t xml:space="preserve"> volume was </w:t>
      </w:r>
      <w:r w:rsidR="000B662B">
        <w:t>3.7</w:t>
      </w:r>
      <w:r w:rsidR="00BD5219">
        <w:t xml:space="preserve">cc </w:t>
      </w:r>
      <w:r w:rsidR="009D681F">
        <w:t>(0.0</w:t>
      </w:r>
      <w:r w:rsidR="000B662B">
        <w:t>3</w:t>
      </w:r>
      <w:r w:rsidR="00BD5219">
        <w:t xml:space="preserve"> -</w:t>
      </w:r>
      <w:r w:rsidR="009D681F">
        <w:t xml:space="preserve"> </w:t>
      </w:r>
      <w:r w:rsidR="000B662B">
        <w:t>236</w:t>
      </w:r>
      <w:r w:rsidR="009D681F">
        <w:t>), Table xxx</w:t>
      </w:r>
      <w:r w:rsidR="00FD39FE">
        <w:t xml:space="preserve">. </w:t>
      </w:r>
      <w:r w:rsidR="004C6613">
        <w:t>Note that a single patient might have multipl</w:t>
      </w:r>
      <w:r w:rsidR="009C18CD">
        <w:t>e</w:t>
      </w:r>
      <w:r w:rsidR="00146385">
        <w:t xml:space="preserve"> disease sites of varying size</w:t>
      </w:r>
      <w:r w:rsidR="00597E64">
        <w:t>.</w:t>
      </w:r>
      <w:r w:rsidR="00597E64" w:rsidDel="00597E64">
        <w:t xml:space="preserve"> </w:t>
      </w:r>
    </w:p>
    <w:p w14:paraId="498855E3" w14:textId="611024CB" w:rsidR="00597E64" w:rsidRDefault="00597E64" w:rsidP="00E170A7">
      <w:pPr>
        <w:pStyle w:val="Caption"/>
        <w:keepNext/>
      </w:pPr>
      <w:r>
        <w:t xml:space="preserve">Table </w:t>
      </w:r>
      <w:fldSimple w:instr=" SEQ Table \* ARABIC ">
        <w:r w:rsidR="0002050A">
          <w:rPr>
            <w:noProof/>
          </w:rPr>
          <w:t>5</w:t>
        </w:r>
      </w:fldSimple>
      <w:r>
        <w:t>:</w:t>
      </w:r>
      <w:r w:rsidRPr="00597E64">
        <w:t xml:space="preserve"> </w:t>
      </w:r>
      <w:r>
        <w:t xml:space="preserve">Metrics of Dice Similarity Coefficient, Median Surface Distance (mm), False Positive Discoveries (#/patient), and False Positive Volume (cc) for 25 </w:t>
      </w:r>
      <w:proofErr w:type="spellStart"/>
      <w:r>
        <w:t>LiTs</w:t>
      </w:r>
      <w:proofErr w:type="spellEnd"/>
      <w:r>
        <w:t xml:space="preserve"> test patients.</w:t>
      </w:r>
    </w:p>
    <w:tbl>
      <w:tblPr>
        <w:tblStyle w:val="TableGrid"/>
        <w:tblW w:w="0" w:type="auto"/>
        <w:jc w:val="center"/>
        <w:tblLook w:val="04A0" w:firstRow="1" w:lastRow="0" w:firstColumn="1" w:lastColumn="0" w:noHBand="0" w:noVBand="1"/>
      </w:tblPr>
      <w:tblGrid>
        <w:gridCol w:w="4422"/>
        <w:gridCol w:w="1011"/>
        <w:gridCol w:w="716"/>
        <w:gridCol w:w="716"/>
        <w:gridCol w:w="2041"/>
      </w:tblGrid>
      <w:tr w:rsidR="009D681F" w:rsidRPr="009D681F" w14:paraId="7C9F00CE" w14:textId="77777777" w:rsidTr="000B662B">
        <w:trPr>
          <w:trHeight w:val="300"/>
          <w:jc w:val="center"/>
        </w:trPr>
        <w:tc>
          <w:tcPr>
            <w:tcW w:w="4422" w:type="dxa"/>
            <w:vMerge w:val="restart"/>
            <w:noWrap/>
            <w:vAlign w:val="center"/>
            <w:hideMark/>
          </w:tcPr>
          <w:p w14:paraId="3873A031" w14:textId="610F17C3" w:rsidR="009D681F" w:rsidRPr="009D681F" w:rsidRDefault="009D681F" w:rsidP="00E170A7">
            <w:pPr>
              <w:keepNext/>
              <w:keepLines/>
              <w:jc w:val="center"/>
            </w:pPr>
            <w:r w:rsidRPr="009D681F">
              <w:t>Metric</w:t>
            </w:r>
          </w:p>
        </w:tc>
        <w:tc>
          <w:tcPr>
            <w:tcW w:w="4484" w:type="dxa"/>
            <w:gridSpan w:val="4"/>
            <w:noWrap/>
            <w:vAlign w:val="center"/>
            <w:hideMark/>
          </w:tcPr>
          <w:p w14:paraId="46D536AA" w14:textId="6532D008" w:rsidR="009D681F" w:rsidRPr="009D681F" w:rsidRDefault="009D681F" w:rsidP="00E170A7">
            <w:pPr>
              <w:keepNext/>
              <w:keepLines/>
              <w:jc w:val="center"/>
            </w:pPr>
            <w:r w:rsidRPr="009D681F">
              <w:t xml:space="preserve">N = 25 </w:t>
            </w:r>
            <w:r>
              <w:t>P</w:t>
            </w:r>
            <w:r w:rsidRPr="009D681F">
              <w:t>atients</w:t>
            </w:r>
          </w:p>
        </w:tc>
      </w:tr>
      <w:tr w:rsidR="009D681F" w:rsidRPr="009D681F" w14:paraId="0F83771E" w14:textId="77777777" w:rsidTr="000B662B">
        <w:trPr>
          <w:trHeight w:val="300"/>
          <w:jc w:val="center"/>
        </w:trPr>
        <w:tc>
          <w:tcPr>
            <w:tcW w:w="4422" w:type="dxa"/>
            <w:vMerge/>
            <w:noWrap/>
            <w:vAlign w:val="center"/>
            <w:hideMark/>
          </w:tcPr>
          <w:p w14:paraId="7AEED1FF" w14:textId="548A84A2" w:rsidR="009D681F" w:rsidRPr="009D681F" w:rsidRDefault="009D681F" w:rsidP="00E170A7">
            <w:pPr>
              <w:keepNext/>
              <w:keepLines/>
              <w:jc w:val="center"/>
            </w:pPr>
          </w:p>
        </w:tc>
        <w:tc>
          <w:tcPr>
            <w:tcW w:w="1011" w:type="dxa"/>
            <w:noWrap/>
            <w:vAlign w:val="center"/>
            <w:hideMark/>
          </w:tcPr>
          <w:p w14:paraId="36FB2AE2" w14:textId="77777777" w:rsidR="009D681F" w:rsidRPr="009D681F" w:rsidRDefault="009D681F" w:rsidP="00E170A7">
            <w:pPr>
              <w:keepNext/>
              <w:keepLines/>
              <w:jc w:val="center"/>
            </w:pPr>
            <w:r w:rsidRPr="009D681F">
              <w:t>Median</w:t>
            </w:r>
          </w:p>
        </w:tc>
        <w:tc>
          <w:tcPr>
            <w:tcW w:w="716" w:type="dxa"/>
            <w:noWrap/>
            <w:vAlign w:val="center"/>
            <w:hideMark/>
          </w:tcPr>
          <w:p w14:paraId="5CA8F4B2" w14:textId="77777777" w:rsidR="009D681F" w:rsidRPr="009D681F" w:rsidRDefault="009D681F" w:rsidP="00E170A7">
            <w:pPr>
              <w:keepNext/>
              <w:keepLines/>
              <w:jc w:val="center"/>
            </w:pPr>
            <w:r w:rsidRPr="009D681F">
              <w:t>Min</w:t>
            </w:r>
          </w:p>
        </w:tc>
        <w:tc>
          <w:tcPr>
            <w:tcW w:w="716" w:type="dxa"/>
            <w:noWrap/>
            <w:vAlign w:val="center"/>
            <w:hideMark/>
          </w:tcPr>
          <w:p w14:paraId="58C02D46" w14:textId="77777777" w:rsidR="009D681F" w:rsidRPr="009D681F" w:rsidRDefault="009D681F" w:rsidP="00E170A7">
            <w:pPr>
              <w:keepNext/>
              <w:keepLines/>
              <w:jc w:val="center"/>
            </w:pPr>
            <w:r w:rsidRPr="009D681F">
              <w:t>Max</w:t>
            </w:r>
          </w:p>
        </w:tc>
        <w:tc>
          <w:tcPr>
            <w:tcW w:w="2041" w:type="dxa"/>
            <w:noWrap/>
            <w:vAlign w:val="center"/>
            <w:hideMark/>
          </w:tcPr>
          <w:p w14:paraId="5F95C3C0" w14:textId="77777777" w:rsidR="009D681F" w:rsidRPr="009D681F" w:rsidRDefault="009D681F" w:rsidP="00E170A7">
            <w:pPr>
              <w:keepNext/>
              <w:keepLines/>
              <w:jc w:val="center"/>
            </w:pPr>
            <w:r w:rsidRPr="009D681F">
              <w:t>Standard Deviation</w:t>
            </w:r>
          </w:p>
        </w:tc>
      </w:tr>
      <w:tr w:rsidR="009D681F" w:rsidRPr="009D681F" w14:paraId="4E088E13" w14:textId="77777777" w:rsidTr="000B662B">
        <w:trPr>
          <w:trHeight w:val="300"/>
          <w:jc w:val="center"/>
        </w:trPr>
        <w:tc>
          <w:tcPr>
            <w:tcW w:w="4422" w:type="dxa"/>
            <w:noWrap/>
            <w:vAlign w:val="center"/>
            <w:hideMark/>
          </w:tcPr>
          <w:p w14:paraId="417D6F9F" w14:textId="77777777" w:rsidR="009D681F" w:rsidRPr="009D681F" w:rsidRDefault="009D681F" w:rsidP="00E170A7">
            <w:pPr>
              <w:keepNext/>
              <w:keepLines/>
              <w:jc w:val="center"/>
            </w:pPr>
            <w:r w:rsidRPr="009D681F">
              <w:t>Dice Similarity Coefficient</w:t>
            </w:r>
          </w:p>
        </w:tc>
        <w:tc>
          <w:tcPr>
            <w:tcW w:w="1011" w:type="dxa"/>
            <w:noWrap/>
            <w:vAlign w:val="center"/>
            <w:hideMark/>
          </w:tcPr>
          <w:p w14:paraId="043009AC" w14:textId="77777777" w:rsidR="009D681F" w:rsidRPr="009D681F" w:rsidRDefault="009D681F" w:rsidP="00E170A7">
            <w:pPr>
              <w:keepNext/>
              <w:keepLines/>
              <w:jc w:val="center"/>
            </w:pPr>
            <w:r w:rsidRPr="009D681F">
              <w:t>0.63</w:t>
            </w:r>
          </w:p>
        </w:tc>
        <w:tc>
          <w:tcPr>
            <w:tcW w:w="716" w:type="dxa"/>
            <w:noWrap/>
            <w:vAlign w:val="center"/>
            <w:hideMark/>
          </w:tcPr>
          <w:p w14:paraId="41EFB5F8" w14:textId="77777777" w:rsidR="009D681F" w:rsidRPr="009D681F" w:rsidRDefault="009D681F" w:rsidP="00E170A7">
            <w:pPr>
              <w:keepNext/>
              <w:keepLines/>
              <w:jc w:val="center"/>
            </w:pPr>
            <w:r w:rsidRPr="009D681F">
              <w:t>0.04</w:t>
            </w:r>
          </w:p>
        </w:tc>
        <w:tc>
          <w:tcPr>
            <w:tcW w:w="716" w:type="dxa"/>
            <w:noWrap/>
            <w:vAlign w:val="center"/>
            <w:hideMark/>
          </w:tcPr>
          <w:p w14:paraId="2424C48F" w14:textId="77777777" w:rsidR="009D681F" w:rsidRPr="009D681F" w:rsidRDefault="009D681F" w:rsidP="00E170A7">
            <w:pPr>
              <w:keepNext/>
              <w:keepLines/>
              <w:jc w:val="center"/>
            </w:pPr>
            <w:r w:rsidRPr="009D681F">
              <w:t>0.93</w:t>
            </w:r>
          </w:p>
        </w:tc>
        <w:tc>
          <w:tcPr>
            <w:tcW w:w="2041" w:type="dxa"/>
            <w:noWrap/>
            <w:vAlign w:val="center"/>
            <w:hideMark/>
          </w:tcPr>
          <w:p w14:paraId="31957725" w14:textId="77777777" w:rsidR="009D681F" w:rsidRPr="009D681F" w:rsidRDefault="009D681F" w:rsidP="00E170A7">
            <w:pPr>
              <w:keepNext/>
              <w:keepLines/>
              <w:jc w:val="center"/>
            </w:pPr>
            <w:r w:rsidRPr="009D681F">
              <w:t>0.29</w:t>
            </w:r>
          </w:p>
        </w:tc>
      </w:tr>
      <w:tr w:rsidR="009D681F" w:rsidRPr="009D681F" w14:paraId="1D9AC9D2" w14:textId="77777777" w:rsidTr="000B662B">
        <w:trPr>
          <w:trHeight w:val="300"/>
          <w:jc w:val="center"/>
        </w:trPr>
        <w:tc>
          <w:tcPr>
            <w:tcW w:w="4422" w:type="dxa"/>
            <w:noWrap/>
            <w:vAlign w:val="center"/>
            <w:hideMark/>
          </w:tcPr>
          <w:p w14:paraId="393F3B41" w14:textId="77777777" w:rsidR="009D681F" w:rsidRPr="009D681F" w:rsidRDefault="009D681F" w:rsidP="00E170A7">
            <w:pPr>
              <w:keepNext/>
              <w:keepLines/>
              <w:jc w:val="center"/>
            </w:pPr>
            <w:r w:rsidRPr="009D681F">
              <w:t>Median Surface Distance (mm)</w:t>
            </w:r>
          </w:p>
        </w:tc>
        <w:tc>
          <w:tcPr>
            <w:tcW w:w="1011" w:type="dxa"/>
            <w:noWrap/>
            <w:vAlign w:val="center"/>
            <w:hideMark/>
          </w:tcPr>
          <w:p w14:paraId="49D109F9" w14:textId="77777777" w:rsidR="009D681F" w:rsidRPr="009D681F" w:rsidRDefault="009D681F" w:rsidP="00E170A7">
            <w:pPr>
              <w:keepNext/>
              <w:keepLines/>
              <w:jc w:val="center"/>
            </w:pPr>
            <w:r w:rsidRPr="009D681F">
              <w:t>1.59</w:t>
            </w:r>
          </w:p>
        </w:tc>
        <w:tc>
          <w:tcPr>
            <w:tcW w:w="716" w:type="dxa"/>
            <w:noWrap/>
            <w:vAlign w:val="center"/>
            <w:hideMark/>
          </w:tcPr>
          <w:p w14:paraId="73787BBB" w14:textId="77777777" w:rsidR="009D681F" w:rsidRPr="009D681F" w:rsidRDefault="009D681F" w:rsidP="00E170A7">
            <w:pPr>
              <w:keepNext/>
              <w:keepLines/>
              <w:jc w:val="center"/>
            </w:pPr>
            <w:r w:rsidRPr="009D681F">
              <w:t>0.67</w:t>
            </w:r>
          </w:p>
        </w:tc>
        <w:tc>
          <w:tcPr>
            <w:tcW w:w="716" w:type="dxa"/>
            <w:noWrap/>
            <w:vAlign w:val="center"/>
            <w:hideMark/>
          </w:tcPr>
          <w:p w14:paraId="702FB2CF" w14:textId="77777777" w:rsidR="009D681F" w:rsidRPr="009D681F" w:rsidRDefault="009D681F" w:rsidP="00E170A7">
            <w:pPr>
              <w:keepNext/>
              <w:keepLines/>
              <w:jc w:val="center"/>
            </w:pPr>
            <w:r w:rsidRPr="009D681F">
              <w:t>109</w:t>
            </w:r>
          </w:p>
        </w:tc>
        <w:tc>
          <w:tcPr>
            <w:tcW w:w="2041" w:type="dxa"/>
            <w:noWrap/>
            <w:vAlign w:val="center"/>
            <w:hideMark/>
          </w:tcPr>
          <w:p w14:paraId="70EBB565" w14:textId="77777777" w:rsidR="009D681F" w:rsidRPr="009D681F" w:rsidRDefault="009D681F" w:rsidP="00E170A7">
            <w:pPr>
              <w:keepNext/>
              <w:keepLines/>
              <w:jc w:val="center"/>
            </w:pPr>
            <w:r w:rsidRPr="009D681F">
              <w:t>29.6</w:t>
            </w:r>
          </w:p>
        </w:tc>
      </w:tr>
      <w:tr w:rsidR="009D681F" w:rsidRPr="009D681F" w14:paraId="434766C4" w14:textId="77777777" w:rsidTr="000B662B">
        <w:trPr>
          <w:trHeight w:val="300"/>
          <w:jc w:val="center"/>
        </w:trPr>
        <w:tc>
          <w:tcPr>
            <w:tcW w:w="4422" w:type="dxa"/>
            <w:noWrap/>
            <w:vAlign w:val="center"/>
            <w:hideMark/>
          </w:tcPr>
          <w:p w14:paraId="563D46F1" w14:textId="77777777" w:rsidR="009D681F" w:rsidRPr="009D681F" w:rsidRDefault="009D681F" w:rsidP="00E170A7">
            <w:pPr>
              <w:keepNext/>
              <w:keepLines/>
              <w:jc w:val="center"/>
            </w:pPr>
            <w:r w:rsidRPr="009D681F">
              <w:t>False Positive Discoveries (#/Patient)</w:t>
            </w:r>
          </w:p>
        </w:tc>
        <w:tc>
          <w:tcPr>
            <w:tcW w:w="1011" w:type="dxa"/>
            <w:noWrap/>
            <w:vAlign w:val="center"/>
            <w:hideMark/>
          </w:tcPr>
          <w:p w14:paraId="07D77A99" w14:textId="77777777" w:rsidR="009D681F" w:rsidRPr="009D681F" w:rsidRDefault="009D681F" w:rsidP="00E170A7">
            <w:pPr>
              <w:keepNext/>
              <w:keepLines/>
              <w:jc w:val="center"/>
            </w:pPr>
            <w:r w:rsidRPr="009D681F">
              <w:t>4</w:t>
            </w:r>
          </w:p>
        </w:tc>
        <w:tc>
          <w:tcPr>
            <w:tcW w:w="716" w:type="dxa"/>
            <w:noWrap/>
            <w:vAlign w:val="center"/>
            <w:hideMark/>
          </w:tcPr>
          <w:p w14:paraId="7086FA66" w14:textId="77777777" w:rsidR="009D681F" w:rsidRPr="009D681F" w:rsidRDefault="009D681F" w:rsidP="00E170A7">
            <w:pPr>
              <w:keepNext/>
              <w:keepLines/>
              <w:jc w:val="center"/>
            </w:pPr>
            <w:r w:rsidRPr="009D681F">
              <w:t>0</w:t>
            </w:r>
          </w:p>
        </w:tc>
        <w:tc>
          <w:tcPr>
            <w:tcW w:w="716" w:type="dxa"/>
            <w:noWrap/>
            <w:vAlign w:val="center"/>
            <w:hideMark/>
          </w:tcPr>
          <w:p w14:paraId="05410B73" w14:textId="77777777" w:rsidR="009D681F" w:rsidRPr="009D681F" w:rsidRDefault="009D681F" w:rsidP="00E170A7">
            <w:pPr>
              <w:keepNext/>
              <w:keepLines/>
              <w:jc w:val="center"/>
            </w:pPr>
            <w:r w:rsidRPr="009D681F">
              <w:t>19</w:t>
            </w:r>
          </w:p>
        </w:tc>
        <w:tc>
          <w:tcPr>
            <w:tcW w:w="2041" w:type="dxa"/>
            <w:noWrap/>
            <w:vAlign w:val="center"/>
            <w:hideMark/>
          </w:tcPr>
          <w:p w14:paraId="2B60FFF0" w14:textId="77777777" w:rsidR="009D681F" w:rsidRPr="009D681F" w:rsidRDefault="009D681F" w:rsidP="00E170A7">
            <w:pPr>
              <w:keepNext/>
              <w:keepLines/>
              <w:jc w:val="center"/>
            </w:pPr>
            <w:r w:rsidRPr="009D681F">
              <w:t>4.5</w:t>
            </w:r>
          </w:p>
        </w:tc>
      </w:tr>
      <w:tr w:rsidR="000B662B" w:rsidRPr="009D681F" w14:paraId="4438FB02" w14:textId="77777777" w:rsidTr="000B662B">
        <w:trPr>
          <w:trHeight w:val="300"/>
          <w:jc w:val="center"/>
        </w:trPr>
        <w:tc>
          <w:tcPr>
            <w:tcW w:w="4422" w:type="dxa"/>
            <w:noWrap/>
            <w:vAlign w:val="center"/>
          </w:tcPr>
          <w:p w14:paraId="6B9925B7" w14:textId="5A1DF2D2" w:rsidR="000B662B" w:rsidRPr="009D681F" w:rsidRDefault="000B662B" w:rsidP="000B662B">
            <w:pPr>
              <w:keepNext/>
              <w:keepLines/>
              <w:jc w:val="center"/>
            </w:pPr>
            <w:r>
              <w:t>False Positive Volume (cc)</w:t>
            </w:r>
          </w:p>
        </w:tc>
        <w:tc>
          <w:tcPr>
            <w:tcW w:w="1011" w:type="dxa"/>
            <w:noWrap/>
            <w:vAlign w:val="center"/>
          </w:tcPr>
          <w:p w14:paraId="6D48CCE5" w14:textId="49F944AB" w:rsidR="000B662B" w:rsidRPr="009D681F" w:rsidRDefault="000B662B" w:rsidP="000B662B">
            <w:pPr>
              <w:keepNext/>
              <w:keepLines/>
              <w:jc w:val="center"/>
            </w:pPr>
            <w:r>
              <w:t>17.9</w:t>
            </w:r>
          </w:p>
        </w:tc>
        <w:tc>
          <w:tcPr>
            <w:tcW w:w="716" w:type="dxa"/>
            <w:noWrap/>
            <w:vAlign w:val="center"/>
          </w:tcPr>
          <w:p w14:paraId="1CE9714B" w14:textId="7ACC40EA" w:rsidR="000B662B" w:rsidRPr="009D681F" w:rsidRDefault="000B662B" w:rsidP="000B662B">
            <w:pPr>
              <w:keepNext/>
              <w:keepLines/>
              <w:jc w:val="center"/>
            </w:pPr>
            <w:r>
              <w:t>0.15</w:t>
            </w:r>
          </w:p>
        </w:tc>
        <w:tc>
          <w:tcPr>
            <w:tcW w:w="716" w:type="dxa"/>
            <w:noWrap/>
            <w:vAlign w:val="center"/>
          </w:tcPr>
          <w:p w14:paraId="42AC06B7" w14:textId="08E34753" w:rsidR="000B662B" w:rsidRPr="009D681F" w:rsidRDefault="000B662B" w:rsidP="000B662B">
            <w:pPr>
              <w:keepNext/>
              <w:keepLines/>
              <w:jc w:val="center"/>
            </w:pPr>
            <w:r>
              <w:t>236</w:t>
            </w:r>
          </w:p>
        </w:tc>
        <w:tc>
          <w:tcPr>
            <w:tcW w:w="2041" w:type="dxa"/>
            <w:noWrap/>
            <w:vAlign w:val="center"/>
          </w:tcPr>
          <w:p w14:paraId="5C8A645C" w14:textId="1233E770" w:rsidR="000B662B" w:rsidRPr="009D681F" w:rsidRDefault="000B662B" w:rsidP="000B662B">
            <w:pPr>
              <w:keepNext/>
              <w:keepLines/>
              <w:jc w:val="center"/>
            </w:pPr>
            <w:r>
              <w:t>56.3</w:t>
            </w:r>
          </w:p>
        </w:tc>
      </w:tr>
      <w:tr w:rsidR="000B662B" w:rsidRPr="009D681F" w14:paraId="0E5D3198" w14:textId="77777777" w:rsidTr="000B662B">
        <w:trPr>
          <w:trHeight w:val="300"/>
          <w:jc w:val="center"/>
        </w:trPr>
        <w:tc>
          <w:tcPr>
            <w:tcW w:w="4422" w:type="dxa"/>
            <w:noWrap/>
            <w:vAlign w:val="center"/>
            <w:hideMark/>
          </w:tcPr>
          <w:p w14:paraId="253E391C" w14:textId="53398797" w:rsidR="000B662B" w:rsidRPr="009D681F" w:rsidRDefault="000B662B" w:rsidP="000B662B">
            <w:pPr>
              <w:keepNext/>
              <w:keepLines/>
              <w:jc w:val="center"/>
            </w:pPr>
            <w:r>
              <w:t xml:space="preserve">Erroneous </w:t>
            </w:r>
            <w:r w:rsidRPr="009D681F">
              <w:t xml:space="preserve">False </w:t>
            </w:r>
            <w:r>
              <w:t xml:space="preserve">Positive </w:t>
            </w:r>
            <w:r w:rsidRPr="009D681F">
              <w:t>Volume (cc)</w:t>
            </w:r>
          </w:p>
        </w:tc>
        <w:tc>
          <w:tcPr>
            <w:tcW w:w="1011" w:type="dxa"/>
            <w:noWrap/>
            <w:vAlign w:val="center"/>
            <w:hideMark/>
          </w:tcPr>
          <w:p w14:paraId="5F219AB9" w14:textId="77777777" w:rsidR="000B662B" w:rsidRPr="009D681F" w:rsidRDefault="000B662B" w:rsidP="000B662B">
            <w:pPr>
              <w:keepNext/>
              <w:keepLines/>
              <w:jc w:val="center"/>
            </w:pPr>
            <w:r w:rsidRPr="009D681F">
              <w:t>4.0</w:t>
            </w:r>
          </w:p>
        </w:tc>
        <w:tc>
          <w:tcPr>
            <w:tcW w:w="716" w:type="dxa"/>
            <w:noWrap/>
            <w:vAlign w:val="center"/>
            <w:hideMark/>
          </w:tcPr>
          <w:p w14:paraId="273983D9" w14:textId="77777777" w:rsidR="000B662B" w:rsidRPr="009D681F" w:rsidRDefault="000B662B" w:rsidP="000B662B">
            <w:pPr>
              <w:keepNext/>
              <w:keepLines/>
              <w:jc w:val="center"/>
            </w:pPr>
            <w:r w:rsidRPr="009D681F">
              <w:t>0.00</w:t>
            </w:r>
          </w:p>
        </w:tc>
        <w:tc>
          <w:tcPr>
            <w:tcW w:w="716" w:type="dxa"/>
            <w:noWrap/>
            <w:vAlign w:val="center"/>
            <w:hideMark/>
          </w:tcPr>
          <w:p w14:paraId="6483F119" w14:textId="77777777" w:rsidR="000B662B" w:rsidRPr="009D681F" w:rsidRDefault="000B662B" w:rsidP="000B662B">
            <w:pPr>
              <w:keepNext/>
              <w:keepLines/>
              <w:jc w:val="center"/>
            </w:pPr>
            <w:r w:rsidRPr="009D681F">
              <w:t>65</w:t>
            </w:r>
          </w:p>
        </w:tc>
        <w:tc>
          <w:tcPr>
            <w:tcW w:w="2041" w:type="dxa"/>
            <w:noWrap/>
            <w:vAlign w:val="center"/>
            <w:hideMark/>
          </w:tcPr>
          <w:p w14:paraId="34C5410C" w14:textId="77777777" w:rsidR="000B662B" w:rsidRPr="009D681F" w:rsidRDefault="000B662B" w:rsidP="000B662B">
            <w:pPr>
              <w:keepNext/>
              <w:keepLines/>
              <w:jc w:val="center"/>
            </w:pPr>
            <w:r w:rsidRPr="009D681F">
              <w:t>16.1</w:t>
            </w:r>
          </w:p>
        </w:tc>
      </w:tr>
      <w:tr w:rsidR="000B662B" w:rsidRPr="009D681F" w14:paraId="308204BE" w14:textId="77777777" w:rsidTr="000B662B">
        <w:trPr>
          <w:trHeight w:val="300"/>
          <w:jc w:val="center"/>
        </w:trPr>
        <w:tc>
          <w:tcPr>
            <w:tcW w:w="4422" w:type="dxa"/>
            <w:noWrap/>
            <w:vAlign w:val="center"/>
          </w:tcPr>
          <w:p w14:paraId="7FA06178" w14:textId="7A8A4E91" w:rsidR="000B662B" w:rsidRDefault="000B662B" w:rsidP="000B662B">
            <w:pPr>
              <w:keepNext/>
              <w:keepLines/>
              <w:jc w:val="center"/>
            </w:pPr>
            <w:r>
              <w:t>Over-segmentation False Positive Volume (cc)</w:t>
            </w:r>
          </w:p>
        </w:tc>
        <w:tc>
          <w:tcPr>
            <w:tcW w:w="1011" w:type="dxa"/>
            <w:noWrap/>
            <w:vAlign w:val="center"/>
          </w:tcPr>
          <w:p w14:paraId="46C82EE8" w14:textId="39E6B2C8" w:rsidR="000B662B" w:rsidRDefault="000B662B" w:rsidP="000B662B">
            <w:pPr>
              <w:keepNext/>
              <w:keepLines/>
              <w:jc w:val="center"/>
            </w:pPr>
            <w:r>
              <w:t>3.7</w:t>
            </w:r>
          </w:p>
        </w:tc>
        <w:tc>
          <w:tcPr>
            <w:tcW w:w="716" w:type="dxa"/>
            <w:noWrap/>
            <w:vAlign w:val="center"/>
          </w:tcPr>
          <w:p w14:paraId="08BC4CEE" w14:textId="7EB72970" w:rsidR="000B662B" w:rsidRDefault="000B662B" w:rsidP="000B662B">
            <w:pPr>
              <w:keepNext/>
              <w:keepLines/>
              <w:jc w:val="center"/>
            </w:pPr>
            <w:r>
              <w:t>0.03</w:t>
            </w:r>
          </w:p>
        </w:tc>
        <w:tc>
          <w:tcPr>
            <w:tcW w:w="716" w:type="dxa"/>
            <w:noWrap/>
            <w:vAlign w:val="center"/>
          </w:tcPr>
          <w:p w14:paraId="3AE00759" w14:textId="32EF5AE8" w:rsidR="000B662B" w:rsidRDefault="000B662B" w:rsidP="000B662B">
            <w:pPr>
              <w:keepNext/>
              <w:keepLines/>
              <w:jc w:val="center"/>
            </w:pPr>
            <w:r>
              <w:t>236</w:t>
            </w:r>
          </w:p>
        </w:tc>
        <w:tc>
          <w:tcPr>
            <w:tcW w:w="2041" w:type="dxa"/>
            <w:noWrap/>
            <w:vAlign w:val="center"/>
          </w:tcPr>
          <w:p w14:paraId="3F86C6B6" w14:textId="33BE9AF2" w:rsidR="000B662B" w:rsidRDefault="000B662B" w:rsidP="000B662B">
            <w:pPr>
              <w:keepNext/>
              <w:keepLines/>
              <w:jc w:val="center"/>
            </w:pPr>
            <w:r>
              <w:t>58.21</w:t>
            </w:r>
          </w:p>
        </w:tc>
      </w:tr>
    </w:tbl>
    <w:p w14:paraId="594CDAAD" w14:textId="77777777" w:rsidR="000709B7" w:rsidRDefault="000709B7" w:rsidP="00E170A7"/>
    <w:p w14:paraId="3EAF5678" w14:textId="24ED9206" w:rsidR="000709B7" w:rsidRDefault="000709B7" w:rsidP="000709B7">
      <w:r>
        <w:t>The false positive volume of 236cc was a patient with a large tumor</w:t>
      </w:r>
      <w:r w:rsidR="00E463E4">
        <w:t xml:space="preserve"> volume</w:t>
      </w:r>
      <w:r>
        <w:t xml:space="preserve"> (1035cc), where even small amounts of over-segmentations resulted in large false-positive volume, Supplementary Figure xxx.</w:t>
      </w:r>
      <w:r w:rsidR="00E463E4">
        <w:t xml:space="preserve"> Proposition: Figure X (supplementary) illustrates the patient with the maximum FP volume (236cc) due to having a large disease volume (1035cc). For this case, the proposed model predicted a slightly over-segmented disease delineation that resulted in a large FP volume.</w:t>
      </w:r>
    </w:p>
    <w:p w14:paraId="31A69517" w14:textId="77777777" w:rsidR="000709B7" w:rsidRDefault="000709B7" w:rsidP="000709B7">
      <w:pPr>
        <w:keepNext/>
      </w:pPr>
      <w:r>
        <w:rPr>
          <w:noProof/>
        </w:rPr>
        <w:lastRenderedPageBreak/>
        <w:drawing>
          <wp:inline distT="0" distB="0" distL="0" distR="0" wp14:anchorId="72F3294C" wp14:editId="145E17B8">
            <wp:extent cx="6200811" cy="310896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01613" cy="3109362"/>
                    </a:xfrm>
                    <a:prstGeom prst="rect">
                      <a:avLst/>
                    </a:prstGeom>
                    <a:noFill/>
                  </pic:spPr>
                </pic:pic>
              </a:graphicData>
            </a:graphic>
          </wp:inline>
        </w:drawing>
      </w:r>
    </w:p>
    <w:p w14:paraId="7E5B036B" w14:textId="168BE649" w:rsidR="000709B7" w:rsidRPr="00FD39FE" w:rsidRDefault="000709B7" w:rsidP="000709B7">
      <w:pPr>
        <w:pStyle w:val="Caption"/>
      </w:pPr>
      <w:commentRangeStart w:id="78"/>
      <w:r>
        <w:t xml:space="preserve">Supplementary Figure </w:t>
      </w:r>
      <w:fldSimple w:instr=" SEQ Figure \* ARABIC ">
        <w:r>
          <w:rPr>
            <w:noProof/>
          </w:rPr>
          <w:t>9</w:t>
        </w:r>
      </w:fldSimple>
      <w:r>
        <w:t xml:space="preserve">: (Left) </w:t>
      </w:r>
      <w:r w:rsidR="005062C7">
        <w:t>Liver of a patient showing a large tumor volume</w:t>
      </w:r>
      <w:r>
        <w:t xml:space="preserve">. (Right) </w:t>
      </w:r>
      <w:r w:rsidR="005062C7">
        <w:t>Segmentation of the predicted (white) and ground-truth (red) tumor volume</w:t>
      </w:r>
      <w:r>
        <w:t>.</w:t>
      </w:r>
      <w:commentRangeEnd w:id="78"/>
      <w:r w:rsidR="005062C7">
        <w:rPr>
          <w:rStyle w:val="CommentReference"/>
          <w:i w:val="0"/>
          <w:iCs w:val="0"/>
          <w:color w:val="auto"/>
        </w:rPr>
        <w:commentReference w:id="78"/>
      </w:r>
    </w:p>
    <w:p w14:paraId="5BEF4968" w14:textId="77777777" w:rsidR="003B7AC4" w:rsidRDefault="003B7AC4" w:rsidP="006F075F">
      <w:pPr>
        <w:pStyle w:val="Heading3"/>
      </w:pPr>
      <w:commentRangeStart w:id="79"/>
      <w:r>
        <w:t>Institutional Data</w:t>
      </w:r>
      <w:commentRangeEnd w:id="79"/>
      <w:r w:rsidR="006164A1">
        <w:rPr>
          <w:rStyle w:val="CommentReference"/>
          <w:rFonts w:asciiTheme="minorHAnsi" w:eastAsiaTheme="minorHAnsi" w:hAnsiTheme="minorHAnsi" w:cstheme="minorBidi"/>
          <w:color w:val="auto"/>
        </w:rPr>
        <w:commentReference w:id="79"/>
      </w:r>
    </w:p>
    <w:p w14:paraId="05DFFEF7" w14:textId="7687F7D0" w:rsidR="006F075F" w:rsidRDefault="006F075F" w:rsidP="006F075F">
      <w:r>
        <w:t xml:space="preserve">For the pre-treatment CECT identifying disease sites (n=18), the </w:t>
      </w:r>
      <w:r w:rsidR="00BD5219">
        <w:t>mean</w:t>
      </w:r>
      <w:r>
        <w:t xml:space="preserve"> (min</w:t>
      </w:r>
      <w:r w:rsidR="00BD5219">
        <w:t xml:space="preserve"> -</w:t>
      </w:r>
      <w:r>
        <w:t xml:space="preserve"> max) DSC was 0.79 (0.60</w:t>
      </w:r>
      <w:r w:rsidR="00BD5219">
        <w:t xml:space="preserve"> -</w:t>
      </w:r>
      <w:r>
        <w:t xml:space="preserve"> 0.90). For the post-treatment CECT identifying ablation zone (n=12), the </w:t>
      </w:r>
      <w:r w:rsidR="00BD5219">
        <w:t>mean</w:t>
      </w:r>
      <w:r>
        <w:t xml:space="preserve"> (min</w:t>
      </w:r>
      <w:r w:rsidR="00BD5219">
        <w:t xml:space="preserve"> -</w:t>
      </w:r>
      <w:r>
        <w:t xml:space="preserve"> max) DSC was 0.75 (0.25</w:t>
      </w:r>
      <w:r w:rsidR="00BD5219">
        <w:t xml:space="preserve"> -</w:t>
      </w:r>
      <w:r>
        <w:t xml:space="preserve"> 0.89). </w:t>
      </w:r>
      <w:r w:rsidR="008B0A44">
        <w:t xml:space="preserve"> </w:t>
      </w:r>
      <w:proofErr w:type="gramStart"/>
      <w:r w:rsidR="006164A1">
        <w:t xml:space="preserve">A total of </w:t>
      </w:r>
      <w:r w:rsidR="001A0611">
        <w:t>87</w:t>
      </w:r>
      <w:proofErr w:type="gramEnd"/>
      <w:r w:rsidR="008B0A44">
        <w:t>%</w:t>
      </w:r>
      <w:r w:rsidR="00633940">
        <w:t xml:space="preserve"> (26/30)</w:t>
      </w:r>
      <w:r w:rsidR="008B0A44">
        <w:t xml:space="preserve"> of the cases had a DSC greater than 0.</w:t>
      </w:r>
      <w:r w:rsidR="001A0611">
        <w:t>74</w:t>
      </w:r>
      <w:r w:rsidR="00FD75D2">
        <w:t>.</w:t>
      </w:r>
    </w:p>
    <w:p w14:paraId="67D9D0A5" w14:textId="77777777" w:rsidR="00B52D79" w:rsidRDefault="00B52D79" w:rsidP="00B52D79">
      <w:pPr>
        <w:pStyle w:val="Heading2"/>
      </w:pPr>
      <w:r>
        <w:t>Qualitative</w:t>
      </w:r>
    </w:p>
    <w:p w14:paraId="5DCEAB2F" w14:textId="77777777" w:rsidR="0009769A" w:rsidRPr="0009769A" w:rsidRDefault="0009769A" w:rsidP="0009769A">
      <w:pPr>
        <w:pStyle w:val="Heading3"/>
      </w:pPr>
      <w:r>
        <w:t>Institutional Data</w:t>
      </w:r>
    </w:p>
    <w:p w14:paraId="2A262A27" w14:textId="04818FE0" w:rsidR="00B52D79" w:rsidRDefault="006164A1" w:rsidP="00B52D79">
      <w:r>
        <w:t>Table XXX report the Liker scoring results by the two radiologist. T</w:t>
      </w:r>
      <w:r w:rsidR="00B52D79">
        <w:t xml:space="preserve">he </w:t>
      </w:r>
      <w:r w:rsidR="00BD5219">
        <w:t>mean (min -</w:t>
      </w:r>
      <w:r w:rsidR="00CA46DF">
        <w:t xml:space="preserve"> max) Likert score</w:t>
      </w:r>
      <w:r w:rsidR="002832C8">
        <w:t>s</w:t>
      </w:r>
      <w:r w:rsidR="00CA46DF">
        <w:t xml:space="preserve"> for all qualitative patients gross tumor volume</w:t>
      </w:r>
      <w:r w:rsidR="0009769A">
        <w:t>s</w:t>
      </w:r>
      <w:r w:rsidR="00CA46DF">
        <w:t xml:space="preserve"> (n=</w:t>
      </w:r>
      <w:r w:rsidR="0009769A">
        <w:t>18</w:t>
      </w:r>
      <w:r w:rsidR="00CA46DF">
        <w:t xml:space="preserve">) for each radiologist and their combined score was </w:t>
      </w:r>
      <w:r w:rsidR="006971E7">
        <w:t>r</w:t>
      </w:r>
      <w:r w:rsidR="00CA46DF">
        <w:t xml:space="preserve">adiologist </w:t>
      </w:r>
      <w:r w:rsidR="006971E7">
        <w:t>o</w:t>
      </w:r>
      <w:r w:rsidR="00CA46DF">
        <w:t>ne</w:t>
      </w:r>
      <w:r w:rsidR="00BD5219">
        <w:t>: 4.63 (3 -</w:t>
      </w:r>
      <w:r w:rsidR="006971E7">
        <w:t xml:space="preserve"> 5), r</w:t>
      </w:r>
      <w:r w:rsidR="00CA46DF">
        <w:t xml:space="preserve">adiologist </w:t>
      </w:r>
      <w:r w:rsidR="006971E7">
        <w:t>t</w:t>
      </w:r>
      <w:r w:rsidR="00BD5219">
        <w:t>wo: 4.80 (4 -</w:t>
      </w:r>
      <w:r w:rsidR="00CA46DF">
        <w:t xml:space="preserve"> 5), Combined: 4.71 (3</w:t>
      </w:r>
      <w:r w:rsidR="00BD5219">
        <w:t xml:space="preserve"> -</w:t>
      </w:r>
      <w:r w:rsidR="00CA46DF">
        <w:t xml:space="preserve"> 5). The </w:t>
      </w:r>
      <w:r w:rsidR="00BD5219">
        <w:t>mean</w:t>
      </w:r>
      <w:r w:rsidR="00CA46DF">
        <w:t xml:space="preserve"> (min</w:t>
      </w:r>
      <w:r w:rsidR="00BD5219">
        <w:t xml:space="preserve"> -</w:t>
      </w:r>
      <w:r w:rsidR="00CA46DF">
        <w:t xml:space="preserve"> max) Likert</w:t>
      </w:r>
      <w:r w:rsidR="002832C8">
        <w:t xml:space="preserve"> scores</w:t>
      </w:r>
      <w:r w:rsidR="00CA46DF">
        <w:t xml:space="preserve"> for each qualitative patient ablation volume (n=12) for each radi</w:t>
      </w:r>
      <w:r w:rsidR="006971E7">
        <w:t>ologist and their combined was radiologist one: 4.00 (1</w:t>
      </w:r>
      <w:r w:rsidR="00BD5219">
        <w:t xml:space="preserve"> -</w:t>
      </w:r>
      <w:r w:rsidR="006971E7">
        <w:t xml:space="preserve"> 5), r</w:t>
      </w:r>
      <w:r w:rsidR="00CA46DF">
        <w:t>ad</w:t>
      </w:r>
      <w:r w:rsidR="006971E7">
        <w:t>iologist t</w:t>
      </w:r>
      <w:r w:rsidR="00CA46DF">
        <w:t>wo: 3.77 (1</w:t>
      </w:r>
      <w:r w:rsidR="00BD5219">
        <w:t xml:space="preserve"> -</w:t>
      </w:r>
      <w:r w:rsidR="00CA46DF">
        <w:t xml:space="preserve"> 5), Combined: 3.88 (1</w:t>
      </w:r>
      <w:r w:rsidR="00BD5219">
        <w:t xml:space="preserve"> -</w:t>
      </w:r>
      <w:r w:rsidR="00B13A8E">
        <w:t xml:space="preserve"> </w:t>
      </w:r>
      <w:r w:rsidR="00CA46DF">
        <w:t>5).</w:t>
      </w:r>
      <w:r w:rsidR="00997F9A">
        <w:t xml:space="preserve"> 94%</w:t>
      </w:r>
      <w:r w:rsidR="00CF1453">
        <w:t xml:space="preserve"> (17/18)</w:t>
      </w:r>
      <w:r w:rsidR="00997F9A">
        <w:t xml:space="preserve"> of the GTV contours and 75%</w:t>
      </w:r>
      <w:r w:rsidR="00CF1453">
        <w:t xml:space="preserve"> (9/12)</w:t>
      </w:r>
      <w:r w:rsidR="00997F9A">
        <w:t xml:space="preserve"> of the ablation contours </w:t>
      </w:r>
      <w:r w:rsidR="001D33AC">
        <w:t>had</w:t>
      </w:r>
      <w:r w:rsidR="00997F9A">
        <w:t xml:space="preserve"> a Likert score </w:t>
      </w:r>
      <w:r w:rsidR="002832C8">
        <w:t xml:space="preserve">superior to </w:t>
      </w:r>
      <w:proofErr w:type="gramStart"/>
      <w:r w:rsidR="00997F9A">
        <w:t>4</w:t>
      </w:r>
      <w:proofErr w:type="gramEnd"/>
      <w:r w:rsidR="00997F9A">
        <w:t xml:space="preserve"> </w:t>
      </w:r>
      <w:r w:rsidR="00297B2C">
        <w:t>by both radiologists</w:t>
      </w:r>
      <w:r w:rsidR="00997F9A">
        <w:t>.</w:t>
      </w:r>
    </w:p>
    <w:p w14:paraId="2B0929F0" w14:textId="23C985A0" w:rsidR="00B52D79" w:rsidRDefault="002832C8" w:rsidP="00B52D79">
      <w:r>
        <w:t>Figure xxx represents the detailed scoring by the two radiologists on the GTV volume s and ablation zones.</w:t>
      </w:r>
    </w:p>
    <w:p w14:paraId="713CB6B2" w14:textId="77777777" w:rsidR="003B20C3" w:rsidRDefault="003B20C3" w:rsidP="003B20C3">
      <w:pPr>
        <w:keepNext/>
      </w:pPr>
      <w:r>
        <w:rPr>
          <w:noProof/>
        </w:rPr>
        <w:lastRenderedPageBreak/>
        <w:drawing>
          <wp:inline distT="0" distB="0" distL="0" distR="0" wp14:anchorId="7D54A3E1" wp14:editId="26FC5842">
            <wp:extent cx="5370478" cy="5772647"/>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5954" cy="5778534"/>
                    </a:xfrm>
                    <a:prstGeom prst="rect">
                      <a:avLst/>
                    </a:prstGeom>
                    <a:noFill/>
                  </pic:spPr>
                </pic:pic>
              </a:graphicData>
            </a:graphic>
          </wp:inline>
        </w:drawing>
      </w:r>
    </w:p>
    <w:p w14:paraId="3FFE8150" w14:textId="3F32C1E8" w:rsidR="00B52D79" w:rsidRDefault="003B20C3" w:rsidP="003B20C3">
      <w:pPr>
        <w:pStyle w:val="Caption"/>
      </w:pPr>
      <w:r>
        <w:t xml:space="preserve">Figure </w:t>
      </w:r>
      <w:fldSimple w:instr=" SEQ Figure \* ARABIC ">
        <w:r w:rsidR="000709B7">
          <w:rPr>
            <w:noProof/>
          </w:rPr>
          <w:t>10</w:t>
        </w:r>
      </w:fldSimple>
      <w:r>
        <w:t>:</w:t>
      </w:r>
      <w:r w:rsidRPr="003B20C3">
        <w:t xml:space="preserve"> </w:t>
      </w:r>
      <w:r>
        <w:t xml:space="preserve">(Top) Likert </w:t>
      </w:r>
      <w:proofErr w:type="gramStart"/>
      <w:r>
        <w:t>Score</w:t>
      </w:r>
      <w:proofErr w:type="gramEnd"/>
      <w:r>
        <w:t xml:space="preserve"> </w:t>
      </w:r>
      <w:r w:rsidR="00205795">
        <w:t xml:space="preserve">by </w:t>
      </w:r>
      <w:r>
        <w:t xml:space="preserve">each radiologist </w:t>
      </w:r>
      <w:r w:rsidR="00205795">
        <w:t xml:space="preserve">for </w:t>
      </w:r>
      <w:r>
        <w:t xml:space="preserve">each disease site. (Bottom) Likert Score </w:t>
      </w:r>
      <w:r w:rsidR="00205795">
        <w:t xml:space="preserve">by </w:t>
      </w:r>
      <w:r>
        <w:t xml:space="preserve">each radiologist </w:t>
      </w:r>
      <w:r w:rsidR="00205795">
        <w:t xml:space="preserve">for </w:t>
      </w:r>
      <w:r>
        <w:t xml:space="preserve">each ablation site. A higher value is associated with a </w:t>
      </w:r>
      <w:r w:rsidR="00FD75D2">
        <w:t>higher quality.</w:t>
      </w:r>
    </w:p>
    <w:p w14:paraId="61C6001A" w14:textId="319A093F" w:rsidR="0002050A" w:rsidRPr="0002050A" w:rsidRDefault="00205795" w:rsidP="0002050A">
      <w:pPr>
        <w:sectPr w:rsidR="0002050A" w:rsidRPr="0002050A">
          <w:pgSz w:w="12240" w:h="15840"/>
          <w:pgMar w:top="1440" w:right="1440" w:bottom="1440" w:left="1440" w:header="720" w:footer="720" w:gutter="0"/>
          <w:cols w:space="720"/>
          <w:docGrid w:linePitch="360"/>
        </w:sectPr>
      </w:pPr>
      <w:r>
        <w:t xml:space="preserve">Figure xxx (supplementary material) illustrates the two cases with a Likert score of less than </w:t>
      </w:r>
      <w:proofErr w:type="gramStart"/>
      <w:r>
        <w:t>4</w:t>
      </w:r>
      <w:proofErr w:type="gramEnd"/>
      <w:r>
        <w:t xml:space="preserve">. </w:t>
      </w:r>
      <w:commentRangeStart w:id="80"/>
      <w:r w:rsidR="0002050A">
        <w:t xml:space="preserve">The top image shows the segmentation of the ablation zone with a Likert score of </w:t>
      </w:r>
      <w:proofErr w:type="gramStart"/>
      <w:r w:rsidR="0002050A">
        <w:t>1</w:t>
      </w:r>
      <w:proofErr w:type="gramEnd"/>
      <w:r w:rsidR="0002050A">
        <w:t xml:space="preserve"> and was the lowest DSC score on the institutional ablation data. The bottom image shows the segmentation of the ablation zone with Likert score of </w:t>
      </w:r>
      <w:proofErr w:type="gramStart"/>
      <w:r w:rsidR="0002050A">
        <w:t>3</w:t>
      </w:r>
      <w:proofErr w:type="gramEnd"/>
      <w:r w:rsidR="0002050A">
        <w:t>.</w:t>
      </w:r>
      <w:commentRangeEnd w:id="80"/>
      <w:r>
        <w:rPr>
          <w:rStyle w:val="CommentReference"/>
        </w:rPr>
        <w:commentReference w:id="80"/>
      </w:r>
    </w:p>
    <w:p w14:paraId="71CB3FA9" w14:textId="77777777" w:rsidR="005757A3" w:rsidRDefault="005757A3" w:rsidP="005757A3">
      <w:pPr>
        <w:pStyle w:val="Heading1"/>
      </w:pPr>
      <w:r>
        <w:lastRenderedPageBreak/>
        <w:t>Discussion</w:t>
      </w:r>
    </w:p>
    <w:p w14:paraId="0769D30A" w14:textId="46FCD511" w:rsidR="00403483" w:rsidRDefault="00403483" w:rsidP="001D0C8B">
      <w:proofErr w:type="gramStart"/>
      <w:r>
        <w:t>Our work is highly inno</w:t>
      </w:r>
      <w:r w:rsidR="00021A8C">
        <w:t xml:space="preserve">vative for two reasons: 1) the </w:t>
      </w:r>
      <w:proofErr w:type="spellStart"/>
      <w:r w:rsidR="00021A8C">
        <w:t>D</w:t>
      </w:r>
      <w:r>
        <w:t>ensenet</w:t>
      </w:r>
      <w:proofErr w:type="spellEnd"/>
      <w:r>
        <w:t xml:space="preserve"> model architecture, an</w:t>
      </w:r>
      <w:r w:rsidR="00687B5B">
        <w:t xml:space="preserve">d 2) the training of the model, the result of which is a model with 100% sensitivity on disease sites greater than 2cc, and a qualitative Likert score of 4 out of 5 </w:t>
      </w:r>
      <w:r w:rsidR="00464AAF">
        <w:t xml:space="preserve">(or greater) </w:t>
      </w:r>
      <w:r w:rsidR="00687B5B">
        <w:t>for 94% of the disease contours a</w:t>
      </w:r>
      <w:r w:rsidR="00566B0B">
        <w:t>nd 75% of the ablation contours in &lt; 30 seconds.</w:t>
      </w:r>
      <w:proofErr w:type="gramEnd"/>
    </w:p>
    <w:p w14:paraId="10F5EA1F" w14:textId="05A0B6F0" w:rsidR="00112AA5" w:rsidRDefault="00112AA5" w:rsidP="001D0C8B">
      <w:r w:rsidRPr="00112AA5">
        <w:t xml:space="preserve">In this study, we proposed a </w:t>
      </w:r>
      <w:proofErr w:type="spellStart"/>
      <w:r w:rsidRPr="00112AA5">
        <w:t>DenseNet</w:t>
      </w:r>
      <w:proofErr w:type="spellEnd"/>
      <w:r w:rsidRPr="00112AA5">
        <w:t xml:space="preserve"> model architecture for the segmentation of the disease sites and ablation area</w:t>
      </w:r>
      <w:r>
        <w:t>s</w:t>
      </w:r>
      <w:r w:rsidRPr="00112AA5">
        <w:t xml:space="preserve"> in the context of colorectal cancer metastasis in the liver treated with ablation therapy. The results showed, both on open-access and institutional data, that the model was able to segment the disease and ablation margin</w:t>
      </w:r>
      <w:r w:rsidR="00021A8C">
        <w:t xml:space="preserve"> usefully, 87% (26/30) of the cases had a DSC greater than 0.74</w:t>
      </w:r>
      <w:r w:rsidRPr="00112AA5">
        <w:t xml:space="preserve">. </w:t>
      </w:r>
      <w:r w:rsidR="00021A8C">
        <w:t>T</w:t>
      </w:r>
      <w:r w:rsidRPr="00112AA5">
        <w:t xml:space="preserve">he model </w:t>
      </w:r>
      <w:proofErr w:type="gramStart"/>
      <w:r w:rsidRPr="00112AA5">
        <w:t>was further evaluated</w:t>
      </w:r>
      <w:proofErr w:type="gramEnd"/>
      <w:r w:rsidRPr="00112AA5">
        <w:t xml:space="preserve"> using the Likert scoring method by two </w:t>
      </w:r>
      <w:r w:rsidR="0051477F">
        <w:t xml:space="preserve">board </w:t>
      </w:r>
      <w:r w:rsidRPr="00112AA5">
        <w:t xml:space="preserve">certified </w:t>
      </w:r>
      <w:r w:rsidR="0051477F">
        <w:t>r</w:t>
      </w:r>
      <w:r w:rsidRPr="00112AA5">
        <w:t>adiologists (XXX</w:t>
      </w:r>
      <w:r w:rsidR="0051477F">
        <w:t>, interventional radiologist</w:t>
      </w:r>
      <w:r w:rsidRPr="00112AA5">
        <w:t xml:space="preserve"> and YYY</w:t>
      </w:r>
      <w:r w:rsidR="0051477F">
        <w:t>, diagnostic radiologist</w:t>
      </w:r>
      <w:r w:rsidRPr="00112AA5">
        <w:t>)</w:t>
      </w:r>
      <w:r w:rsidR="00021A8C">
        <w:t>, with scores greater than or equal</w:t>
      </w:r>
      <w:r w:rsidR="00021A8C" w:rsidRPr="00112AA5">
        <w:t xml:space="preserve"> to 4</w:t>
      </w:r>
      <w:r w:rsidR="00021A8C">
        <w:t xml:space="preserve"> out of 5</w:t>
      </w:r>
      <w:r w:rsidR="00021A8C" w:rsidRPr="00112AA5">
        <w:t xml:space="preserve"> for 94%</w:t>
      </w:r>
      <w:r w:rsidR="00021A8C">
        <w:t xml:space="preserve"> (17/18)</w:t>
      </w:r>
      <w:r w:rsidR="00021A8C" w:rsidRPr="00112AA5">
        <w:t xml:space="preserve"> </w:t>
      </w:r>
      <w:r w:rsidR="00021A8C">
        <w:t xml:space="preserve">of the disease </w:t>
      </w:r>
      <w:r w:rsidR="00021A8C" w:rsidRPr="00112AA5">
        <w:t>and 75%</w:t>
      </w:r>
      <w:r w:rsidR="00021A8C">
        <w:t xml:space="preserve"> (9/12)</w:t>
      </w:r>
      <w:r w:rsidR="00021A8C" w:rsidRPr="00112AA5">
        <w:t xml:space="preserve"> of the ablation segmentations</w:t>
      </w:r>
      <w:r w:rsidRPr="00112AA5">
        <w:t xml:space="preserve">. Our work is highly innovative in regard of the proposed </w:t>
      </w:r>
      <w:proofErr w:type="spellStart"/>
      <w:r w:rsidRPr="00112AA5">
        <w:t>DenseNet</w:t>
      </w:r>
      <w:proofErr w:type="spellEnd"/>
      <w:r w:rsidRPr="00112AA5">
        <w:t xml:space="preserve"> model architecture (</w:t>
      </w:r>
      <w:r w:rsidR="00021A8C">
        <w:t>elaborated below</w:t>
      </w:r>
      <w:r w:rsidRPr="00112AA5">
        <w:t>) and the training workflow (</w:t>
      </w:r>
      <w:r w:rsidR="00021A8C">
        <w:t>elaborated below</w:t>
      </w:r>
      <w:r w:rsidRPr="00112AA5">
        <w:t xml:space="preserve">). The whole process </w:t>
      </w:r>
      <w:proofErr w:type="gramStart"/>
      <w:r w:rsidRPr="00112AA5">
        <w:t>was implemented</w:t>
      </w:r>
      <w:proofErr w:type="gramEnd"/>
      <w:r w:rsidRPr="00112AA5">
        <w:t xml:space="preserve"> in a treatment planning system (</w:t>
      </w:r>
      <w:proofErr w:type="spellStart"/>
      <w:r w:rsidRPr="00112AA5">
        <w:t>RayStation</w:t>
      </w:r>
      <w:proofErr w:type="spellEnd"/>
      <w:r w:rsidRPr="00112AA5">
        <w:t xml:space="preserve"> 9B</w:t>
      </w:r>
      <w:r>
        <w:t xml:space="preserve">, </w:t>
      </w:r>
      <w:proofErr w:type="spellStart"/>
      <w:r>
        <w:t>RaySearch</w:t>
      </w:r>
      <w:proofErr w:type="spellEnd"/>
      <w:r>
        <w:t xml:space="preserve"> Laboratories, Sweden</w:t>
      </w:r>
      <w:r w:rsidRPr="00112AA5">
        <w:t>) and was able to perform the segmentation</w:t>
      </w:r>
      <w:r>
        <w:t>s</w:t>
      </w:r>
      <w:r w:rsidRPr="00112AA5">
        <w:t xml:space="preserve"> in less than 30s, making it </w:t>
      </w:r>
      <w:r>
        <w:t xml:space="preserve">highly </w:t>
      </w:r>
      <w:r w:rsidRPr="00112AA5">
        <w:t xml:space="preserve">suitable for </w:t>
      </w:r>
      <w:r w:rsidR="00021A8C">
        <w:t>clinical use</w:t>
      </w:r>
      <w:r w:rsidRPr="00112AA5">
        <w:t>.</w:t>
      </w:r>
    </w:p>
    <w:p w14:paraId="2E5AEB17" w14:textId="13872A47" w:rsidR="00403483" w:rsidRDefault="00403483" w:rsidP="00E170A7">
      <w:pPr>
        <w:pStyle w:val="Heading2"/>
      </w:pPr>
      <w:r>
        <w:t>Innovations</w:t>
      </w:r>
    </w:p>
    <w:p w14:paraId="6D32D89D" w14:textId="0516F0E1" w:rsidR="00403483" w:rsidRDefault="00403483" w:rsidP="00E170A7">
      <w:pPr>
        <w:pStyle w:val="Heading3"/>
      </w:pPr>
      <w:proofErr w:type="spellStart"/>
      <w:r>
        <w:t>Densenet</w:t>
      </w:r>
      <w:proofErr w:type="spellEnd"/>
      <w:r>
        <w:t xml:space="preserve"> Architecture</w:t>
      </w:r>
    </w:p>
    <w:p w14:paraId="517AAE23" w14:textId="7CA66CFD" w:rsidR="00112AA5" w:rsidRDefault="00112AA5" w:rsidP="001D0C8B">
      <w:r>
        <w:t xml:space="preserve">The proposed </w:t>
      </w:r>
      <w:proofErr w:type="spellStart"/>
      <w:r>
        <w:t>DenseNet</w:t>
      </w:r>
      <w:proofErr w:type="spellEnd"/>
      <w:r>
        <w:t xml:space="preserve"> architecture in this study differs by connecting all convolutional layers within the convolution blocks and between the encoding to the decoding parts. Previous published studies proposed similar architectures focused only on dense connections within a single convolutional block</w:t>
      </w:r>
      <w:r>
        <w:fldChar w:fldCharType="begin" w:fldLock="1"/>
      </w:r>
      <w:r w:rsidR="00B025B8">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lt;sup&gt;15–17&lt;/sup&gt;","plainTextFormattedCitation":"15–17","previouslyFormattedCitation":"&lt;sup&gt;14–16&lt;/sup&gt;"},"properties":{"noteIndex":0},"schema":"https://github.com/citation-style-language/schema/raw/master/csl-citation.json"}</w:instrText>
      </w:r>
      <w:r>
        <w:fldChar w:fldCharType="separate"/>
      </w:r>
      <w:r w:rsidR="00B025B8" w:rsidRPr="00B025B8">
        <w:rPr>
          <w:noProof/>
          <w:vertAlign w:val="superscript"/>
        </w:rPr>
        <w:t>15–17</w:t>
      </w:r>
      <w:r>
        <w:fldChar w:fldCharType="end"/>
      </w:r>
      <w:r w:rsidR="00B402E5">
        <w:t>.</w:t>
      </w:r>
      <w:r>
        <w:t xml:space="preserve"> Our proposed implementation allows the model to receive inputs from every convolution of the same image size across the entire network. </w:t>
      </w:r>
      <w:r w:rsidR="00B402E5">
        <w:t xml:space="preserve">This global passing of convolution layers across the network removes bottlenecks in each convolution block, something </w:t>
      </w:r>
      <w:proofErr w:type="gramStart"/>
      <w:r w:rsidR="00B402E5">
        <w:t>which</w:t>
      </w:r>
      <w:proofErr w:type="gramEnd"/>
      <w:r w:rsidR="00B402E5">
        <w:t xml:space="preserve"> is particularly important with dense connections where convolutions can be re-used. </w:t>
      </w:r>
      <w:r>
        <w:t>The proposed m</w:t>
      </w:r>
      <w:r w:rsidR="00B402E5">
        <w:t xml:space="preserve">odel will be publicly available, </w:t>
      </w:r>
      <w:proofErr w:type="spellStart"/>
      <w:r w:rsidR="00B402E5">
        <w:t>Githublink</w:t>
      </w:r>
      <w:proofErr w:type="spellEnd"/>
      <w:r w:rsidR="00B402E5">
        <w:t>: redacted for anonymization.</w:t>
      </w:r>
    </w:p>
    <w:p w14:paraId="0FFD9D84" w14:textId="0D50552F" w:rsidR="00403483" w:rsidRDefault="00403483" w:rsidP="00E170A7">
      <w:pPr>
        <w:pStyle w:val="Heading3"/>
      </w:pPr>
      <w:r>
        <w:t>Model Training</w:t>
      </w:r>
    </w:p>
    <w:p w14:paraId="6834924D" w14:textId="495A3674" w:rsidR="00687B5B" w:rsidRDefault="00231DAB" w:rsidP="001D0C8B">
      <w:r>
        <w:t xml:space="preserve">Segmentation of </w:t>
      </w:r>
      <w:r w:rsidR="00093FBD">
        <w:t>CRL</w:t>
      </w:r>
      <w:r w:rsidR="00640705">
        <w:t>M</w:t>
      </w:r>
      <w:r w:rsidR="00093FBD">
        <w:t xml:space="preserve"> has </w:t>
      </w:r>
      <w:r w:rsidR="00EE5A60">
        <w:t>historically</w:t>
      </w:r>
      <w:r w:rsidR="00093FBD">
        <w:t xml:space="preserve"> been difficult due to the relatively small size of disease</w:t>
      </w:r>
      <w:r w:rsidR="00147049">
        <w:t xml:space="preserve"> and large search space.</w:t>
      </w:r>
      <w:r w:rsidR="00687B5B">
        <w:t xml:space="preserve"> The extent of disease can vary from patient to patient, with some containing a single lesion and others having multiple lesions. Simple class weighting of disease would </w:t>
      </w:r>
      <w:r w:rsidR="008919DF">
        <w:t>lead to</w:t>
      </w:r>
      <w:r w:rsidR="00687B5B">
        <w:t xml:space="preserve"> favoring training on patients with more disease sites. While model training by breaking up the liver into cubes is not </w:t>
      </w:r>
      <w:commentRangeStart w:id="81"/>
      <w:r w:rsidR="00687B5B">
        <w:t>new</w:t>
      </w:r>
      <w:commentRangeEnd w:id="81"/>
      <w:r w:rsidR="00112AA5">
        <w:rPr>
          <w:rStyle w:val="CommentReference"/>
        </w:rPr>
        <w:commentReference w:id="81"/>
      </w:r>
      <w:r w:rsidR="00687B5B">
        <w:t xml:space="preserve">, our method of splitting up the liver into cubes centered specifically on disease sites ensures that the model learns on a more balanced representation of data. </w:t>
      </w:r>
      <w:r w:rsidR="00B402E5">
        <w:t>The training workflow was designed to allow the model learn from batches that contains cubic images from multiple patients at once, enabling the creation of a more generalized model.</w:t>
      </w:r>
    </w:p>
    <w:p w14:paraId="260BD9B6" w14:textId="144640C9" w:rsidR="00687B5B" w:rsidRDefault="00810645" w:rsidP="00E170A7">
      <w:pPr>
        <w:pStyle w:val="Heading2"/>
      </w:pPr>
      <w:commentRangeStart w:id="82"/>
      <w:r>
        <w:t>General Discussion</w:t>
      </w:r>
      <w:commentRangeEnd w:id="82"/>
      <w:r w:rsidR="003F08A2">
        <w:rPr>
          <w:rStyle w:val="CommentReference"/>
          <w:rFonts w:asciiTheme="minorHAnsi" w:eastAsiaTheme="minorHAnsi" w:hAnsiTheme="minorHAnsi" w:cstheme="minorBidi"/>
          <w:color w:val="auto"/>
        </w:rPr>
        <w:commentReference w:id="82"/>
      </w:r>
    </w:p>
    <w:p w14:paraId="46EDC7A5" w14:textId="7D9545CF" w:rsidR="0083644B" w:rsidRDefault="00147049" w:rsidP="0083644B">
      <w:r>
        <w:t xml:space="preserve">While </w:t>
      </w:r>
      <w:r w:rsidR="00B402E5">
        <w:t xml:space="preserve">fully convolutional networks </w:t>
      </w:r>
      <w:r>
        <w:t>have been</w:t>
      </w:r>
      <w:r w:rsidR="003F08A2">
        <w:t xml:space="preserve"> previously</w:t>
      </w:r>
      <w:r>
        <w:t xml:space="preserve"> </w:t>
      </w:r>
      <w:r w:rsidR="003F08A2">
        <w:t xml:space="preserve">investigated for the segmentation of </w:t>
      </w:r>
      <w:r>
        <w:t>CRL</w:t>
      </w:r>
      <w:r w:rsidR="00640705">
        <w:t>M</w:t>
      </w:r>
      <w:r w:rsidR="007F0C25">
        <w:fldChar w:fldCharType="begin" w:fldLock="1"/>
      </w:r>
      <w:r w:rsidR="00D17B88">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007F0C25">
        <w:fldChar w:fldCharType="separate"/>
      </w:r>
      <w:r w:rsidR="00D17B88" w:rsidRPr="00D17B88">
        <w:rPr>
          <w:noProof/>
          <w:vertAlign w:val="superscript"/>
        </w:rPr>
        <w:t>4</w:t>
      </w:r>
      <w:r w:rsidR="007F0C25">
        <w:fldChar w:fldCharType="end"/>
      </w:r>
      <w:r>
        <w:t xml:space="preserve">, </w:t>
      </w:r>
      <w:r w:rsidR="003F08A2">
        <w:t>only a quantitative assessment of the model performance has been reported</w:t>
      </w:r>
      <w:r w:rsidR="0083644B">
        <w:t xml:space="preserve">. The mean </w:t>
      </w:r>
      <w:r w:rsidR="003F08A2">
        <w:t>DSC</w:t>
      </w:r>
      <w:r w:rsidR="00810645">
        <w:t xml:space="preserve"> and sensitivity</w:t>
      </w:r>
      <w:r w:rsidR="0083644B">
        <w:t xml:space="preserve"> of our model was greater than that presented by</w:t>
      </w:r>
      <w:r w:rsidR="00B402E5">
        <w:t xml:space="preserve"> </w:t>
      </w:r>
      <w:proofErr w:type="spellStart"/>
      <w:r w:rsidR="0051477F" w:rsidRPr="0051477F">
        <w:t>Vorontsov</w:t>
      </w:r>
      <w:proofErr w:type="spellEnd"/>
      <w:r w:rsidR="0051477F">
        <w:t xml:space="preserve"> et al</w:t>
      </w:r>
      <w:r w:rsidR="00A94A22">
        <w:fldChar w:fldCharType="begin" w:fldLock="1"/>
      </w:r>
      <w:r w:rsidR="00D17B88">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00A94A22">
        <w:fldChar w:fldCharType="separate"/>
      </w:r>
      <w:r w:rsidR="00D17B88" w:rsidRPr="00D17B88">
        <w:rPr>
          <w:noProof/>
          <w:vertAlign w:val="superscript"/>
        </w:rPr>
        <w:t>4</w:t>
      </w:r>
      <w:r w:rsidR="00A94A22">
        <w:fldChar w:fldCharType="end"/>
      </w:r>
      <w:r w:rsidR="00B402E5">
        <w:t>,</w:t>
      </w:r>
      <w:r w:rsidR="0083644B">
        <w:t xml:space="preserve"> with more test sit</w:t>
      </w:r>
      <w:r w:rsidR="00D17B88">
        <w:t>es for two of the criteria (n=64 vs n=30 for less than 10mm, and n=57 vs n=40 for greater than 20mm</w:t>
      </w:r>
      <w:r w:rsidR="0083644B">
        <w:t>).</w:t>
      </w:r>
      <w:r w:rsidR="00D637CA">
        <w:t xml:space="preserve"> Similar work has also been </w:t>
      </w:r>
      <w:r w:rsidR="003F08A2">
        <w:t xml:space="preserve">reported by </w:t>
      </w:r>
      <w:r w:rsidR="0051477F">
        <w:t>Christ</w:t>
      </w:r>
      <w:r w:rsidR="003F08A2">
        <w:t xml:space="preserve"> et al,</w:t>
      </w:r>
      <w:r w:rsidR="00A94A22">
        <w:fldChar w:fldCharType="begin" w:fldLock="1"/>
      </w:r>
      <w:r w:rsidR="00D17B88">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3&lt;/sup&gt;","plainTextFormattedCitation":"3","previouslyFormattedCitation":"&lt;sup&gt;3&lt;/sup&gt;"},"properties":{"noteIndex":0},"schema":"https://github.com/citation-style-language/schema/raw/master/csl-citation.json"}</w:instrText>
      </w:r>
      <w:r w:rsidR="00A94A22">
        <w:fldChar w:fldCharType="separate"/>
      </w:r>
      <w:r w:rsidR="00D17B88" w:rsidRPr="00D17B88">
        <w:rPr>
          <w:noProof/>
          <w:vertAlign w:val="superscript"/>
        </w:rPr>
        <w:t>3</w:t>
      </w:r>
      <w:r w:rsidR="00A94A22">
        <w:fldChar w:fldCharType="end"/>
      </w:r>
      <w:r w:rsidR="00D637CA">
        <w:t xml:space="preserve"> however their work focused on primary liver disease.</w:t>
      </w:r>
      <w:r w:rsidR="00FD75D2">
        <w:t xml:space="preserve"> </w:t>
      </w:r>
      <w:r w:rsidR="00FD75D2">
        <w:lastRenderedPageBreak/>
        <w:t xml:space="preserve">Within our institutional data 87% (26/30) of the cases had DSC greater than 0.74, which is similar to the typical inter-observer variability which has been reported as 0.76 </w:t>
      </w:r>
      <w:r w:rsidR="00FD75D2">
        <w:fldChar w:fldCharType="begin" w:fldLock="1"/>
      </w:r>
      <w:r w:rsidR="00B025B8">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lt;sup&gt;18&lt;/sup&gt;","plainTextFormattedCitation":"18","previouslyFormattedCitation":"&lt;sup&gt;17&lt;/sup&gt;"},"properties":{"noteIndex":0},"schema":"https://github.com/citation-style-language/schema/raw/master/csl-citation.json"}</w:instrText>
      </w:r>
      <w:r w:rsidR="00FD75D2">
        <w:fldChar w:fldCharType="separate"/>
      </w:r>
      <w:r w:rsidR="00B025B8" w:rsidRPr="00B025B8">
        <w:rPr>
          <w:noProof/>
          <w:vertAlign w:val="superscript"/>
        </w:rPr>
        <w:t>18</w:t>
      </w:r>
      <w:r w:rsidR="00FD75D2">
        <w:fldChar w:fldCharType="end"/>
      </w:r>
      <w:r w:rsidR="00FD75D2">
        <w:t>.</w:t>
      </w:r>
    </w:p>
    <w:p w14:paraId="37EE17D6" w14:textId="18EA16B5" w:rsidR="00810645" w:rsidRDefault="00112AA5" w:rsidP="00E170A7">
      <w:pPr>
        <w:pStyle w:val="Heading2"/>
      </w:pPr>
      <w:r>
        <w:t>Limitations</w:t>
      </w:r>
    </w:p>
    <w:p w14:paraId="7FD5ED3F" w14:textId="0F30AA09" w:rsidR="003F08A2" w:rsidRDefault="003F08A2" w:rsidP="003F08A2">
      <w:r>
        <w:t xml:space="preserve">Our study has several limitations. The proposed model showed limitation on segmenting small disease site of less than 10 mm </w:t>
      </w:r>
      <w:r w:rsidR="00B402E5">
        <w:t>in diameter</w:t>
      </w:r>
      <w:r>
        <w:t xml:space="preserve"> with a reported </w:t>
      </w:r>
      <w:r w:rsidR="00B402E5">
        <w:t>mean</w:t>
      </w:r>
      <w:r>
        <w:t xml:space="preserve"> sensitivity of 48%. </w:t>
      </w:r>
      <w:r w:rsidR="00E904F6">
        <w:t xml:space="preserve">However, the detectability of disease greater than 10 mm was more satisfactory with a reported sensitivity of 95%. </w:t>
      </w:r>
      <w:commentRangeStart w:id="83"/>
      <w:r w:rsidR="00E904F6">
        <w:t xml:space="preserve">This could be explained by different reasons such as the image resolution and quality. </w:t>
      </w:r>
      <w:commentRangeEnd w:id="83"/>
      <w:r w:rsidR="00E904F6">
        <w:rPr>
          <w:rStyle w:val="CommentReference"/>
        </w:rPr>
        <w:commentReference w:id="83"/>
      </w:r>
    </w:p>
    <w:p w14:paraId="7434BBE5" w14:textId="054D8C35" w:rsidR="00B402E5" w:rsidRDefault="00E904F6" w:rsidP="00B402E5">
      <w:r>
        <w:t xml:space="preserve">The reported FP volumes could be high for a small over-segmentation of large tumor volume (Figure XXX, supplementary material). In regard of the sensitivity of FP volume metric, the evaluation was enriched with the erroneous FP volume and over-segmentation FP metrics. Furthermore, quality of the predicted segmentations by the proposed </w:t>
      </w:r>
      <w:proofErr w:type="spellStart"/>
      <w:r>
        <w:t>DenseNet</w:t>
      </w:r>
      <w:proofErr w:type="spellEnd"/>
      <w:r>
        <w:t xml:space="preserve"> model was qualitatively assessed by two board certified radiologist</w:t>
      </w:r>
      <w:r w:rsidR="0051477F">
        <w:t>s, both interventional (XXX) and diagnostic (YYY)</w:t>
      </w:r>
      <w:r>
        <w:t xml:space="preserve">. Poor Likert scoring was reported (scored </w:t>
      </w:r>
      <w:proofErr w:type="gramStart"/>
      <w:r>
        <w:t>1</w:t>
      </w:r>
      <w:proofErr w:type="gramEnd"/>
      <w:r>
        <w:t xml:space="preserve"> out of 5</w:t>
      </w:r>
      <w:r w:rsidR="0063792B">
        <w:t xml:space="preserve"> and 3 out of 5</w:t>
      </w:r>
      <w:r>
        <w:t>)</w:t>
      </w:r>
      <w:r w:rsidR="00021A8C">
        <w:t xml:space="preserve"> for </w:t>
      </w:r>
      <w:r w:rsidR="0063792B">
        <w:t>two cases</w:t>
      </w:r>
      <w:r w:rsidR="00B402E5">
        <w:t xml:space="preserve">. These poor segmentation scores </w:t>
      </w:r>
      <w:proofErr w:type="gramStart"/>
      <w:r w:rsidR="00B402E5">
        <w:t>could be explained</w:t>
      </w:r>
      <w:proofErr w:type="gramEnd"/>
      <w:r w:rsidR="00B402E5">
        <w:t xml:space="preserve"> by similarity in intensity between the gallbladder and the ablation zone</w:t>
      </w:r>
      <w:r w:rsidR="0063792B">
        <w:t xml:space="preserve">, and over segmentation of the ablation zone. Both cases </w:t>
      </w:r>
      <w:proofErr w:type="gramStart"/>
      <w:r w:rsidR="0063792B">
        <w:t>are shown</w:t>
      </w:r>
      <w:proofErr w:type="gramEnd"/>
      <w:r w:rsidR="0063792B">
        <w:t xml:space="preserve"> in Supplementary Figure xxx.</w:t>
      </w:r>
    </w:p>
    <w:p w14:paraId="78458327" w14:textId="2E4FAC88" w:rsidR="00FF38F7" w:rsidRDefault="00FF38F7" w:rsidP="0083644B">
      <w:r>
        <w:t xml:space="preserve">The measurement of false positive volume seems highly biased when there are small amounts of over-segmentation on large </w:t>
      </w:r>
      <w:proofErr w:type="gramStart"/>
      <w:r>
        <w:t>tumors</w:t>
      </w:r>
      <w:r w:rsidR="00810645">
        <w:t>,</w:t>
      </w:r>
      <w:proofErr w:type="gramEnd"/>
      <w:r>
        <w:t xml:space="preserve"> this was the rationale for the creation of the </w:t>
      </w:r>
      <w:r w:rsidR="000B662B">
        <w:t>erroneous</w:t>
      </w:r>
      <w:r>
        <w:t xml:space="preserve"> false positive volume</w:t>
      </w:r>
      <w:r w:rsidR="000B662B">
        <w:t xml:space="preserve"> and over-segmentation false positive</w:t>
      </w:r>
      <w:r>
        <w:t xml:space="preserve">. </w:t>
      </w:r>
      <w:r w:rsidR="00810645">
        <w:t>To ensure transparency,</w:t>
      </w:r>
      <w:r>
        <w:t xml:space="preserve"> we include</w:t>
      </w:r>
      <w:r w:rsidR="000B662B">
        <w:t xml:space="preserve"> all three</w:t>
      </w:r>
      <w:r>
        <w:t xml:space="preserve"> and rely on the qualitative assessment to add weight to the quality of the contours.</w:t>
      </w:r>
    </w:p>
    <w:p w14:paraId="0374F1B5" w14:textId="63E5541B" w:rsidR="00810645" w:rsidRDefault="00810645" w:rsidP="00E170A7">
      <w:pPr>
        <w:pStyle w:val="Heading2"/>
      </w:pPr>
      <w:r>
        <w:t>Conclusion</w:t>
      </w:r>
    </w:p>
    <w:p w14:paraId="406251BD" w14:textId="5BE98816" w:rsidR="009555FA" w:rsidRDefault="009555FA" w:rsidP="0083644B">
      <w:r>
        <w:t xml:space="preserve">The proposed </w:t>
      </w:r>
      <w:proofErr w:type="spellStart"/>
      <w:r>
        <w:t>DenseNet</w:t>
      </w:r>
      <w:proofErr w:type="spellEnd"/>
      <w:r>
        <w:t xml:space="preserve"> model was able to provide fast </w:t>
      </w:r>
      <w:r w:rsidR="00B402E5">
        <w:t xml:space="preserve">(&lt;30 seconds) </w:t>
      </w:r>
      <w:r>
        <w:t xml:space="preserve">and accurate colorectal metastasis and ablation cavity segmentations for CECT. The model can </w:t>
      </w:r>
      <w:r w:rsidR="00C508F0">
        <w:t>provide</w:t>
      </w:r>
      <w:r>
        <w:t xml:space="preserve"> clinical benefit in detection of colorectal metastasis, ablation therapy assessment and automated planning for radiotherapy.</w:t>
      </w:r>
    </w:p>
    <w:p w14:paraId="34417E0A" w14:textId="0D7BDEB8" w:rsidR="00B66C54" w:rsidRPr="00B66C54" w:rsidRDefault="00B66C54" w:rsidP="00B66C54"/>
    <w:sectPr w:rsidR="00B66C54" w:rsidRPr="00B66C54" w:rsidSect="004C66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igaud,Bastien Steve Henri" w:date="2020-08-29T16:11:00Z" w:initials="RSH">
    <w:p w14:paraId="2ED789A5" w14:textId="6A4D2CDE" w:rsidR="00B025B8" w:rsidRDefault="00B025B8">
      <w:pPr>
        <w:pStyle w:val="CommentText"/>
      </w:pPr>
      <w:r>
        <w:rPr>
          <w:rStyle w:val="CommentReference"/>
        </w:rPr>
        <w:annotationRef/>
      </w:r>
      <w:r>
        <w:t>Why is that? Late diagnosis?</w:t>
      </w:r>
    </w:p>
  </w:comment>
  <w:comment w:id="1" w:author="Anderson,Brian M" w:date="2020-08-31T09:37:00Z" w:initials="AM">
    <w:p w14:paraId="0F92300D" w14:textId="5A8EA151" w:rsidR="00B025B8" w:rsidRDefault="00B025B8">
      <w:pPr>
        <w:pStyle w:val="CommentText"/>
      </w:pPr>
      <w:r>
        <w:rPr>
          <w:rStyle w:val="CommentReference"/>
        </w:rPr>
        <w:annotationRef/>
      </w:r>
      <w:r>
        <w:t>Probably</w:t>
      </w:r>
    </w:p>
  </w:comment>
  <w:comment w:id="2" w:author="Rigaud,Bastien Steve Henri" w:date="2020-08-29T16:10:00Z" w:initials="RSH">
    <w:p w14:paraId="43BA9971" w14:textId="0A6DBC25" w:rsidR="00B025B8" w:rsidRDefault="00B025B8">
      <w:pPr>
        <w:pStyle w:val="CommentText"/>
      </w:pPr>
      <w:r>
        <w:rPr>
          <w:rStyle w:val="CommentReference"/>
        </w:rPr>
        <w:annotationRef/>
      </w:r>
      <w:r>
        <w:t>Did you mean course of the treatment or after treatment?</w:t>
      </w:r>
      <w:r>
        <w:br/>
      </w:r>
    </w:p>
  </w:comment>
  <w:comment w:id="3" w:author="Anderson,Brian M" w:date="2020-08-31T09:37:00Z" w:initials="AM">
    <w:p w14:paraId="2CCF8308" w14:textId="63F2E086" w:rsidR="00B025B8" w:rsidRDefault="00B025B8">
      <w:pPr>
        <w:pStyle w:val="CommentText"/>
      </w:pPr>
      <w:r>
        <w:rPr>
          <w:rStyle w:val="CommentReference"/>
        </w:rPr>
        <w:annotationRef/>
      </w:r>
      <w:r>
        <w:t>Course of their disease, includes treatment and after</w:t>
      </w:r>
    </w:p>
  </w:comment>
  <w:comment w:id="4" w:author="Rigaud,Bastien Steve Henri" w:date="2020-08-29T16:16:00Z" w:initials="RSH">
    <w:p w14:paraId="76401861" w14:textId="6BB2B6A6" w:rsidR="00B025B8" w:rsidRDefault="00B025B8">
      <w:pPr>
        <w:pStyle w:val="CommentText"/>
      </w:pPr>
      <w:r>
        <w:rPr>
          <w:rStyle w:val="CommentReference"/>
        </w:rPr>
        <w:annotationRef/>
      </w:r>
      <w:r>
        <w:t>I don’t have access to the references but this sentence is a bit weird for me. Did you mean something like this:</w:t>
      </w:r>
      <w:r>
        <w:br/>
      </w:r>
      <w:r>
        <w:br/>
        <w:t>“To date, automated liver disease segmentation tasks have largely been focused on the primary liver disease [double refs]. However, these proposed approaches don’t include qualitative evaluation of the generated contours by senior radiologists.”</w:t>
      </w:r>
    </w:p>
  </w:comment>
  <w:comment w:id="5" w:author="Anderson,Brian M" w:date="2020-08-31T09:29:00Z" w:initials="AM">
    <w:p w14:paraId="73ED9A43" w14:textId="0F6F3615" w:rsidR="00B025B8" w:rsidRDefault="00B025B8">
      <w:pPr>
        <w:pStyle w:val="CommentText"/>
      </w:pPr>
      <w:r>
        <w:rPr>
          <w:rStyle w:val="CommentReference"/>
        </w:rPr>
        <w:annotationRef/>
      </w:r>
      <w:r>
        <w:t>Hopefully cleared this up a bit</w:t>
      </w:r>
    </w:p>
  </w:comment>
  <w:comment w:id="6" w:author="Rigaud,Bastien Steve Henri" w:date="2020-08-29T16:36:00Z" w:initials="RSH">
    <w:p w14:paraId="12BA070F" w14:textId="7C1C09DF" w:rsidR="00B025B8" w:rsidRDefault="00B025B8">
      <w:pPr>
        <w:pStyle w:val="CommentText"/>
      </w:pPr>
      <w:r>
        <w:rPr>
          <w:rStyle w:val="CommentReference"/>
        </w:rPr>
        <w:annotationRef/>
      </w:r>
      <w:r>
        <w:rPr>
          <w:rStyle w:val="CommentReference"/>
        </w:rPr>
        <w:t>Can you report how many patients in percentage a treated using this technique compare to the other treatments?</w:t>
      </w:r>
    </w:p>
  </w:comment>
  <w:comment w:id="7" w:author="Anderson,Brian M" w:date="2020-08-31T09:39:00Z" w:initials="AM">
    <w:p w14:paraId="62469AD4" w14:textId="4977160E" w:rsidR="00B025B8" w:rsidRDefault="00B025B8">
      <w:pPr>
        <w:pStyle w:val="CommentText"/>
      </w:pPr>
      <w:r>
        <w:rPr>
          <w:rStyle w:val="CommentReference"/>
        </w:rPr>
        <w:annotationRef/>
      </w:r>
      <w:r>
        <w:t>We’re already passed the limit on intro</w:t>
      </w:r>
    </w:p>
  </w:comment>
  <w:comment w:id="8" w:author="Rigaud,Bastien Steve Henri" w:date="2020-08-29T16:20:00Z" w:initials="RSH">
    <w:p w14:paraId="2F11BD3E" w14:textId="077EABB1" w:rsidR="00B025B8" w:rsidRDefault="00B025B8">
      <w:pPr>
        <w:pStyle w:val="CommentText"/>
      </w:pPr>
      <w:r>
        <w:rPr>
          <w:rStyle w:val="CommentReference"/>
        </w:rPr>
        <w:annotationRef/>
      </w:r>
      <w:r>
        <w:t>Disease</w:t>
      </w:r>
      <w:r w:rsidRPr="00C40441">
        <w:rPr>
          <w:u w:val="single"/>
        </w:rPr>
        <w:t>s</w:t>
      </w:r>
      <w:r>
        <w:t>?</w:t>
      </w:r>
    </w:p>
  </w:comment>
  <w:comment w:id="9" w:author="Rigaud,Bastien Steve Henri" w:date="2020-08-29T16:40:00Z" w:initials="RSH">
    <w:p w14:paraId="5D687EF5" w14:textId="69CA2D21" w:rsidR="00B025B8" w:rsidRDefault="00B025B8" w:rsidP="008F0BB6">
      <w:r>
        <w:rPr>
          <w:rStyle w:val="CommentReference"/>
        </w:rPr>
        <w:annotationRef/>
      </w:r>
      <w:r>
        <w:t xml:space="preserve">Please report this challenge using their ARXIV paper as a reference: </w:t>
      </w:r>
      <w:hyperlink r:id="rId1" w:history="1">
        <w:r>
          <w:rPr>
            <w:rStyle w:val="Hyperlink"/>
          </w:rPr>
          <w:t>https://arxiv.org/abs/1901.04056</w:t>
        </w:r>
      </w:hyperlink>
    </w:p>
  </w:comment>
  <w:comment w:id="10" w:author="Anderson,Brian M" w:date="2020-08-31T09:36:00Z" w:initials="AM">
    <w:p w14:paraId="33DD42C4" w14:textId="08932229" w:rsidR="00B025B8" w:rsidRDefault="00B025B8">
      <w:pPr>
        <w:pStyle w:val="CommentText"/>
      </w:pPr>
      <w:r>
        <w:rPr>
          <w:rStyle w:val="CommentReference"/>
        </w:rPr>
        <w:annotationRef/>
      </w:r>
      <w:r>
        <w:t>Done!</w:t>
      </w:r>
    </w:p>
  </w:comment>
  <w:comment w:id="11" w:author="Rigaud,Bastien Steve Henri" w:date="2020-08-29T17:57:00Z" w:initials="RSH">
    <w:p w14:paraId="0305AF5A" w14:textId="39563608" w:rsidR="00B025B8" w:rsidRDefault="00B025B8">
      <w:pPr>
        <w:pStyle w:val="CommentText"/>
      </w:pPr>
      <w:r>
        <w:rPr>
          <w:rStyle w:val="CommentReference"/>
        </w:rPr>
        <w:annotationRef/>
      </w:r>
      <w:r>
        <w:t xml:space="preserve">Any </w:t>
      </w:r>
      <w:proofErr w:type="gramStart"/>
      <w:r>
        <w:t>ref ?</w:t>
      </w:r>
      <w:proofErr w:type="gramEnd"/>
    </w:p>
  </w:comment>
  <w:comment w:id="12" w:author="Rigaud,Bastien Steve Henri" w:date="2020-08-29T17:57:00Z" w:initials="RSH">
    <w:p w14:paraId="1D50751F" w14:textId="09E64DEB" w:rsidR="00B025B8" w:rsidRDefault="00B025B8">
      <w:pPr>
        <w:pStyle w:val="CommentText"/>
      </w:pPr>
      <w:r>
        <w:rPr>
          <w:rStyle w:val="CommentReference"/>
        </w:rPr>
        <w:annotationRef/>
      </w:r>
      <w:r>
        <w:t>Same, add ref if you can</w:t>
      </w:r>
    </w:p>
  </w:comment>
  <w:comment w:id="13" w:author="Rigaud,Bastien Steve Henri" w:date="2020-08-29T18:00:00Z" w:initials="RSH">
    <w:p w14:paraId="0A34E98E" w14:textId="6FA02757" w:rsidR="00B025B8" w:rsidRDefault="00B025B8">
      <w:pPr>
        <w:pStyle w:val="CommentText"/>
        <w:rPr>
          <w:rStyle w:val="CommentReference"/>
        </w:rPr>
      </w:pPr>
      <w:r>
        <w:rPr>
          <w:rStyle w:val="CommentReference"/>
        </w:rPr>
        <w:annotationRef/>
      </w:r>
      <w:r>
        <w:rPr>
          <w:rStyle w:val="CommentReference"/>
        </w:rPr>
        <w:t>You need to add a little bit more details:</w:t>
      </w:r>
      <w:r>
        <w:rPr>
          <w:rStyle w:val="CommentReference"/>
        </w:rPr>
        <w:br/>
      </w:r>
      <w:r>
        <w:rPr>
          <w:rStyle w:val="CommentReference"/>
        </w:rPr>
        <w:tab/>
        <w:t>was the whole image or the cropped image around the liver separated in cubes?</w:t>
      </w:r>
    </w:p>
    <w:p w14:paraId="6E121808" w14:textId="74DEA42D" w:rsidR="00B025B8" w:rsidRDefault="00B025B8">
      <w:pPr>
        <w:pStyle w:val="CommentText"/>
        <w:rPr>
          <w:rStyle w:val="CommentReference"/>
        </w:rPr>
      </w:pPr>
      <w:r>
        <w:rPr>
          <w:rStyle w:val="CommentReference"/>
        </w:rPr>
        <w:tab/>
        <w:t>The cubes contain disease only or not? How was this balance?</w:t>
      </w:r>
    </w:p>
    <w:p w14:paraId="7371C777" w14:textId="448F7178" w:rsidR="00B025B8" w:rsidRDefault="00B025B8">
      <w:pPr>
        <w:pStyle w:val="CommentText"/>
      </w:pPr>
    </w:p>
  </w:comment>
  <w:comment w:id="24" w:author="Rigaud,Bastien Steve Henri" w:date="2020-08-29T18:10:00Z" w:initials="RSH">
    <w:p w14:paraId="2BA328CF" w14:textId="77777777" w:rsidR="00B025B8" w:rsidRDefault="00B025B8" w:rsidP="0078374C">
      <w:pPr>
        <w:pStyle w:val="CommentText"/>
      </w:pPr>
      <w:r>
        <w:rPr>
          <w:rStyle w:val="CommentReference"/>
        </w:rPr>
        <w:annotationRef/>
      </w:r>
      <w:r>
        <w:t xml:space="preserve">All convolution are </w:t>
      </w:r>
      <w:proofErr w:type="spellStart"/>
      <w:r>
        <w:t>atrous</w:t>
      </w:r>
      <w:proofErr w:type="spellEnd"/>
      <w:r>
        <w:t xml:space="preserve"> convolution?</w:t>
      </w:r>
      <w:r>
        <w:br/>
      </w:r>
      <w:r>
        <w:br/>
        <w:t>Also you already called the figure in the beginning of the section, maybe you can remove one of the two sentences.</w:t>
      </w:r>
    </w:p>
  </w:comment>
  <w:comment w:id="61" w:author="Rigaud,Bastien Steve Henri" w:date="2020-08-29T18:20:00Z" w:initials="RSH">
    <w:p w14:paraId="01765D98" w14:textId="609302FA" w:rsidR="00B025B8" w:rsidRDefault="00B025B8">
      <w:pPr>
        <w:pStyle w:val="CommentText"/>
      </w:pPr>
      <w:r>
        <w:rPr>
          <w:rStyle w:val="CommentReference"/>
        </w:rPr>
        <w:annotationRef/>
      </w:r>
      <w:r>
        <w:t>Do you report them?</w:t>
      </w:r>
    </w:p>
  </w:comment>
  <w:comment w:id="62" w:author="Rigaud,Bastien Steve Henri" w:date="2020-08-29T18:21:00Z" w:initials="RSH">
    <w:p w14:paraId="1EEED3DA" w14:textId="01A95FB7" w:rsidR="00B025B8" w:rsidRDefault="00B025B8">
      <w:pPr>
        <w:pStyle w:val="CommentText"/>
      </w:pPr>
      <w:r>
        <w:rPr>
          <w:rStyle w:val="CommentReference"/>
        </w:rPr>
        <w:annotationRef/>
      </w:r>
      <w:r>
        <w:t>Random?</w:t>
      </w:r>
    </w:p>
  </w:comment>
  <w:comment w:id="63" w:author="Rigaud,Bastien Steve Henri" w:date="2020-08-29T18:21:00Z" w:initials="RSH">
    <w:p w14:paraId="680B7F4C" w14:textId="2FB58B85" w:rsidR="00B025B8" w:rsidRDefault="00B025B8">
      <w:pPr>
        <w:pStyle w:val="CommentText"/>
      </w:pPr>
      <w:r>
        <w:rPr>
          <w:rStyle w:val="CommentReference"/>
        </w:rPr>
        <w:annotationRef/>
      </w:r>
      <w:r>
        <w:t>Ref?</w:t>
      </w:r>
    </w:p>
  </w:comment>
  <w:comment w:id="64" w:author="Rigaud,Bastien Steve Henri" w:date="2020-08-29T18:23:00Z" w:initials="RSH">
    <w:p w14:paraId="4962A583" w14:textId="22482043" w:rsidR="00B025B8" w:rsidRDefault="00B025B8">
      <w:pPr>
        <w:pStyle w:val="CommentText"/>
      </w:pPr>
      <w:r>
        <w:rPr>
          <w:rStyle w:val="CommentReference"/>
        </w:rPr>
        <w:annotationRef/>
      </w:r>
      <w:r>
        <w:t>I will merge this with optimization.</w:t>
      </w:r>
    </w:p>
  </w:comment>
  <w:comment w:id="65" w:author="Rigaud,Bastien Steve Henri" w:date="2020-08-29T18:27:00Z" w:initials="RSH">
    <w:p w14:paraId="7AF3EF31" w14:textId="47D10056" w:rsidR="00B025B8" w:rsidRDefault="00B025B8">
      <w:pPr>
        <w:pStyle w:val="CommentText"/>
      </w:pPr>
      <w:r>
        <w:rPr>
          <w:rStyle w:val="CommentReference"/>
        </w:rPr>
        <w:annotationRef/>
      </w:r>
      <w:r>
        <w:t>Spacing or slice thickness or both?</w:t>
      </w:r>
      <w:r>
        <w:br/>
      </w:r>
      <w:r>
        <w:br/>
        <w:t>1mm image resolution otherwise</w:t>
      </w:r>
    </w:p>
  </w:comment>
  <w:comment w:id="66" w:author="Rigaud,Bastien Steve Henri" w:date="2020-08-29T18:29:00Z" w:initials="RSH">
    <w:p w14:paraId="7C3CA147" w14:textId="77777777" w:rsidR="00B025B8" w:rsidRDefault="00B025B8">
      <w:pPr>
        <w:pStyle w:val="CommentText"/>
      </w:pPr>
      <w:r>
        <w:rPr>
          <w:rStyle w:val="CommentReference"/>
        </w:rPr>
        <w:annotationRef/>
      </w:r>
      <w:r>
        <w:t>You need to make this part more clear, I have difficulties to understand.</w:t>
      </w:r>
    </w:p>
    <w:p w14:paraId="64331435" w14:textId="77777777" w:rsidR="00B025B8" w:rsidRDefault="00B025B8">
      <w:pPr>
        <w:pStyle w:val="CommentText"/>
      </w:pPr>
    </w:p>
    <w:p w14:paraId="25B7A34F" w14:textId="77777777" w:rsidR="00B025B8" w:rsidRDefault="00B025B8">
      <w:pPr>
        <w:pStyle w:val="CommentText"/>
      </w:pPr>
      <w:r>
        <w:t>Are you talking about the conversion of the probability map generated by the model to assign the voxels as a background/disease class? If yes, range of 0-1 is not clear.</w:t>
      </w:r>
    </w:p>
    <w:p w14:paraId="6721D472" w14:textId="77777777" w:rsidR="00B025B8" w:rsidRDefault="00B025B8">
      <w:pPr>
        <w:pStyle w:val="CommentText"/>
      </w:pPr>
    </w:p>
    <w:p w14:paraId="0A074025" w14:textId="02C67CF5" w:rsidR="00B025B8" w:rsidRDefault="00B025B8">
      <w:pPr>
        <w:pStyle w:val="CommentText"/>
      </w:pPr>
      <w:r>
        <w:t>Also, you need to improve the explanation of the seed and what is the benefit of doing that.</w:t>
      </w:r>
    </w:p>
  </w:comment>
  <w:comment w:id="67" w:author="Rigaud,Bastien Steve Henri" w:date="2020-08-29T16:54:00Z" w:initials="RSH">
    <w:p w14:paraId="706774C2" w14:textId="77777777" w:rsidR="00B025B8" w:rsidRDefault="00B025B8" w:rsidP="007847DE">
      <w:pPr>
        <w:pStyle w:val="CommentText"/>
      </w:pPr>
      <w:r>
        <w:rPr>
          <w:rStyle w:val="CommentReference"/>
        </w:rPr>
        <w:annotationRef/>
      </w:r>
      <w:r>
        <w:t xml:space="preserve">I would put that part after you present the model. For me the material and methods part always follow that: </w:t>
      </w:r>
      <w:r>
        <w:br/>
        <w:t>1 – Data/patient study 2 – AI model or DIR method 3 – Geometric/</w:t>
      </w:r>
      <w:proofErr w:type="spellStart"/>
      <w:r>
        <w:t>Dosimetric</w:t>
      </w:r>
      <w:proofErr w:type="spellEnd"/>
      <w:r>
        <w:t xml:space="preserve"> evaluation 4 – Statistical analysis</w:t>
      </w:r>
    </w:p>
  </w:comment>
  <w:comment w:id="68" w:author="Rigaud,Bastien Steve Henri" w:date="2020-08-29T17:56:00Z" w:initials="RSH">
    <w:p w14:paraId="3154C0B3" w14:textId="77777777" w:rsidR="00B025B8" w:rsidRPr="007A5F18" w:rsidRDefault="00B025B8" w:rsidP="00845390">
      <w:pPr>
        <w:rPr>
          <w:bCs/>
        </w:rPr>
      </w:pPr>
      <w:r>
        <w:rPr>
          <w:rStyle w:val="CommentReference"/>
        </w:rPr>
        <w:annotationRef/>
      </w:r>
      <w:r>
        <w:t>This replace that sentence that was in voxel size manipulation:</w:t>
      </w:r>
      <w:r>
        <w:br/>
      </w:r>
      <w:r>
        <w:br/>
      </w:r>
      <w:r w:rsidRPr="007A5F18">
        <w:rPr>
          <w:bCs/>
        </w:rPr>
        <w:t>For all test assessment, predictions were resampled to the original slice thickness and compared against the unchanged ground truth.</w:t>
      </w:r>
    </w:p>
    <w:p w14:paraId="1D0D08B8" w14:textId="1B7167D9" w:rsidR="00B025B8" w:rsidRDefault="00B025B8">
      <w:pPr>
        <w:pStyle w:val="CommentText"/>
      </w:pPr>
    </w:p>
  </w:comment>
  <w:comment w:id="69" w:author="Rigaud,Bastien Steve Henri" w:date="2020-08-29T17:11:00Z" w:initials="RSH">
    <w:p w14:paraId="4BF71CAE" w14:textId="77777777" w:rsidR="00B025B8" w:rsidRDefault="00B025B8" w:rsidP="007847DE">
      <w:pPr>
        <w:pStyle w:val="CommentText"/>
      </w:pPr>
      <w:r>
        <w:rPr>
          <w:rStyle w:val="CommentReference"/>
        </w:rPr>
        <w:annotationRef/>
      </w:r>
      <w:r>
        <w:t>Overlap? Covered may be misleading no?</w:t>
      </w:r>
    </w:p>
  </w:comment>
  <w:comment w:id="70" w:author="Rigaud,Bastien Steve Henri" w:date="2020-08-29T18:34:00Z" w:initials="RSH">
    <w:p w14:paraId="4C1BE128" w14:textId="5BB2A6CF" w:rsidR="00B025B8" w:rsidRDefault="00B025B8">
      <w:pPr>
        <w:pStyle w:val="CommentText"/>
      </w:pPr>
      <w:r>
        <w:rPr>
          <w:rStyle w:val="CommentReference"/>
        </w:rPr>
        <w:annotationRef/>
      </w:r>
      <w:r>
        <w:t>Model extraction?</w:t>
      </w:r>
    </w:p>
  </w:comment>
  <w:comment w:id="71" w:author="Rigaud,Bastien Steve Henri" w:date="2020-08-29T18:34:00Z" w:initials="RSH">
    <w:p w14:paraId="1070ED23" w14:textId="5D2DE24C" w:rsidR="00B025B8" w:rsidRDefault="00B025B8">
      <w:pPr>
        <w:pStyle w:val="CommentText"/>
      </w:pPr>
      <w:r>
        <w:rPr>
          <w:rStyle w:val="CommentReference"/>
        </w:rPr>
        <w:annotationRef/>
      </w:r>
      <w:r>
        <w:t>Can you report the validation performance of the other models? That will help with the justification and see the overall benefit of this architecture compared to your tests.</w:t>
      </w:r>
    </w:p>
  </w:comment>
  <w:comment w:id="73" w:author="Rigaud,Bastien Steve Henri" w:date="2020-08-29T18:39:00Z" w:initials="RSH">
    <w:p w14:paraId="05124273" w14:textId="1B89CA0C" w:rsidR="00B025B8" w:rsidRDefault="00B025B8">
      <w:pPr>
        <w:pStyle w:val="CommentText"/>
      </w:pPr>
      <w:r>
        <w:rPr>
          <w:rStyle w:val="CommentReference"/>
        </w:rPr>
        <w:annotationRef/>
      </w:r>
      <w:r>
        <w:t xml:space="preserve">You need to add in the material and methods that the metrics were reported for </w:t>
      </w:r>
      <w:proofErr w:type="spellStart"/>
      <w:r>
        <w:t>subground</w:t>
      </w:r>
      <w:proofErr w:type="spellEnd"/>
      <w:r>
        <w:t xml:space="preserve"> of disease regarding their size/diameter?</w:t>
      </w:r>
    </w:p>
  </w:comment>
  <w:comment w:id="72" w:author="Rigaud,Bastien Steve Henri" w:date="2020-08-29T18:38:00Z" w:initials="RSH">
    <w:p w14:paraId="5DC69A07" w14:textId="15828AA3" w:rsidR="00B025B8" w:rsidRDefault="00B025B8">
      <w:pPr>
        <w:pStyle w:val="CommentText"/>
      </w:pPr>
      <w:r>
        <w:rPr>
          <w:rStyle w:val="CommentReference"/>
        </w:rPr>
        <w:annotationRef/>
      </w:r>
      <w:r>
        <w:t>I think you can use mean (min – max) and report the value with one number after the point? For example 16.2 mm (0.0 – 74.5)</w:t>
      </w:r>
    </w:p>
  </w:comment>
  <w:comment w:id="74" w:author="Rigaud,Bastien Steve Henri" w:date="2020-08-29T18:41:00Z" w:initials="RSH">
    <w:p w14:paraId="25D7B4D9" w14:textId="13F9CC6F" w:rsidR="00B025B8" w:rsidRDefault="00B025B8">
      <w:pPr>
        <w:pStyle w:val="CommentText"/>
      </w:pPr>
      <w:r>
        <w:rPr>
          <w:rStyle w:val="CommentReference"/>
        </w:rPr>
        <w:annotationRef/>
      </w:r>
      <w:r>
        <w:t>If you put a table, you don’t need these sentences.</w:t>
      </w:r>
      <w:r>
        <w:br/>
      </w:r>
      <w:r>
        <w:br/>
        <w:t>You can put something like:</w:t>
      </w:r>
      <w:r>
        <w:br/>
      </w:r>
      <w:r>
        <w:br/>
        <w:t xml:space="preserve">Table 3 reports the DSC and MSD metric of the </w:t>
      </w:r>
      <w:proofErr w:type="spellStart"/>
      <w:r>
        <w:t>DenseNet</w:t>
      </w:r>
      <w:proofErr w:type="spellEnd"/>
      <w:r>
        <w:t xml:space="preserve"> model on the withheld test set. + comments on the performance and sensitivity.</w:t>
      </w:r>
    </w:p>
  </w:comment>
  <w:comment w:id="75" w:author="Rigaud,Bastien Steve Henri" w:date="2020-08-29T18:57:00Z" w:initials="RSH">
    <w:p w14:paraId="01DE55C6" w14:textId="65AD4005" w:rsidR="00B025B8" w:rsidRDefault="00B025B8">
      <w:pPr>
        <w:pStyle w:val="CommentText"/>
      </w:pPr>
      <w:r>
        <w:rPr>
          <w:rStyle w:val="CommentReference"/>
        </w:rPr>
        <w:annotationRef/>
      </w:r>
      <w:r>
        <w:t>Can you report the architecture they are using?</w:t>
      </w:r>
    </w:p>
  </w:comment>
  <w:comment w:id="76" w:author="Rigaud,Bastien Steve Henri" w:date="2020-08-29T18:56:00Z" w:initials="RSH">
    <w:p w14:paraId="519FE270" w14:textId="3820E46F" w:rsidR="00B025B8" w:rsidRDefault="00B025B8" w:rsidP="000F3444">
      <w:r>
        <w:rPr>
          <w:rStyle w:val="CommentReference"/>
        </w:rPr>
        <w:annotationRef/>
      </w:r>
      <w:r>
        <w:t>You need to check these two papers published in TMI IEEE (state of the art in methodic papers for med)</w:t>
      </w:r>
      <w:r>
        <w:br/>
      </w:r>
      <w:r>
        <w:br/>
      </w:r>
      <w:proofErr w:type="spellStart"/>
      <w:r>
        <w:t>Seo</w:t>
      </w:r>
      <w:proofErr w:type="spellEnd"/>
      <w:r>
        <w:t xml:space="preserve"> et al, </w:t>
      </w:r>
      <w:r w:rsidRPr="000F3444">
        <w:t>Modified U-Net (</w:t>
      </w:r>
      <w:proofErr w:type="spellStart"/>
      <w:r w:rsidRPr="000F3444">
        <w:t>mU</w:t>
      </w:r>
      <w:proofErr w:type="spellEnd"/>
      <w:r w:rsidRPr="000F3444">
        <w:t>-Net) With Incorporation of Object-Dependent High Level Features for Improved Liver and Liver-Tumor Segmentation in CT Images</w:t>
      </w:r>
      <w:r>
        <w:t xml:space="preserve">. </w:t>
      </w:r>
      <w:hyperlink r:id="rId2" w:history="1">
        <w:r>
          <w:rPr>
            <w:rStyle w:val="Hyperlink"/>
          </w:rPr>
          <w:t>https://ieeexplore.ieee.org/document/8876857</w:t>
        </w:r>
      </w:hyperlink>
    </w:p>
    <w:p w14:paraId="5CD7ACAE" w14:textId="1F7AC151" w:rsidR="00B025B8" w:rsidRDefault="00B025B8" w:rsidP="000F3444">
      <w:r>
        <w:br/>
        <w:t xml:space="preserve">Li et al, </w:t>
      </w:r>
      <w:r w:rsidRPr="000F3444">
        <w:t>H-</w:t>
      </w:r>
      <w:proofErr w:type="spellStart"/>
      <w:r w:rsidRPr="000F3444">
        <w:t>DenseUNet</w:t>
      </w:r>
      <w:proofErr w:type="spellEnd"/>
      <w:r w:rsidRPr="000F3444">
        <w:t xml:space="preserve">: Hybrid Densely Connected </w:t>
      </w:r>
      <w:proofErr w:type="spellStart"/>
      <w:r w:rsidRPr="000F3444">
        <w:t>UNet</w:t>
      </w:r>
      <w:proofErr w:type="spellEnd"/>
      <w:r w:rsidRPr="000F3444">
        <w:t xml:space="preserve"> for Liver and Tumor Segmentation From CT Volumes</w:t>
      </w:r>
      <w:r>
        <w:br/>
      </w:r>
      <w:hyperlink r:id="rId3" w:history="1">
        <w:r>
          <w:rPr>
            <w:rStyle w:val="Hyperlink"/>
          </w:rPr>
          <w:t>https://ieeexplore.ieee.org/document/8379359</w:t>
        </w:r>
      </w:hyperlink>
    </w:p>
    <w:p w14:paraId="50099477" w14:textId="590872A4" w:rsidR="00B025B8" w:rsidRDefault="00B025B8">
      <w:pPr>
        <w:pStyle w:val="CommentText"/>
      </w:pPr>
    </w:p>
  </w:comment>
  <w:comment w:id="78" w:author="Rigaud,Bastien Steve Henri" w:date="2020-08-30T15:10:00Z" w:initials="RSH">
    <w:p w14:paraId="3FB5B2CF" w14:textId="77777777" w:rsidR="00B025B8" w:rsidRDefault="00B025B8">
      <w:pPr>
        <w:pStyle w:val="CommentText"/>
      </w:pPr>
      <w:r>
        <w:rPr>
          <w:rStyle w:val="CommentReference"/>
        </w:rPr>
        <w:annotationRef/>
      </w:r>
      <w:r>
        <w:t>I would be curious to see the same figure in a single image.</w:t>
      </w:r>
      <w:r>
        <w:br/>
      </w:r>
      <w:r>
        <w:br/>
        <w:t>Masked liver + red contour (not filled) of the GT + white contour of the predicted segmentation (not filled).</w:t>
      </w:r>
      <w:r>
        <w:br/>
      </w:r>
    </w:p>
    <w:p w14:paraId="2F91764F" w14:textId="2A8277AA" w:rsidR="00B025B8" w:rsidRDefault="00B025B8">
      <w:pPr>
        <w:pStyle w:val="CommentText"/>
      </w:pPr>
      <w:r>
        <w:t xml:space="preserve">That way, the reader can see by himself that even if the model is </w:t>
      </w:r>
      <w:proofErr w:type="spellStart"/>
      <w:r>
        <w:t>oversegmenting</w:t>
      </w:r>
      <w:proofErr w:type="spellEnd"/>
      <w:r>
        <w:t xml:space="preserve"> the disease, this still make sense in term of what we see in the liver (noise, partial volume, resolution, …)</w:t>
      </w:r>
    </w:p>
  </w:comment>
  <w:comment w:id="79" w:author="Rigaud,Bastien Steve Henri" w:date="2020-08-30T15:25:00Z" w:initials="RSH">
    <w:p w14:paraId="400A5307" w14:textId="255D52FD" w:rsidR="00B025B8" w:rsidRDefault="00B025B8">
      <w:pPr>
        <w:pStyle w:val="CommentText"/>
      </w:pPr>
      <w:r>
        <w:rPr>
          <w:rStyle w:val="CommentReference"/>
        </w:rPr>
        <w:annotationRef/>
      </w:r>
      <w:r>
        <w:t>I would put more analysis here. This is the strength of your paper (the institutional data and evaluation). Can you add the FP stuff?</w:t>
      </w:r>
    </w:p>
  </w:comment>
  <w:comment w:id="80" w:author="Rigaud,Bastien Steve Henri" w:date="2020-08-30T15:42:00Z" w:initials="RSH">
    <w:p w14:paraId="0BFE4CC6" w14:textId="57554B17" w:rsidR="00B025B8" w:rsidRDefault="00B025B8">
      <w:pPr>
        <w:pStyle w:val="CommentText"/>
      </w:pPr>
      <w:r>
        <w:rPr>
          <w:rStyle w:val="CommentReference"/>
        </w:rPr>
        <w:annotationRef/>
      </w:r>
      <w:r>
        <w:t>This should be in the caption of the figure.</w:t>
      </w:r>
      <w:r>
        <w:br/>
      </w:r>
      <w:r>
        <w:br/>
        <w:t>Here, I will add a sentence to explain or comment on why the predicted segmentations had a bad score (image quality, complex anatomy, multiple disease sites?).</w:t>
      </w:r>
    </w:p>
  </w:comment>
  <w:comment w:id="81" w:author="Rigaud,Bastien Steve Henri" w:date="2020-08-30T15:59:00Z" w:initials="RSH">
    <w:p w14:paraId="4A957921" w14:textId="0616F574" w:rsidR="00B025B8" w:rsidRDefault="00B025B8">
      <w:pPr>
        <w:pStyle w:val="CommentText"/>
      </w:pPr>
      <w:r>
        <w:rPr>
          <w:rStyle w:val="CommentReference"/>
        </w:rPr>
        <w:annotationRef/>
      </w:r>
      <w:r>
        <w:t>Ref of this method previously published?</w:t>
      </w:r>
    </w:p>
  </w:comment>
  <w:comment w:id="82" w:author="Rigaud,Bastien Steve Henri" w:date="2020-08-30T16:08:00Z" w:initials="RSH">
    <w:p w14:paraId="453D5BF9" w14:textId="3858E324" w:rsidR="00B025B8" w:rsidRDefault="00B025B8">
      <w:pPr>
        <w:pStyle w:val="CommentText"/>
      </w:pPr>
      <w:r>
        <w:rPr>
          <w:rStyle w:val="CommentReference"/>
        </w:rPr>
        <w:annotationRef/>
      </w:r>
      <w:r>
        <w:t>You need to extend this a little bit</w:t>
      </w:r>
    </w:p>
  </w:comment>
  <w:comment w:id="83" w:author="Rigaud,Bastien Steve Henri" w:date="2020-08-30T16:13:00Z" w:initials="RSH">
    <w:p w14:paraId="7AED64B6" w14:textId="77777777" w:rsidR="00B025B8" w:rsidRDefault="00B025B8">
      <w:pPr>
        <w:pStyle w:val="CommentText"/>
      </w:pPr>
      <w:r>
        <w:rPr>
          <w:rStyle w:val="CommentReference"/>
        </w:rPr>
        <w:annotationRef/>
      </w:r>
      <w:r>
        <w:t xml:space="preserve">Can you see if the low DSC on small disease were mostly on images with larger slice thickness? </w:t>
      </w:r>
      <w:r>
        <w:br/>
      </w:r>
    </w:p>
    <w:p w14:paraId="10FF4525" w14:textId="2E9718C0" w:rsidR="00B025B8" w:rsidRDefault="00B025B8">
      <w:pPr>
        <w:pStyle w:val="CommentText"/>
      </w:pPr>
      <w:r>
        <w:t>Can you comment on the image quality of these cases?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ED789A5" w15:done="0"/>
  <w15:commentEx w15:paraId="0F92300D" w15:paraIdParent="2ED789A5" w15:done="0"/>
  <w15:commentEx w15:paraId="43BA9971" w15:done="0"/>
  <w15:commentEx w15:paraId="2CCF8308" w15:paraIdParent="43BA9971" w15:done="0"/>
  <w15:commentEx w15:paraId="76401861" w15:done="0"/>
  <w15:commentEx w15:paraId="73ED9A43" w15:paraIdParent="76401861" w15:done="0"/>
  <w15:commentEx w15:paraId="12BA070F" w15:done="0"/>
  <w15:commentEx w15:paraId="62469AD4" w15:paraIdParent="12BA070F" w15:done="0"/>
  <w15:commentEx w15:paraId="2F11BD3E" w15:done="0"/>
  <w15:commentEx w15:paraId="5D687EF5" w15:done="0"/>
  <w15:commentEx w15:paraId="33DD42C4" w15:paraIdParent="5D687EF5" w15:done="0"/>
  <w15:commentEx w15:paraId="0305AF5A" w15:done="0"/>
  <w15:commentEx w15:paraId="1D50751F" w15:done="0"/>
  <w15:commentEx w15:paraId="7371C777" w15:done="0"/>
  <w15:commentEx w15:paraId="2BA328CF" w15:done="0"/>
  <w15:commentEx w15:paraId="01765D98" w15:done="0"/>
  <w15:commentEx w15:paraId="1EEED3DA" w15:done="0"/>
  <w15:commentEx w15:paraId="680B7F4C" w15:done="0"/>
  <w15:commentEx w15:paraId="4962A583" w15:done="0"/>
  <w15:commentEx w15:paraId="7AF3EF31" w15:done="0"/>
  <w15:commentEx w15:paraId="0A074025" w15:done="0"/>
  <w15:commentEx w15:paraId="706774C2" w15:done="0"/>
  <w15:commentEx w15:paraId="1D0D08B8" w15:done="0"/>
  <w15:commentEx w15:paraId="4BF71CAE" w15:done="0"/>
  <w15:commentEx w15:paraId="4C1BE128" w15:done="0"/>
  <w15:commentEx w15:paraId="1070ED23" w15:done="0"/>
  <w15:commentEx w15:paraId="05124273" w15:done="0"/>
  <w15:commentEx w15:paraId="5DC69A07" w15:done="0"/>
  <w15:commentEx w15:paraId="25D7B4D9" w15:done="0"/>
  <w15:commentEx w15:paraId="01DE55C6" w15:done="0"/>
  <w15:commentEx w15:paraId="50099477" w15:done="0"/>
  <w15:commentEx w15:paraId="2F91764F" w15:done="0"/>
  <w15:commentEx w15:paraId="400A5307" w15:done="0"/>
  <w15:commentEx w15:paraId="0BFE4CC6" w15:done="0"/>
  <w15:commentEx w15:paraId="4A957921" w15:done="0"/>
  <w15:commentEx w15:paraId="453D5BF9" w15:done="0"/>
  <w15:commentEx w15:paraId="10FF45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4FCA4" w16cex:dateUtc="2020-08-29T21:11:00Z"/>
  <w16cex:commentExtensible w16cex:durableId="22F4FC84" w16cex:dateUtc="2020-08-29T21:10:00Z"/>
  <w16cex:commentExtensible w16cex:durableId="22F4FDEC" w16cex:dateUtc="2020-08-29T21:16:00Z"/>
  <w16cex:commentExtensible w16cex:durableId="22F50295" w16cex:dateUtc="2020-08-29T21:36:00Z"/>
  <w16cex:commentExtensible w16cex:durableId="22F4FEEA" w16cex:dateUtc="2020-08-29T21:20:00Z"/>
  <w16cex:commentExtensible w16cex:durableId="22F4FFE7" w16cex:dateUtc="2020-08-29T21:25:00Z"/>
  <w16cex:commentExtensible w16cex:durableId="22F5016E" w16cex:dateUtc="2020-08-29T21:31:00Z"/>
  <w16cex:commentExtensible w16cex:durableId="22F501D1" w16cex:dateUtc="2020-08-29T21:33:00Z"/>
  <w16cex:commentExtensible w16cex:durableId="22F50362" w16cex:dateUtc="2020-08-29T21:40:00Z"/>
  <w16cex:commentExtensible w16cex:durableId="22F50F3E" w16cex:dateUtc="2020-08-29T22:30:00Z"/>
  <w16cex:commentExtensible w16cex:durableId="22F503F1" w16cex:dateUtc="2020-08-29T21:42:00Z"/>
  <w16cex:commentExtensible w16cex:durableId="22F5063B" w16cex:dateUtc="2020-08-29T21:52:00Z"/>
  <w16cex:commentExtensible w16cex:durableId="22F506CC" w16cex:dateUtc="2020-08-29T21:54:00Z"/>
  <w16cex:commentExtensible w16cex:durableId="22F50ACB" w16cex:dateUtc="2020-08-29T22:11:00Z"/>
  <w16cex:commentExtensible w16cex:durableId="22F512D9" w16cex:dateUtc="2020-08-29T22:46:00Z"/>
  <w16cex:commentExtensible w16cex:durableId="22F51570" w16cex:dateUtc="2020-08-29T22:57:00Z"/>
  <w16cex:commentExtensible w16cex:durableId="22F51588" w16cex:dateUtc="2020-08-29T22:57:00Z"/>
  <w16cex:commentExtensible w16cex:durableId="22F51625" w16cex:dateUtc="2020-08-29T23:00:00Z"/>
  <w16cex:commentExtensible w16cex:durableId="22F51652" w16cex:dateUtc="2020-08-29T23:00:00Z"/>
  <w16cex:commentExtensible w16cex:durableId="22F5174C" w16cex:dateUtc="2020-08-29T23:05:00Z"/>
  <w16cex:commentExtensible w16cex:durableId="22F516E7" w16cex:dateUtc="2020-08-29T23:03:00Z"/>
  <w16cex:commentExtensible w16cex:durableId="22F5180F" w16cex:dateUtc="2020-08-29T23:08:00Z"/>
  <w16cex:commentExtensible w16cex:durableId="22F5184C" w16cex:dateUtc="2020-08-29T23:09:00Z"/>
  <w16cex:commentExtensible w16cex:durableId="22F5189A" w16cex:dateUtc="2020-08-29T23:10:00Z"/>
  <w16cex:commentExtensible w16cex:durableId="22F51914" w16cex:dateUtc="2020-08-29T23:12:00Z"/>
  <w16cex:commentExtensible w16cex:durableId="22F51990" w16cex:dateUtc="2020-08-29T23:14:00Z"/>
  <w16cex:commentExtensible w16cex:durableId="22F519E7" w16cex:dateUtc="2020-08-29T23:16:00Z"/>
  <w16cex:commentExtensible w16cex:durableId="22F51B0A" w16cex:dateUtc="2020-08-29T23:20:00Z"/>
  <w16cex:commentExtensible w16cex:durableId="22F51B24" w16cex:dateUtc="2020-08-29T23:21:00Z"/>
  <w16cex:commentExtensible w16cex:durableId="22F51B40" w16cex:dateUtc="2020-08-29T23:21:00Z"/>
  <w16cex:commentExtensible w16cex:durableId="22F51BA9" w16cex:dateUtc="2020-08-29T23:23:00Z"/>
  <w16cex:commentExtensible w16cex:durableId="22F51BD4" w16cex:dateUtc="2020-08-29T23:24:00Z"/>
  <w16cex:commentExtensible w16cex:durableId="22F51C83" w16cex:dateUtc="2020-08-29T23:27:00Z"/>
  <w16cex:commentExtensible w16cex:durableId="22F51D14" w16cex:dateUtc="2020-08-29T23:29:00Z"/>
  <w16cex:commentExtensible w16cex:durableId="22F51379" w16cex:dateUtc="2020-08-29T21:54:00Z"/>
  <w16cex:commentExtensible w16cex:durableId="22F5153E" w16cex:dateUtc="2020-08-29T22:56:00Z"/>
  <w16cex:commentExtensible w16cex:durableId="22F51378" w16cex:dateUtc="2020-08-29T22:11:00Z"/>
  <w16cex:commentExtensible w16cex:durableId="22F51377" w16cex:dateUtc="2020-08-29T22:46:00Z"/>
  <w16cex:commentExtensible w16cex:durableId="22F51E18" w16cex:dateUtc="2020-08-29T23:34:00Z"/>
  <w16cex:commentExtensible w16cex:durableId="22F51E21" w16cex:dateUtc="2020-08-29T23:34:00Z"/>
  <w16cex:commentExtensible w16cex:durableId="22F51DAC" w16cex:dateUtc="2020-08-29T23:32:00Z"/>
  <w16cex:commentExtensible w16cex:durableId="22F51F4A" w16cex:dateUtc="2020-08-29T23:39:00Z"/>
  <w16cex:commentExtensible w16cex:durableId="22F51F2B" w16cex:dateUtc="2020-08-29T23:38:00Z"/>
  <w16cex:commentExtensible w16cex:durableId="22F51FBC" w16cex:dateUtc="2020-08-29T23:41:00Z"/>
  <w16cex:commentExtensible w16cex:durableId="22F51FA9" w16cex:dateUtc="2020-08-29T23:40:00Z"/>
  <w16cex:commentExtensible w16cex:durableId="22F5220E" w16cex:dateUtc="2020-08-29T23:50:00Z"/>
  <w16cex:commentExtensible w16cex:durableId="22F52037" w16cex:dateUtc="2020-08-29T23:43:00Z"/>
  <w16cex:commentExtensible w16cex:durableId="22F52098" w16cex:dateUtc="2020-08-29T23:44:00Z"/>
  <w16cex:commentExtensible w16cex:durableId="22F521EA" w16cex:dateUtc="2020-08-29T23:50:00Z"/>
  <w16cex:commentExtensible w16cex:durableId="22F523B7" w16cex:dateUtc="2020-08-29T23:57:00Z"/>
  <w16cex:commentExtensible w16cex:durableId="22F52349" w16cex:dateUtc="2020-08-29T23:56:00Z"/>
  <w16cex:commentExtensible w16cex:durableId="22F63EB5" w16cex:dateUtc="2020-08-30T20:05:00Z"/>
  <w16cex:commentExtensible w16cex:durableId="22F63FF4" w16cex:dateUtc="2020-08-30T20:10:00Z"/>
  <w16cex:commentExtensible w16cex:durableId="22F64354" w16cex:dateUtc="2020-08-30T20:25:00Z"/>
  <w16cex:commentExtensible w16cex:durableId="22F52459" w16cex:dateUtc="2020-08-30T00:00:00Z"/>
  <w16cex:commentExtensible w16cex:durableId="22F64719" w16cex:dateUtc="2020-08-30T20:41:00Z"/>
  <w16cex:commentExtensible w16cex:durableId="22F6477B" w16cex:dateUtc="2020-08-30T20:42:00Z"/>
  <w16cex:commentExtensible w16cex:durableId="22F647D8" w16cex:dateUtc="2020-08-30T20:44:00Z"/>
  <w16cex:commentExtensible w16cex:durableId="22F64A4D" w16cex:dateUtc="2020-08-30T20:54:00Z"/>
  <w16cex:commentExtensible w16cex:durableId="22F64ADA" w16cex:dateUtc="2020-08-30T20:57:00Z"/>
  <w16cex:commentExtensible w16cex:durableId="22F64B49" w16cex:dateUtc="2020-08-30T20:59:00Z"/>
  <w16cex:commentExtensible w16cex:durableId="22F64B6A" w16cex:dateUtc="2020-08-30T20:59:00Z"/>
  <w16cex:commentExtensible w16cex:durableId="22F64D76" w16cex:dateUtc="2020-08-30T21:08:00Z"/>
  <w16cex:commentExtensible w16cex:durableId="22F64C0A" w16cex:dateUtc="2020-08-30T21:02:00Z"/>
  <w16cex:commentExtensible w16cex:durableId="22F64EAA" w16cex:dateUtc="2020-08-30T21:13:00Z"/>
  <w16cex:commentExtensible w16cex:durableId="22F65031" w16cex:dateUtc="2020-08-30T21:20:00Z"/>
  <w16cex:commentExtensible w16cex:durableId="22F650DA" w16cex:dateUtc="2020-08-30T21:22:00Z"/>
  <w16cex:commentExtensible w16cex:durableId="22F651A7" w16cex:dateUtc="2020-08-30T2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ED789A5" w16cid:durableId="22F4FCA4"/>
  <w16cid:commentId w16cid:paraId="43BA9971" w16cid:durableId="22F4FC84"/>
  <w16cid:commentId w16cid:paraId="76401861" w16cid:durableId="22F4FDEC"/>
  <w16cid:commentId w16cid:paraId="12BA070F" w16cid:durableId="22F50295"/>
  <w16cid:commentId w16cid:paraId="2F11BD3E" w16cid:durableId="22F4FEEA"/>
  <w16cid:commentId w16cid:paraId="07778735" w16cid:durableId="22F4FFE7"/>
  <w16cid:commentId w16cid:paraId="3DFCA9D9" w16cid:durableId="22F5016E"/>
  <w16cid:commentId w16cid:paraId="0D968356" w16cid:durableId="22F501D1"/>
  <w16cid:commentId w16cid:paraId="5D687EF5" w16cid:durableId="22F50362"/>
  <w16cid:commentId w16cid:paraId="2E7FD440" w16cid:durableId="22F50F3E"/>
  <w16cid:commentId w16cid:paraId="7B94C7A0" w16cid:durableId="22F503F1"/>
  <w16cid:commentId w16cid:paraId="45BAC9AA" w16cid:durableId="22F5063B"/>
  <w16cid:commentId w16cid:paraId="08AEFD04" w16cid:durableId="22F506CC"/>
  <w16cid:commentId w16cid:paraId="10D7FC15" w16cid:durableId="22F50ACB"/>
  <w16cid:commentId w16cid:paraId="5C856048" w16cid:durableId="22F512D9"/>
  <w16cid:commentId w16cid:paraId="0305AF5A" w16cid:durableId="22F51570"/>
  <w16cid:commentId w16cid:paraId="1D50751F" w16cid:durableId="22F51588"/>
  <w16cid:commentId w16cid:paraId="2F90DAD8" w16cid:durableId="22F51625"/>
  <w16cid:commentId w16cid:paraId="7371C777" w16cid:durableId="22F51652"/>
  <w16cid:commentId w16cid:paraId="1E37D42D" w16cid:durableId="22F5174C"/>
  <w16cid:commentId w16cid:paraId="40BCA6BD" w16cid:durableId="22F516E7"/>
  <w16cid:commentId w16cid:paraId="09E61ADA" w16cid:durableId="22F5180F"/>
  <w16cid:commentId w16cid:paraId="28B58B40" w16cid:durableId="22F5184C"/>
  <w16cid:commentId w16cid:paraId="44A30B01" w16cid:durableId="22F5189A"/>
  <w16cid:commentId w16cid:paraId="09A6D32B" w16cid:durableId="22F51914"/>
  <w16cid:commentId w16cid:paraId="1FDB3807" w16cid:durableId="22F51990"/>
  <w16cid:commentId w16cid:paraId="68C88A18" w16cid:durableId="22F519E7"/>
  <w16cid:commentId w16cid:paraId="01765D98" w16cid:durableId="22F51B0A"/>
  <w16cid:commentId w16cid:paraId="1EEED3DA" w16cid:durableId="22F51B24"/>
  <w16cid:commentId w16cid:paraId="680B7F4C" w16cid:durableId="22F51B40"/>
  <w16cid:commentId w16cid:paraId="4962A583" w16cid:durableId="22F51BA9"/>
  <w16cid:commentId w16cid:paraId="51E14B19" w16cid:durableId="22F51BD4"/>
  <w16cid:commentId w16cid:paraId="7AF3EF31" w16cid:durableId="22F51C83"/>
  <w16cid:commentId w16cid:paraId="0A074025" w16cid:durableId="22F51D14"/>
  <w16cid:commentId w16cid:paraId="706774C2" w16cid:durableId="22F51379"/>
  <w16cid:commentId w16cid:paraId="1D0D08B8" w16cid:durableId="22F5153E"/>
  <w16cid:commentId w16cid:paraId="4BF71CAE" w16cid:durableId="22F51378"/>
  <w16cid:commentId w16cid:paraId="62140FC2" w16cid:durableId="22F51377"/>
  <w16cid:commentId w16cid:paraId="4C1BE128" w16cid:durableId="22F51E18"/>
  <w16cid:commentId w16cid:paraId="1070ED23" w16cid:durableId="22F51E21"/>
  <w16cid:commentId w16cid:paraId="2858E042" w16cid:durableId="22F51DAC"/>
  <w16cid:commentId w16cid:paraId="05124273" w16cid:durableId="22F51F4A"/>
  <w16cid:commentId w16cid:paraId="5DC69A07" w16cid:durableId="22F51F2B"/>
  <w16cid:commentId w16cid:paraId="25D7B4D9" w16cid:durableId="22F51FBC"/>
  <w16cid:commentId w16cid:paraId="093BBF62" w16cid:durableId="22F51FA9"/>
  <w16cid:commentId w16cid:paraId="09AA517F" w16cid:durableId="22F5220E"/>
  <w16cid:commentId w16cid:paraId="513541BF" w16cid:durableId="22F52037"/>
  <w16cid:commentId w16cid:paraId="596A4E22" w16cid:durableId="22F52098"/>
  <w16cid:commentId w16cid:paraId="77751638" w16cid:durableId="22F521EA"/>
  <w16cid:commentId w16cid:paraId="01DE55C6" w16cid:durableId="22F523B7"/>
  <w16cid:commentId w16cid:paraId="50099477" w16cid:durableId="22F52349"/>
  <w16cid:commentId w16cid:paraId="6680F8E2" w16cid:durableId="22F63EB5"/>
  <w16cid:commentId w16cid:paraId="2F91764F" w16cid:durableId="22F63FF4"/>
  <w16cid:commentId w16cid:paraId="400A5307" w16cid:durableId="22F64354"/>
  <w16cid:commentId w16cid:paraId="18D60E6C" w16cid:durableId="22F52459"/>
  <w16cid:commentId w16cid:paraId="436642A9" w16cid:durableId="22F64719"/>
  <w16cid:commentId w16cid:paraId="0BFE4CC6" w16cid:durableId="22F6477B"/>
  <w16cid:commentId w16cid:paraId="64EA6D1E" w16cid:durableId="22F647D8"/>
  <w16cid:commentId w16cid:paraId="29C54DA6" w16cid:durableId="22F64A4D"/>
  <w16cid:commentId w16cid:paraId="54FA8704" w16cid:durableId="22F64ADA"/>
  <w16cid:commentId w16cid:paraId="4A957921" w16cid:durableId="22F64B49"/>
  <w16cid:commentId w16cid:paraId="325E4D69" w16cid:durableId="22F64B6A"/>
  <w16cid:commentId w16cid:paraId="453D5BF9" w16cid:durableId="22F64D76"/>
  <w16cid:commentId w16cid:paraId="713169D4" w16cid:durableId="22F64C0A"/>
  <w16cid:commentId w16cid:paraId="10FF4525" w16cid:durableId="22F64EAA"/>
  <w16cid:commentId w16cid:paraId="73051CFD" w16cid:durableId="22F65031"/>
  <w16cid:commentId w16cid:paraId="58BB426E" w16cid:durableId="22F650DA"/>
  <w16cid:commentId w16cid:paraId="472DB9C6" w16cid:durableId="22F651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igaud,Bastien Steve Henri">
    <w15:presenceInfo w15:providerId="AD" w15:userId="S::bsrigaud@mdanderson.org::67eca9eb-9f4d-4d33-90d2-5a8b69d4920b"/>
  </w15:person>
  <w15:person w15:author="Anderson,Brian M">
    <w15:presenceInfo w15:providerId="AD" w15:userId="S-1-5-21-1567877469-3263605706-1227183214-385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2050A"/>
    <w:rsid w:val="00021A8C"/>
    <w:rsid w:val="00053308"/>
    <w:rsid w:val="000612A6"/>
    <w:rsid w:val="00066BF6"/>
    <w:rsid w:val="00066C83"/>
    <w:rsid w:val="000709B7"/>
    <w:rsid w:val="0007182C"/>
    <w:rsid w:val="00080ACC"/>
    <w:rsid w:val="000845E0"/>
    <w:rsid w:val="00093FBD"/>
    <w:rsid w:val="0009769A"/>
    <w:rsid w:val="000A4F8E"/>
    <w:rsid w:val="000B4BF1"/>
    <w:rsid w:val="000B662B"/>
    <w:rsid w:val="000D1261"/>
    <w:rsid w:val="000F3444"/>
    <w:rsid w:val="000F673E"/>
    <w:rsid w:val="001053EB"/>
    <w:rsid w:val="00112AA5"/>
    <w:rsid w:val="0012035D"/>
    <w:rsid w:val="00130431"/>
    <w:rsid w:val="00144654"/>
    <w:rsid w:val="00146385"/>
    <w:rsid w:val="00147049"/>
    <w:rsid w:val="001539FD"/>
    <w:rsid w:val="0015567A"/>
    <w:rsid w:val="001633EA"/>
    <w:rsid w:val="0016443B"/>
    <w:rsid w:val="001660E1"/>
    <w:rsid w:val="00175E8D"/>
    <w:rsid w:val="001837C4"/>
    <w:rsid w:val="00190BC0"/>
    <w:rsid w:val="001911A5"/>
    <w:rsid w:val="001A023D"/>
    <w:rsid w:val="001A0611"/>
    <w:rsid w:val="001B4402"/>
    <w:rsid w:val="001B72EB"/>
    <w:rsid w:val="001D0072"/>
    <w:rsid w:val="001D0C8B"/>
    <w:rsid w:val="001D33AC"/>
    <w:rsid w:val="001D3814"/>
    <w:rsid w:val="001D3DE6"/>
    <w:rsid w:val="001E7759"/>
    <w:rsid w:val="00201B5D"/>
    <w:rsid w:val="00205795"/>
    <w:rsid w:val="00210ED9"/>
    <w:rsid w:val="002167BF"/>
    <w:rsid w:val="00224D0E"/>
    <w:rsid w:val="00231DAB"/>
    <w:rsid w:val="00255933"/>
    <w:rsid w:val="0026757F"/>
    <w:rsid w:val="00275CBA"/>
    <w:rsid w:val="002832C8"/>
    <w:rsid w:val="00297B2C"/>
    <w:rsid w:val="002A1699"/>
    <w:rsid w:val="002B1C4A"/>
    <w:rsid w:val="002B1E54"/>
    <w:rsid w:val="002B26C3"/>
    <w:rsid w:val="002B5BF9"/>
    <w:rsid w:val="002C04E1"/>
    <w:rsid w:val="002C2D80"/>
    <w:rsid w:val="002D1FD4"/>
    <w:rsid w:val="002F02D0"/>
    <w:rsid w:val="00300C90"/>
    <w:rsid w:val="00304FBB"/>
    <w:rsid w:val="00310E41"/>
    <w:rsid w:val="00322CDA"/>
    <w:rsid w:val="00326A2F"/>
    <w:rsid w:val="00334835"/>
    <w:rsid w:val="00340059"/>
    <w:rsid w:val="00340605"/>
    <w:rsid w:val="00370C9D"/>
    <w:rsid w:val="0037656E"/>
    <w:rsid w:val="00376947"/>
    <w:rsid w:val="00380798"/>
    <w:rsid w:val="00392E39"/>
    <w:rsid w:val="00396E34"/>
    <w:rsid w:val="003B20C3"/>
    <w:rsid w:val="003B7403"/>
    <w:rsid w:val="003B7AC4"/>
    <w:rsid w:val="003C315D"/>
    <w:rsid w:val="003C4651"/>
    <w:rsid w:val="003F08A2"/>
    <w:rsid w:val="003F5E68"/>
    <w:rsid w:val="00403092"/>
    <w:rsid w:val="00403483"/>
    <w:rsid w:val="004049FA"/>
    <w:rsid w:val="004175D0"/>
    <w:rsid w:val="0044577D"/>
    <w:rsid w:val="00464AAF"/>
    <w:rsid w:val="004672F9"/>
    <w:rsid w:val="00473A11"/>
    <w:rsid w:val="00485014"/>
    <w:rsid w:val="004A25D3"/>
    <w:rsid w:val="004C6613"/>
    <w:rsid w:val="004D5C59"/>
    <w:rsid w:val="004D7BB8"/>
    <w:rsid w:val="005062C7"/>
    <w:rsid w:val="0051477F"/>
    <w:rsid w:val="00520854"/>
    <w:rsid w:val="0055214A"/>
    <w:rsid w:val="00554232"/>
    <w:rsid w:val="00566B0B"/>
    <w:rsid w:val="0057310B"/>
    <w:rsid w:val="005757A3"/>
    <w:rsid w:val="005762D8"/>
    <w:rsid w:val="00580FC7"/>
    <w:rsid w:val="00582518"/>
    <w:rsid w:val="00582F76"/>
    <w:rsid w:val="00597E64"/>
    <w:rsid w:val="005A32C2"/>
    <w:rsid w:val="005B08DE"/>
    <w:rsid w:val="005C4E74"/>
    <w:rsid w:val="005C7043"/>
    <w:rsid w:val="005D0252"/>
    <w:rsid w:val="005D5FC4"/>
    <w:rsid w:val="005E7A0C"/>
    <w:rsid w:val="0060010F"/>
    <w:rsid w:val="006125AF"/>
    <w:rsid w:val="006164A1"/>
    <w:rsid w:val="0061744C"/>
    <w:rsid w:val="006234AE"/>
    <w:rsid w:val="006240D8"/>
    <w:rsid w:val="00631415"/>
    <w:rsid w:val="00633940"/>
    <w:rsid w:val="0063792B"/>
    <w:rsid w:val="00640705"/>
    <w:rsid w:val="00646E58"/>
    <w:rsid w:val="00657069"/>
    <w:rsid w:val="0067059F"/>
    <w:rsid w:val="00674305"/>
    <w:rsid w:val="0067571B"/>
    <w:rsid w:val="00687B5B"/>
    <w:rsid w:val="006901BE"/>
    <w:rsid w:val="00690BD2"/>
    <w:rsid w:val="006971E7"/>
    <w:rsid w:val="006C5032"/>
    <w:rsid w:val="006C5CE1"/>
    <w:rsid w:val="006C5FB4"/>
    <w:rsid w:val="006D5F7F"/>
    <w:rsid w:val="006E5402"/>
    <w:rsid w:val="006F075F"/>
    <w:rsid w:val="006F69F7"/>
    <w:rsid w:val="00711C0E"/>
    <w:rsid w:val="007177C4"/>
    <w:rsid w:val="0072441B"/>
    <w:rsid w:val="00736180"/>
    <w:rsid w:val="00755C48"/>
    <w:rsid w:val="00765BAD"/>
    <w:rsid w:val="0077665A"/>
    <w:rsid w:val="0078374C"/>
    <w:rsid w:val="007847DE"/>
    <w:rsid w:val="00790383"/>
    <w:rsid w:val="0079470B"/>
    <w:rsid w:val="00796951"/>
    <w:rsid w:val="007A0B9D"/>
    <w:rsid w:val="007A5596"/>
    <w:rsid w:val="007A6139"/>
    <w:rsid w:val="007A74AE"/>
    <w:rsid w:val="007C2056"/>
    <w:rsid w:val="007D30B5"/>
    <w:rsid w:val="007E7CB0"/>
    <w:rsid w:val="007F0C25"/>
    <w:rsid w:val="00810645"/>
    <w:rsid w:val="00821A8C"/>
    <w:rsid w:val="0083644B"/>
    <w:rsid w:val="00845390"/>
    <w:rsid w:val="00863EE5"/>
    <w:rsid w:val="008840F2"/>
    <w:rsid w:val="00886BB9"/>
    <w:rsid w:val="008919DF"/>
    <w:rsid w:val="008938DA"/>
    <w:rsid w:val="00896F0B"/>
    <w:rsid w:val="008B0A44"/>
    <w:rsid w:val="008C0CEE"/>
    <w:rsid w:val="008D3365"/>
    <w:rsid w:val="008D6DAB"/>
    <w:rsid w:val="008E4547"/>
    <w:rsid w:val="008E7047"/>
    <w:rsid w:val="008F0BB6"/>
    <w:rsid w:val="008F0E9A"/>
    <w:rsid w:val="00903EC7"/>
    <w:rsid w:val="00906AC0"/>
    <w:rsid w:val="009223FE"/>
    <w:rsid w:val="00937CD0"/>
    <w:rsid w:val="00943465"/>
    <w:rsid w:val="009555FA"/>
    <w:rsid w:val="00971F8F"/>
    <w:rsid w:val="00987B7A"/>
    <w:rsid w:val="0099301C"/>
    <w:rsid w:val="00995E63"/>
    <w:rsid w:val="00997F9A"/>
    <w:rsid w:val="009A2F3B"/>
    <w:rsid w:val="009A36A3"/>
    <w:rsid w:val="009A5DFB"/>
    <w:rsid w:val="009C18CD"/>
    <w:rsid w:val="009C6269"/>
    <w:rsid w:val="009D1222"/>
    <w:rsid w:val="009D681F"/>
    <w:rsid w:val="009E1E15"/>
    <w:rsid w:val="009E2942"/>
    <w:rsid w:val="009F653E"/>
    <w:rsid w:val="009F6DF9"/>
    <w:rsid w:val="00A12ACA"/>
    <w:rsid w:val="00A15ADB"/>
    <w:rsid w:val="00A35224"/>
    <w:rsid w:val="00A40956"/>
    <w:rsid w:val="00A53340"/>
    <w:rsid w:val="00A564E2"/>
    <w:rsid w:val="00A65B08"/>
    <w:rsid w:val="00A77F40"/>
    <w:rsid w:val="00A91C35"/>
    <w:rsid w:val="00A949D4"/>
    <w:rsid w:val="00A94A22"/>
    <w:rsid w:val="00A9620B"/>
    <w:rsid w:val="00AA4CB6"/>
    <w:rsid w:val="00AC0969"/>
    <w:rsid w:val="00AE399B"/>
    <w:rsid w:val="00B025B8"/>
    <w:rsid w:val="00B13A8E"/>
    <w:rsid w:val="00B16E08"/>
    <w:rsid w:val="00B24662"/>
    <w:rsid w:val="00B24AE8"/>
    <w:rsid w:val="00B32F54"/>
    <w:rsid w:val="00B341B0"/>
    <w:rsid w:val="00B402E5"/>
    <w:rsid w:val="00B464C7"/>
    <w:rsid w:val="00B52D79"/>
    <w:rsid w:val="00B644E8"/>
    <w:rsid w:val="00B665D6"/>
    <w:rsid w:val="00B66C54"/>
    <w:rsid w:val="00B67DDA"/>
    <w:rsid w:val="00B8038A"/>
    <w:rsid w:val="00B832E4"/>
    <w:rsid w:val="00B84FBC"/>
    <w:rsid w:val="00B850AB"/>
    <w:rsid w:val="00BA223D"/>
    <w:rsid w:val="00BA557C"/>
    <w:rsid w:val="00BB00B6"/>
    <w:rsid w:val="00BB0880"/>
    <w:rsid w:val="00BB79B8"/>
    <w:rsid w:val="00BD3DF3"/>
    <w:rsid w:val="00BD5219"/>
    <w:rsid w:val="00BE1B96"/>
    <w:rsid w:val="00BE56D1"/>
    <w:rsid w:val="00C03C14"/>
    <w:rsid w:val="00C051B2"/>
    <w:rsid w:val="00C22B48"/>
    <w:rsid w:val="00C30287"/>
    <w:rsid w:val="00C33740"/>
    <w:rsid w:val="00C36979"/>
    <w:rsid w:val="00C40441"/>
    <w:rsid w:val="00C42A41"/>
    <w:rsid w:val="00C45EA7"/>
    <w:rsid w:val="00C508F0"/>
    <w:rsid w:val="00C51CA0"/>
    <w:rsid w:val="00C646DF"/>
    <w:rsid w:val="00C8227B"/>
    <w:rsid w:val="00C92E3B"/>
    <w:rsid w:val="00C9481D"/>
    <w:rsid w:val="00CA46DF"/>
    <w:rsid w:val="00CB445C"/>
    <w:rsid w:val="00CC47A6"/>
    <w:rsid w:val="00CD3AC4"/>
    <w:rsid w:val="00CE5D21"/>
    <w:rsid w:val="00CE5F76"/>
    <w:rsid w:val="00CF1453"/>
    <w:rsid w:val="00CF4F21"/>
    <w:rsid w:val="00D17B88"/>
    <w:rsid w:val="00D22B86"/>
    <w:rsid w:val="00D23F45"/>
    <w:rsid w:val="00D24D1F"/>
    <w:rsid w:val="00D26660"/>
    <w:rsid w:val="00D600A9"/>
    <w:rsid w:val="00D61972"/>
    <w:rsid w:val="00D637CA"/>
    <w:rsid w:val="00D63C31"/>
    <w:rsid w:val="00D75748"/>
    <w:rsid w:val="00D77F81"/>
    <w:rsid w:val="00D8096A"/>
    <w:rsid w:val="00D942C3"/>
    <w:rsid w:val="00D96287"/>
    <w:rsid w:val="00DA033F"/>
    <w:rsid w:val="00DA4925"/>
    <w:rsid w:val="00DB3415"/>
    <w:rsid w:val="00DB4693"/>
    <w:rsid w:val="00DB71F6"/>
    <w:rsid w:val="00DB7A0C"/>
    <w:rsid w:val="00DD0937"/>
    <w:rsid w:val="00DE742B"/>
    <w:rsid w:val="00DF02B1"/>
    <w:rsid w:val="00E03FE4"/>
    <w:rsid w:val="00E170A7"/>
    <w:rsid w:val="00E17404"/>
    <w:rsid w:val="00E30E97"/>
    <w:rsid w:val="00E34DE1"/>
    <w:rsid w:val="00E45D68"/>
    <w:rsid w:val="00E463E4"/>
    <w:rsid w:val="00E8027B"/>
    <w:rsid w:val="00E904F6"/>
    <w:rsid w:val="00E9727E"/>
    <w:rsid w:val="00EA237D"/>
    <w:rsid w:val="00EA4113"/>
    <w:rsid w:val="00EB2F3B"/>
    <w:rsid w:val="00EB351B"/>
    <w:rsid w:val="00EE5195"/>
    <w:rsid w:val="00EE5A60"/>
    <w:rsid w:val="00EF2F0A"/>
    <w:rsid w:val="00F0546F"/>
    <w:rsid w:val="00F06ECE"/>
    <w:rsid w:val="00F11398"/>
    <w:rsid w:val="00F34383"/>
    <w:rsid w:val="00F41FAE"/>
    <w:rsid w:val="00F43DD3"/>
    <w:rsid w:val="00F5513D"/>
    <w:rsid w:val="00F6279A"/>
    <w:rsid w:val="00F62B3B"/>
    <w:rsid w:val="00F7054A"/>
    <w:rsid w:val="00F72417"/>
    <w:rsid w:val="00F813BF"/>
    <w:rsid w:val="00F90763"/>
    <w:rsid w:val="00FC59B5"/>
    <w:rsid w:val="00FD0201"/>
    <w:rsid w:val="00FD38A0"/>
    <w:rsid w:val="00FD39FE"/>
    <w:rsid w:val="00FD75D2"/>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8F0B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33373309">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299189331">
      <w:bodyDiv w:val="1"/>
      <w:marLeft w:val="0"/>
      <w:marRight w:val="0"/>
      <w:marTop w:val="0"/>
      <w:marBottom w:val="0"/>
      <w:divBdr>
        <w:top w:val="none" w:sz="0" w:space="0" w:color="auto"/>
        <w:left w:val="none" w:sz="0" w:space="0" w:color="auto"/>
        <w:bottom w:val="none" w:sz="0" w:space="0" w:color="auto"/>
        <w:right w:val="none" w:sz="0" w:space="0" w:color="auto"/>
      </w:divBdr>
      <w:divsChild>
        <w:div w:id="1145776388">
          <w:marLeft w:val="0"/>
          <w:marRight w:val="0"/>
          <w:marTop w:val="0"/>
          <w:marBottom w:val="0"/>
          <w:divBdr>
            <w:top w:val="none" w:sz="0" w:space="0" w:color="auto"/>
            <w:left w:val="none" w:sz="0" w:space="0" w:color="auto"/>
            <w:bottom w:val="none" w:sz="0" w:space="0" w:color="auto"/>
            <w:right w:val="none" w:sz="0" w:space="0" w:color="auto"/>
          </w:divBdr>
        </w:div>
      </w:divsChild>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442191401">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5648767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 w:id="167668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ieeexplore.ieee.org/document/8379359" TargetMode="External"/><Relationship Id="rId2" Type="http://schemas.openxmlformats.org/officeDocument/2006/relationships/hyperlink" Target="https://ieeexplore.ieee.org/document/8876857" TargetMode="External"/><Relationship Id="rId1" Type="http://schemas.openxmlformats.org/officeDocument/2006/relationships/hyperlink" Target="https://arxiv.org/abs/1901.04056"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21" Type="http://schemas.microsoft.com/office/2016/09/relationships/commentsIds" Target="commentsIds.xml"/><Relationship Id="rId7" Type="http://schemas.microsoft.com/office/2011/relationships/commentsExtended" Target="commentsExtended.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A76E3-E71A-4DB7-850C-4D726EA8D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4506</TotalTime>
  <Pages>1</Pages>
  <Words>17784</Words>
  <Characters>101371</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118918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8</cp:revision>
  <dcterms:created xsi:type="dcterms:W3CDTF">2020-09-03T15:00:00Z</dcterms:created>
  <dcterms:modified xsi:type="dcterms:W3CDTF">2020-09-13T16:57:00Z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http://www.zotero.org/styles/american-medical-association</vt:lpwstr>
  </property>
</Properties>
</file>