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F158F" w14:textId="77777777" w:rsidR="00201B5D" w:rsidRDefault="00201B5D" w:rsidP="00201B5D">
      <w:pPr>
        <w:pStyle w:val="Heading1"/>
      </w:pPr>
      <w:r>
        <w:t>Introduction</w:t>
      </w:r>
    </w:p>
    <w:p w14:paraId="60FAFD51" w14:textId="77777777" w:rsidR="00201B5D" w:rsidRPr="00201B5D" w:rsidRDefault="00201B5D" w:rsidP="00201B5D">
      <w:pPr>
        <w:pStyle w:val="Heading2"/>
      </w:pPr>
      <w:r>
        <w:t>Colorectal Cancer in the United States</w:t>
      </w:r>
    </w:p>
    <w:p w14:paraId="17D4FB9F" w14:textId="1EC5C555" w:rsidR="00755C48" w:rsidRDefault="0015567A">
      <w:r>
        <w:t xml:space="preserve">Colorectal cancer (CRC) is </w:t>
      </w:r>
      <w:r w:rsidR="00A40956">
        <w:t>the 3</w:t>
      </w:r>
      <w:r w:rsidR="00A40956" w:rsidRPr="00A40956">
        <w:rPr>
          <w:vertAlign w:val="superscript"/>
        </w:rPr>
        <w:t>rd</w:t>
      </w:r>
      <w:r w:rsidR="00A40956">
        <w:t xml:space="preserve"> most common </w:t>
      </w:r>
      <w:r w:rsidR="00C42A41">
        <w:t>cancer in</w:t>
      </w:r>
      <w:r w:rsidR="00640705">
        <w:t xml:space="preserve"> the U.S</w:t>
      </w:r>
      <w:r w:rsidR="00C42A41">
        <w:t xml:space="preserve"> </w:t>
      </w:r>
      <w:r w:rsidR="00640705">
        <w:t>for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and a leading cause of cancer-related death worldwide</w:t>
      </w:r>
      <w:ins w:id="0" w:author="Anderson,Brian M" w:date="2020-10-27T15:28:00Z">
        <w:r w:rsidR="001E5329">
          <w:fldChar w:fldCharType="begin" w:fldLock="1"/>
        </w:r>
      </w:ins>
      <w:r w:rsidR="00014931">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2&lt;/sup&gt;","plainTextFormattedCitation":"2","previouslyFormattedCitation":"&lt;sup&gt;2&lt;/sup&gt;"},"properties":{"noteIndex":0},"schema":"https://github.com/citation-style-language/schema/raw/master/csl-citation.json"}</w:instrText>
      </w:r>
      <w:r w:rsidR="001E5329">
        <w:fldChar w:fldCharType="separate"/>
      </w:r>
      <w:r w:rsidR="001E5329" w:rsidRPr="001E5329">
        <w:rPr>
          <w:noProof/>
          <w:vertAlign w:val="superscript"/>
        </w:rPr>
        <w:t>2</w:t>
      </w:r>
      <w:ins w:id="1" w:author="Anderson,Brian M" w:date="2020-10-27T15:28:00Z">
        <w:r w:rsidR="001E5329">
          <w:fldChar w:fldCharType="end"/>
        </w:r>
      </w:ins>
      <w:r>
        <w:t xml:space="preserve">.  </w:t>
      </w:r>
      <w:ins w:id="2" w:author="Anderson,Brian M" w:date="2020-10-30T08:15:00Z">
        <w:r w:rsidR="002E727C">
          <w:t>Up to 60%</w:t>
        </w:r>
      </w:ins>
      <w:ins w:id="3" w:author="Anderson,Brian M" w:date="2020-10-30T08:16:00Z">
        <w:r w:rsidR="002E727C">
          <w:t xml:space="preserve"> of patients</w:t>
        </w:r>
      </w:ins>
      <w:ins w:id="4" w:author="Anderson,Brian M" w:date="2020-10-30T08:15:00Z">
        <w:r w:rsidR="002E727C">
          <w:t xml:space="preserve"> will develop colorectal liver metastasis (CRLM) over the course of their disease, and </w:t>
        </w:r>
      </w:ins>
      <w:del w:id="5" w:author="Anderson,Brian M" w:date="2020-10-30T08:15:00Z">
        <w:r w:rsidR="00755C48" w:rsidDel="002E727C">
          <w:delText xml:space="preserve">While </w:delText>
        </w:r>
      </w:del>
      <w:r w:rsidR="00755C48">
        <w:t xml:space="preserve">25% </w:t>
      </w:r>
      <w:del w:id="6" w:author="Anderson,Brian M" w:date="2020-10-30T08:16:00Z">
        <w:r w:rsidR="00755C48" w:rsidDel="002E727C">
          <w:delText xml:space="preserve">of patients </w:delText>
        </w:r>
      </w:del>
      <w:r w:rsidR="00755C48">
        <w:t xml:space="preserve">present </w:t>
      </w:r>
      <w:r w:rsidR="00C36979">
        <w:t xml:space="preserve">with </w:t>
      </w:r>
      <w:ins w:id="7" w:author="Anderson,Brian M" w:date="2020-10-30T08:16:00Z">
        <w:r w:rsidR="002E727C">
          <w:t xml:space="preserve">CRLM </w:t>
        </w:r>
      </w:ins>
      <w:del w:id="8" w:author="Anderson,Brian M" w:date="2020-10-30T08:15:00Z">
        <w:r w:rsidR="00755C48" w:rsidDel="002E727C">
          <w:delText>colorectal liver metastasis</w:delText>
        </w:r>
        <w:r w:rsidR="00640705" w:rsidDel="002E727C">
          <w:delText xml:space="preserve"> (CRLM</w:delText>
        </w:r>
        <w:r w:rsidR="00755C48" w:rsidDel="002E727C">
          <w:delText xml:space="preserve">) </w:delText>
        </w:r>
      </w:del>
      <w:r w:rsidR="00755C48">
        <w:t xml:space="preserve">at the time of </w:t>
      </w:r>
      <w:r w:rsidR="006730B6">
        <w:t xml:space="preserve">cancer </w:t>
      </w:r>
      <w:r w:rsidR="00755C48">
        <w:t>diagnosis</w:t>
      </w:r>
      <w:ins w:id="9" w:author="Anderson,Brian M" w:date="2020-10-30T08:16:00Z">
        <w:r w:rsidR="002E727C">
          <w:fldChar w:fldCharType="begin" w:fldLock="1"/>
        </w:r>
        <w:r w:rsidR="002E727C">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3&lt;/sup&gt;","plainTextFormattedCitation":"3","previouslyFormattedCitation":"&lt;sup&gt;3&lt;/sup&gt;"},"properties":{"noteIndex":0},"schema":"https://github.com/citation-style-language/schema/raw/master/csl-citation.json"}</w:instrText>
        </w:r>
        <w:r w:rsidR="002E727C">
          <w:fldChar w:fldCharType="separate"/>
        </w:r>
        <w:r w:rsidR="002E727C" w:rsidRPr="001E5329">
          <w:rPr>
            <w:noProof/>
            <w:vertAlign w:val="superscript"/>
          </w:rPr>
          <w:t>3</w:t>
        </w:r>
        <w:r w:rsidR="002E727C">
          <w:fldChar w:fldCharType="end"/>
        </w:r>
      </w:ins>
      <w:del w:id="10" w:author="Anderson,Brian M" w:date="2020-10-30T08:16:00Z">
        <w:r w:rsidDel="002E727C">
          <w:delText>,</w:delText>
        </w:r>
      </w:del>
      <w:del w:id="11" w:author="Anderson,Brian M" w:date="2020-10-30T08:15:00Z">
        <w:r w:rsidR="00755C48" w:rsidDel="002E727C">
          <w:delText xml:space="preserve"> up to 6</w:delText>
        </w:r>
        <w:r w:rsidDel="002E727C">
          <w:delText xml:space="preserve">0% will develop </w:delText>
        </w:r>
        <w:r w:rsidR="00755C48" w:rsidDel="002E727C">
          <w:delText>CRL</w:delText>
        </w:r>
        <w:r w:rsidR="00640705" w:rsidDel="002E727C">
          <w:delText>M</w:delText>
        </w:r>
        <w:r w:rsidR="00755C48" w:rsidDel="002E727C">
          <w:delText xml:space="preserve"> over the course of their disease</w:delText>
        </w:r>
        <w:r w:rsidR="00755C48" w:rsidDel="002E727C">
          <w:fldChar w:fldCharType="begin" w:fldLock="1"/>
        </w:r>
        <w:r w:rsidR="00014931" w:rsidDel="002E727C">
          <w:del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3&lt;/sup&gt;","plainTextFormattedCitation":"3","previouslyFormattedCitation":"&lt;sup&gt;3&lt;/sup&gt;"},"properties":{"noteIndex":0},"schema":"https://github.com/citation-style-language/schema/raw/master/csl-citation.json"}</w:delInstrText>
        </w:r>
        <w:r w:rsidR="00755C48" w:rsidDel="002E727C">
          <w:fldChar w:fldCharType="separate"/>
        </w:r>
        <w:r w:rsidR="001E5329" w:rsidRPr="001E5329" w:rsidDel="002E727C">
          <w:rPr>
            <w:noProof/>
            <w:vertAlign w:val="superscript"/>
          </w:rPr>
          <w:delText>3</w:delText>
        </w:r>
        <w:r w:rsidR="00755C48" w:rsidDel="002E727C">
          <w:fldChar w:fldCharType="end"/>
        </w:r>
      </w:del>
      <w:r>
        <w:t>.</w:t>
      </w:r>
      <w:r w:rsidR="006730B6" w:rsidRPr="006730B6">
        <w:t xml:space="preserve"> </w:t>
      </w:r>
      <w:r w:rsidR="006730B6">
        <w:t xml:space="preserve">Moreover, it </w:t>
      </w:r>
      <w:proofErr w:type="gramStart"/>
      <w:r w:rsidR="006730B6">
        <w:t>is believed</w:t>
      </w:r>
      <w:proofErr w:type="gramEnd"/>
      <w:r w:rsidR="006730B6">
        <w:t xml:space="preserve"> that liver involvement with CRLM is the main </w:t>
      </w:r>
      <w:del w:id="12" w:author="Anderson,Brian M" w:date="2020-10-30T08:17:00Z">
        <w:r w:rsidR="006730B6" w:rsidDel="002E727C">
          <w:delText xml:space="preserve">driver </w:delText>
        </w:r>
      </w:del>
      <w:ins w:id="13" w:author="Anderson,Brian M" w:date="2020-10-30T08:17:00Z">
        <w:r w:rsidR="002E727C">
          <w:t xml:space="preserve">determinant </w:t>
        </w:r>
      </w:ins>
      <w:r w:rsidR="006730B6">
        <w:t xml:space="preserve">of survival </w:t>
      </w:r>
      <w:del w:id="14" w:author="Anderson,Brian M" w:date="2020-10-30T08:17:00Z">
        <w:r w:rsidR="006730B6" w:rsidDel="002E727C">
          <w:delText>o</w:delText>
        </w:r>
      </w:del>
      <w:ins w:id="15" w:author="Anderson,Brian M" w:date="2020-10-30T08:17:00Z">
        <w:r w:rsidR="002E727C">
          <w:t>i</w:t>
        </w:r>
      </w:ins>
      <w:r w:rsidR="006730B6">
        <w:t xml:space="preserve">n this patient population. Such facts highlight the importance of liver-directed loco-regional therapies (LRT) </w:t>
      </w:r>
      <w:del w:id="16" w:author="Anderson,Brian M" w:date="2020-10-30T08:17:00Z">
        <w:r w:rsidR="006730B6" w:rsidDel="002E727C">
          <w:delText xml:space="preserve">on </w:delText>
        </w:r>
      </w:del>
      <w:ins w:id="17" w:author="Anderson,Brian M" w:date="2020-10-30T08:17:00Z">
        <w:r w:rsidR="002E727C">
          <w:t xml:space="preserve">for </w:t>
        </w:r>
      </w:ins>
      <w:r w:rsidR="006730B6">
        <w:t xml:space="preserve">the management of </w:t>
      </w:r>
      <w:ins w:id="18" w:author="Anderson,Brian M" w:date="2020-10-30T08:17:00Z">
        <w:r w:rsidR="002E727C">
          <w:t>these patients</w:t>
        </w:r>
      </w:ins>
      <w:del w:id="19" w:author="Anderson,Brian M" w:date="2020-10-30T08:17:00Z">
        <w:r w:rsidR="006730B6" w:rsidDel="002E727C">
          <w:delText>patient population subset</w:delText>
        </w:r>
      </w:del>
      <w:r w:rsidR="006730B6">
        <w:t>.</w:t>
      </w:r>
    </w:p>
    <w:p w14:paraId="473C24B7" w14:textId="6A8BFD67" w:rsidR="00C36979" w:rsidDel="002E727C" w:rsidRDefault="00755C48" w:rsidP="0055214A">
      <w:pPr>
        <w:rPr>
          <w:del w:id="20" w:author="Anderson,Brian M" w:date="2020-10-30T08:19:00Z"/>
        </w:rPr>
      </w:pPr>
      <w:r>
        <w:t>While s</w:t>
      </w:r>
      <w:r w:rsidR="0015567A">
        <w:t>everal treatment options</w:t>
      </w:r>
      <w:r w:rsidR="00C30287">
        <w:t xml:space="preserve"> are available</w:t>
      </w:r>
      <w:r w:rsidR="0015567A">
        <w:t xml:space="preserve"> for </w:t>
      </w:r>
      <w:r>
        <w:t>CRL</w:t>
      </w:r>
      <w:r w:rsidR="00640705">
        <w:t>M</w:t>
      </w:r>
      <w:ins w:id="21" w:author="Anderson,Brian M" w:date="2020-10-30T08:21:00Z">
        <w:r w:rsidR="002E727C">
          <w:t xml:space="preserve"> (in particular radiation and ablation therapies)</w:t>
        </w:r>
      </w:ins>
      <w:r w:rsidR="0015567A">
        <w:t xml:space="preserve">, they all </w:t>
      </w:r>
      <w:del w:id="22" w:author="Anderson,Brian M" w:date="2020-10-30T08:18:00Z">
        <w:r w:rsidR="0015567A" w:rsidDel="002E727C">
          <w:delText xml:space="preserve">first </w:delText>
        </w:r>
      </w:del>
      <w:r w:rsidR="00C30287">
        <w:t xml:space="preserve">rely </w:t>
      </w:r>
      <w:r w:rsidR="0015567A">
        <w:t xml:space="preserve">on </w:t>
      </w:r>
      <w:del w:id="23" w:author="Anderson,Brian M" w:date="2020-10-30T08:18:00Z">
        <w:r w:rsidR="0015567A" w:rsidDel="002E727C">
          <w:delText xml:space="preserve">proper </w:delText>
        </w:r>
      </w:del>
      <w:ins w:id="24" w:author="Anderson,Brian M" w:date="2020-10-30T08:18:00Z">
        <w:r w:rsidR="002E727C">
          <w:t xml:space="preserve">accurate </w:t>
        </w:r>
      </w:ins>
      <w:del w:id="25" w:author="Anderson,Brian M" w:date="2020-10-30T08:18:00Z">
        <w:r w:rsidR="0015567A" w:rsidDel="002E727C">
          <w:delText xml:space="preserve">identification </w:delText>
        </w:r>
        <w:r w:rsidR="006730B6" w:rsidDel="002E727C">
          <w:delText xml:space="preserve">and </w:delText>
        </w:r>
      </w:del>
      <w:r w:rsidR="006730B6">
        <w:t xml:space="preserve">estimation </w:t>
      </w:r>
      <w:r w:rsidR="0015567A">
        <w:t xml:space="preserve">of </w:t>
      </w:r>
      <w:del w:id="26" w:author="Anderson,Brian M" w:date="2020-10-30T08:18:00Z">
        <w:r w:rsidR="0015567A" w:rsidDel="002E727C">
          <w:delText xml:space="preserve">the </w:delText>
        </w:r>
      </w:del>
      <w:r w:rsidR="00C30287">
        <w:t>disease</w:t>
      </w:r>
      <w:r w:rsidR="006730B6">
        <w:t xml:space="preserve"> extent</w:t>
      </w:r>
      <w:ins w:id="27" w:author="Anderson,Brian M" w:date="2020-10-30T08:18:00Z">
        <w:r w:rsidR="002E727C">
          <w:t>, usually involving cross-sectional imaging</w:t>
        </w:r>
      </w:ins>
      <w:ins w:id="28" w:author="Anderson,Brian M" w:date="2020-10-30T08:19:00Z">
        <w:r w:rsidR="002E727C">
          <w:t xml:space="preserve"> </w:t>
        </w:r>
      </w:ins>
      <w:ins w:id="29" w:author="Anderson,Brian M" w:date="2020-10-30T08:18:00Z">
        <w:r w:rsidR="002E727C">
          <w:t xml:space="preserve">with </w:t>
        </w:r>
      </w:ins>
      <w:ins w:id="30" w:author="Anderson,Brian M" w:date="2020-10-30T08:20:00Z">
        <w:r w:rsidR="002E727C">
          <w:t xml:space="preserve">contrast-enhanced </w:t>
        </w:r>
      </w:ins>
      <w:ins w:id="31" w:author="Anderson,Brian M" w:date="2020-10-30T08:18:00Z">
        <w:r w:rsidR="002E727C">
          <w:t>CT</w:t>
        </w:r>
      </w:ins>
      <w:ins w:id="32" w:author="Anderson,Brian M" w:date="2020-10-30T08:20:00Z">
        <w:r w:rsidR="002E727C">
          <w:t xml:space="preserve"> (CECT)</w:t>
        </w:r>
      </w:ins>
      <w:ins w:id="33" w:author="Anderson,Brian M" w:date="2020-10-30T08:18:00Z">
        <w:r w:rsidR="002E727C">
          <w:t xml:space="preserve"> or MRI</w:t>
        </w:r>
      </w:ins>
      <w:r>
        <w:t xml:space="preserve">. </w:t>
      </w:r>
      <w:del w:id="34" w:author="Anderson,Brian M" w:date="2020-10-30T08:20:00Z">
        <w:r w:rsidR="00C36979" w:rsidDel="002E727C">
          <w:delText>T</w:delText>
        </w:r>
        <w:r w:rsidR="0015567A" w:rsidDel="002E727C">
          <w:delText xml:space="preserve">he </w:delText>
        </w:r>
        <w:r w:rsidR="000B4BF1" w:rsidDel="002E727C">
          <w:delText xml:space="preserve">acquisition of a contrast-enhanced CT (CECT) scan is the </w:delText>
        </w:r>
        <w:r w:rsidR="0015567A" w:rsidDel="002E727C">
          <w:delText>standard</w:delText>
        </w:r>
        <w:r w:rsidR="000B4BF1" w:rsidDel="002E727C">
          <w:delText xml:space="preserve"> of care</w:delText>
        </w:r>
        <w:r w:rsidR="0015567A" w:rsidDel="002E727C">
          <w:delText xml:space="preserve"> </w:delText>
        </w:r>
        <w:r w:rsidR="00C36979" w:rsidDel="002E727C">
          <w:delText>f</w:delText>
        </w:r>
        <w:r w:rsidR="000B4BF1" w:rsidDel="002E727C">
          <w:delText>or</w:delText>
        </w:r>
        <w:r w:rsidR="00C36979" w:rsidDel="002E727C">
          <w:delText xml:space="preserve"> identifying CRL</w:delText>
        </w:r>
        <w:r w:rsidR="00640705" w:rsidDel="002E727C">
          <w:delText>M</w:delText>
        </w:r>
        <w:r w:rsidR="0015567A" w:rsidDel="002E727C">
          <w:delText>.</w:delText>
        </w:r>
        <w:r w:rsidDel="002E727C">
          <w:delText xml:space="preserve"> </w:delText>
        </w:r>
      </w:del>
      <w:r>
        <w:t>CRL</w:t>
      </w:r>
      <w:r w:rsidR="00640705">
        <w:t>M</w:t>
      </w:r>
      <w:r>
        <w:t xml:space="preserve"> often appear as hypo-</w:t>
      </w:r>
      <w:r w:rsidR="0051477F">
        <w:t>enhancing lesions o</w:t>
      </w:r>
      <w:r>
        <w:t xml:space="preserve">n </w:t>
      </w:r>
      <w:r w:rsidR="0051477F">
        <w:t>routine</w:t>
      </w:r>
      <w:r>
        <w:t xml:space="preserve"> </w:t>
      </w:r>
      <w:ins w:id="35" w:author="Anderson,Brian M" w:date="2020-10-30T08:21:00Z">
        <w:r w:rsidR="002E727C">
          <w:t xml:space="preserve">CECT </w:t>
        </w:r>
      </w:ins>
      <w:r>
        <w:t>portal-venous p</w:t>
      </w:r>
      <w:r w:rsidR="00C051B2">
        <w:t>hase image</w:t>
      </w:r>
      <w:r w:rsidR="0051477F">
        <w:t>s</w:t>
      </w:r>
      <w:ins w:id="36" w:author="Anderson,Brian M" w:date="2020-10-30T08:24:00Z">
        <w:r w:rsidR="00A04474">
          <w:t>; however, their detection</w:t>
        </w:r>
      </w:ins>
      <w:del w:id="37" w:author="Anderson,Brian M" w:date="2020-10-30T08:24:00Z">
        <w:r w:rsidR="00C36979" w:rsidDel="00A04474">
          <w:delText>.</w:delText>
        </w:r>
      </w:del>
    </w:p>
    <w:p w14:paraId="70A28008" w14:textId="140CFB01" w:rsidR="002E727C" w:rsidRDefault="00D77F81" w:rsidP="002E727C">
      <w:pPr>
        <w:rPr>
          <w:ins w:id="38" w:author="Anderson,Brian M" w:date="2020-10-30T08:22:00Z"/>
        </w:rPr>
      </w:pPr>
      <w:del w:id="39" w:author="Anderson,Brian M" w:date="2020-10-30T08:24:00Z">
        <w:r w:rsidDel="00A04474">
          <w:delText>D</w:delText>
        </w:r>
        <w:r w:rsidR="00C051B2" w:rsidDel="00A04474">
          <w:delText>etecting CRL</w:delText>
        </w:r>
        <w:r w:rsidR="00640705" w:rsidDel="00A04474">
          <w:delText>M</w:delText>
        </w:r>
      </w:del>
      <w:r w:rsidR="00C051B2">
        <w:t xml:space="preserve"> </w:t>
      </w:r>
      <w:proofErr w:type="gramStart"/>
      <w:r>
        <w:t>can</w:t>
      </w:r>
      <w:proofErr w:type="gramEnd"/>
      <w:r>
        <w:t xml:space="preserve"> be challenging due </w:t>
      </w:r>
      <w:r w:rsidR="0051477F">
        <w:t>ill-defined margins, particularly for sub-centimeter lesions</w:t>
      </w:r>
      <w:r w:rsidR="00C051B2">
        <w:t>.</w:t>
      </w:r>
    </w:p>
    <w:p w14:paraId="4DD3E0A0" w14:textId="704A7BD3" w:rsidR="002E727C" w:rsidRDefault="002E727C">
      <w:pPr>
        <w:rPr>
          <w:ins w:id="40" w:author="Anderson,Brian M" w:date="2020-10-30T08:19:00Z"/>
        </w:rPr>
      </w:pPr>
      <w:ins w:id="41" w:author="Anderson,Brian M" w:date="2020-10-30T08:22:00Z">
        <w:r>
          <w:t xml:space="preserve">Both radiofrequency and microwave ablation interventions aim for a minimum margin to be delivered around the gross disease to ensure that all microscopic disease is treated. </w:t>
        </w:r>
      </w:ins>
      <w:ins w:id="42" w:author="Anderson,Brian M" w:date="2020-10-30T08:25:00Z">
        <w:r w:rsidR="00A04474">
          <w:t xml:space="preserve">This requires both segmentation of disease on pre-treatment </w:t>
        </w:r>
      </w:ins>
      <w:ins w:id="43" w:author="Anderson,Brian M" w:date="2020-10-30T08:26:00Z">
        <w:r w:rsidR="00A04474">
          <w:t>images,</w:t>
        </w:r>
      </w:ins>
      <w:ins w:id="44" w:author="Anderson,Brian M" w:date="2020-10-30T08:25:00Z">
        <w:r w:rsidR="00A04474">
          <w:t xml:space="preserve"> and the ablation zone on post-treatment </w:t>
        </w:r>
      </w:ins>
      <w:ins w:id="45" w:author="Anderson,Brian M" w:date="2020-10-30T08:27:00Z">
        <w:r w:rsidR="00A04474">
          <w:t>images</w:t>
        </w:r>
      </w:ins>
      <w:ins w:id="46" w:author="Anderson,Brian M" w:date="2020-10-30T08:25:00Z">
        <w:r w:rsidR="00A04474">
          <w:t xml:space="preserve"> to assess the final delivered ablation </w:t>
        </w:r>
      </w:ins>
      <w:ins w:id="47" w:author="Anderson,Brian M" w:date="2020-10-30T08:26:00Z">
        <w:r w:rsidR="00A04474" w:rsidRPr="008F0BB6">
          <w:t>margin</w:t>
        </w:r>
        <w:r w:rsidR="00A04474">
          <w:fldChar w:fldCharType="begin" w:fldLock="1"/>
        </w:r>
      </w:ins>
      <w:r w:rsidR="00BC3022">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4&lt;/sup&gt;","plainTextFormattedCitation":"4","previouslyFormattedCitation":"&lt;sup&gt;4&lt;/sup&gt;"},"properties":{"noteIndex":0},"schema":"https://github.com/citation-style-language/schema/raw/master/csl-citation.json"}</w:instrText>
      </w:r>
      <w:ins w:id="48" w:author="Anderson,Brian M" w:date="2020-10-30T08:26:00Z">
        <w:r w:rsidR="00A04474">
          <w:fldChar w:fldCharType="separate"/>
        </w:r>
      </w:ins>
      <w:r w:rsidR="00B232C6" w:rsidRPr="00B232C6">
        <w:rPr>
          <w:noProof/>
          <w:vertAlign w:val="superscript"/>
        </w:rPr>
        <w:t>4</w:t>
      </w:r>
      <w:ins w:id="49" w:author="Anderson,Brian M" w:date="2020-10-30T08:26:00Z">
        <w:r w:rsidR="00A04474">
          <w:fldChar w:fldCharType="end"/>
        </w:r>
      </w:ins>
      <w:ins w:id="50" w:author="Anderson,Brian M" w:date="2020-10-30T08:25:00Z">
        <w:r w:rsidR="00A04474">
          <w:t xml:space="preserve">. </w:t>
        </w:r>
      </w:ins>
      <w:ins w:id="51" w:author="Anderson,Brian M" w:date="2020-10-30T08:22:00Z">
        <w:r>
          <w:t xml:space="preserve">The ablation </w:t>
        </w:r>
      </w:ins>
      <w:ins w:id="52" w:author="Anderson,Brian M" w:date="2020-10-30T08:27:00Z">
        <w:r w:rsidR="00A04474">
          <w:t>zone</w:t>
        </w:r>
      </w:ins>
      <w:ins w:id="53" w:author="Anderson,Brian M" w:date="2020-10-30T08:22:00Z">
        <w:r>
          <w:t xml:space="preserve"> appears </w:t>
        </w:r>
        <w:proofErr w:type="gramStart"/>
        <w:r>
          <w:t>hypo-enhancing</w:t>
        </w:r>
        <w:proofErr w:type="gramEnd"/>
        <w:r>
          <w:t xml:space="preserve"> on CECT images, similar to the CRLM. A clinical trial is underway (Identifier:</w:t>
        </w:r>
        <w:r w:rsidRPr="00717C8A">
          <w:t xml:space="preserve"> NCT04083378</w:t>
        </w:r>
        <w:r>
          <w:t>)  to map the disease from the pre-treatment to the post-treatment imaging and assess treatment efficacy, but still requires manual segmentations of both disease and ablation zone</w:t>
        </w:r>
        <w:r>
          <w:fldChar w:fldCharType="begin" w:fldLock="1"/>
        </w:r>
      </w:ins>
      <w:r w:rsidR="00BC3022">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5&lt;/sup&gt;","plainTextFormattedCitation":"5","previouslyFormattedCitation":"&lt;sup&gt;5&lt;/sup&gt;"},"properties":{"noteIndex":0},"schema":"https://github.com/citation-style-language/schema/raw/master/csl-citation.json"}</w:instrText>
      </w:r>
      <w:ins w:id="54" w:author="Anderson,Brian M" w:date="2020-10-30T08:22:00Z">
        <w:r>
          <w:fldChar w:fldCharType="separate"/>
        </w:r>
      </w:ins>
      <w:r w:rsidR="00B232C6" w:rsidRPr="00B232C6">
        <w:rPr>
          <w:noProof/>
          <w:vertAlign w:val="superscript"/>
        </w:rPr>
        <w:t>5</w:t>
      </w:r>
      <w:ins w:id="55" w:author="Anderson,Brian M" w:date="2020-10-30T08:22:00Z">
        <w:r>
          <w:fldChar w:fldCharType="end"/>
        </w:r>
        <w:r>
          <w:t>, adding time to the procedure.</w:t>
        </w:r>
      </w:ins>
      <w:del w:id="56" w:author="Anderson,Brian M" w:date="2020-10-30T08:22:00Z">
        <w:r w:rsidR="00D26660" w:rsidDel="002E727C">
          <w:delText xml:space="preserve"> </w:delText>
        </w:r>
        <w:r w:rsidR="006730B6" w:rsidDel="002E727C">
          <w:delText>Image-guided LRT</w:delText>
        </w:r>
        <w:r w:rsidR="0067059F" w:rsidDel="002E727C">
          <w:delText xml:space="preserve"> such as radiation</w:delText>
        </w:r>
        <w:r w:rsidR="006730B6" w:rsidDel="002E727C">
          <w:delText xml:space="preserve"> and </w:delText>
        </w:r>
        <w:r w:rsidR="0067059F" w:rsidDel="002E727C">
          <w:delText>ablation</w:delText>
        </w:r>
        <w:r w:rsidR="006730B6" w:rsidDel="002E727C">
          <w:delText xml:space="preserve"> therapies</w:delText>
        </w:r>
        <w:r w:rsidR="0067059F" w:rsidDel="002E727C">
          <w:delText xml:space="preserve"> require accurate segmentations of the disease site</w:delText>
        </w:r>
        <w:r w:rsidR="0016443B" w:rsidDel="002E727C">
          <w:delText xml:space="preserve"> for dose evaluation or image guidance</w:delText>
        </w:r>
        <w:r w:rsidR="0067059F" w:rsidDel="002E727C">
          <w:delText>.</w:delText>
        </w:r>
      </w:del>
      <w:del w:id="57" w:author="Anderson,Brian M" w:date="2020-10-30T08:19:00Z">
        <w:r w:rsidR="0067059F" w:rsidDel="002E727C">
          <w:delText xml:space="preserve"> </w:delText>
        </w:r>
      </w:del>
    </w:p>
    <w:p w14:paraId="269F8E4C" w14:textId="7432407F" w:rsidR="00C051B2" w:rsidRDefault="0067059F">
      <w:r>
        <w:t>To date, automated liver disease segmentation tasks have largely focused</w:t>
      </w:r>
      <w:r w:rsidR="00BE56D1">
        <w:t xml:space="preserve"> either</w:t>
      </w:r>
      <w:r>
        <w:t xml:space="preserve"> on primary liver disease</w:t>
      </w:r>
      <w:ins w:id="58" w:author="Anderson,Brian M" w:date="2020-10-30T08:27:00Z">
        <w:r w:rsidR="00060A0A">
          <w:t>,</w:t>
        </w:r>
      </w:ins>
      <w:r w:rsidR="00BE56D1">
        <w:t xml:space="preserve"> </w:t>
      </w:r>
      <w:r w:rsidR="007F0C25">
        <w:t>or not included qualitative evaluation of generated contours</w:t>
      </w:r>
      <w:r w:rsidR="00014931">
        <w:fldChar w:fldCharType="begin" w:fldLock="1"/>
      </w:r>
      <w:r w:rsidR="00BC30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6–9&lt;/sup&gt;","plainTextFormattedCitation":"6–9","previouslyFormattedCitation":"&lt;sup&gt;6–9&lt;/sup&gt;"},"properties":{"noteIndex":0},"schema":"https://github.com/citation-style-language/schema/raw/master/csl-citation.json"}</w:instrText>
      </w:r>
      <w:r w:rsidR="00014931">
        <w:fldChar w:fldCharType="separate"/>
      </w:r>
      <w:r w:rsidR="00B232C6" w:rsidRPr="00B232C6">
        <w:rPr>
          <w:noProof/>
          <w:vertAlign w:val="superscript"/>
        </w:rPr>
        <w:t>6–9</w:t>
      </w:r>
      <w:r w:rsidR="00014931">
        <w:fldChar w:fldCharType="end"/>
      </w:r>
      <w:r w:rsidR="007F0C25">
        <w:t>.</w:t>
      </w:r>
      <w:r w:rsidR="0016443B">
        <w:t xml:space="preserve"> </w:t>
      </w:r>
      <w:r w:rsidR="007F0C25">
        <w:t>New</w:t>
      </w:r>
      <w:r>
        <w:t xml:space="preserve"> </w:t>
      </w:r>
      <w:r w:rsidR="00631415">
        <w:t xml:space="preserve">institution and </w:t>
      </w:r>
      <w:r w:rsidR="00D77F81">
        <w:t xml:space="preserve">society-sponsored </w:t>
      </w:r>
      <w:r>
        <w:t>competitions</w:t>
      </w:r>
      <w:r w:rsidR="00D77F81">
        <w:t>,</w:t>
      </w:r>
      <w:r>
        <w:t xml:space="preserve"> such as the Liver Tumor segmentation (</w:t>
      </w:r>
      <w:proofErr w:type="spellStart"/>
      <w:r>
        <w:t>LiTs</w:t>
      </w:r>
      <w:proofErr w:type="spellEnd"/>
      <w:r>
        <w:t>) challenge</w:t>
      </w:r>
      <w:r w:rsidR="00BE56D1">
        <w:fldChar w:fldCharType="begin" w:fldLock="1"/>
      </w:r>
      <w:r w:rsidR="00BC302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10&lt;/sup&gt;","plainTextFormattedCitation":"10","previouslyFormattedCitation":"&lt;sup&gt;10&lt;/sup&gt;"},"properties":{"noteIndex":0},"schema":"https://github.com/citation-style-language/schema/raw/master/csl-citation.json"}</w:instrText>
      </w:r>
      <w:r w:rsidR="00BE56D1">
        <w:fldChar w:fldCharType="separate"/>
      </w:r>
      <w:r w:rsidR="00B232C6" w:rsidRPr="00B232C6">
        <w:rPr>
          <w:noProof/>
          <w:vertAlign w:val="superscript"/>
        </w:rPr>
        <w:t>10</w:t>
      </w:r>
      <w:r w:rsidR="00BE56D1">
        <w:fldChar w:fldCharType="end"/>
      </w:r>
      <w:ins w:id="59" w:author="Anderson,Brian M" w:date="2020-10-30T08:27:00Z">
        <w:r w:rsidR="00060A0A">
          <w:t xml:space="preserve"> and the </w:t>
        </w:r>
      </w:ins>
      <w:ins w:id="60" w:author="Anderson,Brian M" w:date="2020-10-30T08:28:00Z">
        <w:r w:rsidR="00060A0A">
          <w:t>3D-IRCADb01</w:t>
        </w:r>
      </w:ins>
      <w:ins w:id="61" w:author="Anderson,Brian M" w:date="2020-10-30T08:30:00Z">
        <w:r w:rsidR="00B232C6">
          <w:fldChar w:fldCharType="begin" w:fldLock="1"/>
        </w:r>
      </w:ins>
      <w:r w:rsidR="00BC30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6&lt;/sup&gt;","plainTextFormattedCitation":"6","previouslyFormattedCitation":"&lt;sup&gt;6&lt;/sup&gt;"},"properties":{"noteIndex":0},"schema":"https://github.com/citation-style-language/schema/raw/master/csl-citation.json"}</w:instrText>
      </w:r>
      <w:r w:rsidR="00B232C6">
        <w:fldChar w:fldCharType="separate"/>
      </w:r>
      <w:r w:rsidR="00B232C6" w:rsidRPr="00B232C6">
        <w:rPr>
          <w:noProof/>
          <w:vertAlign w:val="superscript"/>
        </w:rPr>
        <w:t>6</w:t>
      </w:r>
      <w:ins w:id="62" w:author="Anderson,Brian M" w:date="2020-10-30T08:30:00Z">
        <w:r w:rsidR="00B232C6">
          <w:fldChar w:fldCharType="end"/>
        </w:r>
      </w:ins>
      <w:ins w:id="63" w:author="Anderson,Brian M" w:date="2020-10-30T08:28:00Z">
        <w:r w:rsidR="00060A0A">
          <w:t xml:space="preserve"> dataset </w:t>
        </w:r>
      </w:ins>
      <w:del w:id="64" w:author="Anderson,Brian M" w:date="2020-10-30T08:28:00Z">
        <w:r w:rsidR="00BE56D1" w:rsidDel="00060A0A">
          <w:delText xml:space="preserve"> </w:delText>
        </w:r>
      </w:del>
      <w:r>
        <w:t>have contained data of both primary and secondary liver cancers</w:t>
      </w:r>
      <w:r w:rsidR="007F0C25">
        <w:t xml:space="preserve">, enabling </w:t>
      </w:r>
      <w:r w:rsidR="00C40441">
        <w:t xml:space="preserve">investigation, development and comparison of automatic segmentation algorithms </w:t>
      </w:r>
      <w:r w:rsidR="007F0C25">
        <w:t>on public data.</w:t>
      </w:r>
    </w:p>
    <w:p w14:paraId="78911713" w14:textId="341071C9" w:rsidR="006125AF" w:rsidDel="002E727C" w:rsidRDefault="00D77F81" w:rsidP="005B08DE">
      <w:pPr>
        <w:rPr>
          <w:del w:id="65" w:author="Anderson,Brian M" w:date="2020-10-30T08:22:00Z"/>
        </w:rPr>
      </w:pPr>
      <w:del w:id="66" w:author="Anderson,Brian M" w:date="2020-10-30T08:22:00Z">
        <w:r w:rsidRPr="004672F9" w:rsidDel="002E727C">
          <w:delText>F</w:delText>
        </w:r>
        <w:r w:rsidR="0067059F" w:rsidRPr="004672F9" w:rsidDel="002E727C">
          <w:delText>or ablat</w:delText>
        </w:r>
        <w:r w:rsidR="0051477F" w:rsidDel="002E727C">
          <w:delText>ion interventions, segmentation</w:delText>
        </w:r>
        <w:r w:rsidR="0067059F" w:rsidRPr="004672F9" w:rsidDel="002E727C">
          <w:delText xml:space="preserve"> of the disease </w:delText>
        </w:r>
        <w:r w:rsidR="0051477F" w:rsidDel="002E727C">
          <w:delText>o</w:delText>
        </w:r>
        <w:r w:rsidR="0067059F" w:rsidRPr="004672F9" w:rsidDel="002E727C">
          <w:delText xml:space="preserve">n pre-treatment imaging, and </w:delText>
        </w:r>
        <w:r w:rsidR="0051477F" w:rsidDel="002E727C">
          <w:delText xml:space="preserve">localization of the ablation </w:delText>
        </w:r>
        <w:r w:rsidR="006730B6" w:rsidDel="002E727C">
          <w:delText>zone</w:delText>
        </w:r>
        <w:r w:rsidR="0051477F" w:rsidDel="002E727C">
          <w:delText xml:space="preserve"> o</w:delText>
        </w:r>
        <w:r w:rsidR="0067059F" w:rsidRPr="004672F9" w:rsidDel="002E727C">
          <w:delText xml:space="preserve">n post-treatment imaging, are important for </w:delText>
        </w:r>
        <w:r w:rsidRPr="008F0BB6" w:rsidDel="002E727C">
          <w:delText xml:space="preserve">planning the treatment and assessing the </w:delText>
        </w:r>
        <w:r w:rsidR="0025128A" w:rsidDel="002E727C">
          <w:delText xml:space="preserve">final </w:delText>
        </w:r>
        <w:r w:rsidRPr="008F0BB6" w:rsidDel="002E727C">
          <w:delText>delivered ablation margin</w:delText>
        </w:r>
        <w:r w:rsidR="0067059F" w:rsidRPr="008F0BB6" w:rsidDel="002E727C">
          <w:delText>.</w:delText>
        </w:r>
        <w:r w:rsidR="0067059F" w:rsidDel="002E727C">
          <w:delText xml:space="preserve"> </w:delText>
        </w:r>
      </w:del>
    </w:p>
    <w:p w14:paraId="7648C991" w14:textId="6B0153C5" w:rsidR="001D3814" w:rsidDel="002E727C" w:rsidRDefault="0067059F" w:rsidP="005B08DE">
      <w:pPr>
        <w:rPr>
          <w:del w:id="67" w:author="Anderson,Brian M" w:date="2020-10-30T08:22:00Z"/>
        </w:rPr>
      </w:pPr>
      <w:del w:id="68" w:author="Anderson,Brian M" w:date="2020-10-30T08:22:00Z">
        <w:r w:rsidDel="002E727C">
          <w:delText xml:space="preserve">Both radiofrequency and microwave ablation interventions </w:delText>
        </w:r>
        <w:r w:rsidR="00D77F81" w:rsidDel="002E727C">
          <w:delText>aim for</w:delText>
        </w:r>
        <w:r w:rsidDel="002E727C">
          <w:delText xml:space="preserve"> a minimum margin </w:delText>
        </w:r>
        <w:r w:rsidR="0051477F" w:rsidDel="002E727C">
          <w:delText xml:space="preserve">to </w:delText>
        </w:r>
        <w:r w:rsidDel="002E727C">
          <w:delText xml:space="preserve">be delivered around the gross disease to ensure that all microscopic disease is treated. </w:delText>
        </w:r>
        <w:r w:rsidR="00896F0B" w:rsidDel="002E727C">
          <w:delText xml:space="preserve">The ablation cavity appears </w:delText>
        </w:r>
        <w:r w:rsidR="0051477F" w:rsidDel="002E727C">
          <w:delText>hypo-enhancing</w:delText>
        </w:r>
        <w:r w:rsidR="00896F0B" w:rsidDel="002E727C">
          <w:delText xml:space="preserve"> </w:delText>
        </w:r>
        <w:r w:rsidR="00937CD0" w:rsidDel="002E727C">
          <w:delText>on CECT images</w:delText>
        </w:r>
        <w:r w:rsidR="00896F0B" w:rsidDel="002E727C">
          <w:delText>, similar to the CRL</w:delText>
        </w:r>
        <w:r w:rsidR="00640705" w:rsidDel="002E727C">
          <w:delText>M</w:delText>
        </w:r>
        <w:r w:rsidR="0051477F" w:rsidDel="002E727C">
          <w:delText xml:space="preserve">. </w:delText>
        </w:r>
        <w:r w:rsidR="00D2443E" w:rsidDel="002E727C">
          <w:delText>A</w:delText>
        </w:r>
        <w:r w:rsidR="006C5FB4" w:rsidDel="002E727C">
          <w:delText xml:space="preserve"> </w:delText>
        </w:r>
        <w:r w:rsidR="001D3DE6" w:rsidDel="002E727C">
          <w:delText>clinical trial</w:delText>
        </w:r>
        <w:r w:rsidR="006C5FB4" w:rsidDel="002E727C">
          <w:delText xml:space="preserve"> is</w:delText>
        </w:r>
        <w:r w:rsidR="001D3DE6" w:rsidDel="002E727C">
          <w:delText xml:space="preserve"> underway</w:delText>
        </w:r>
        <w:r w:rsidR="00717C8A" w:rsidDel="002E727C">
          <w:delText xml:space="preserve"> (Identifier:</w:delText>
        </w:r>
        <w:r w:rsidR="00717C8A" w:rsidRPr="00717C8A" w:rsidDel="002E727C">
          <w:delText xml:space="preserve"> NCT04083378</w:delText>
        </w:r>
        <w:r w:rsidR="00717C8A" w:rsidDel="002E727C">
          <w:delText xml:space="preserve">) </w:delText>
        </w:r>
        <w:r w:rsidR="003C4651" w:rsidDel="002E727C">
          <w:delText xml:space="preserve"> </w:delText>
        </w:r>
        <w:r w:rsidDel="002E727C">
          <w:delText xml:space="preserve">to map the disease from the pre-treatment to the post-treatment imaging </w:delText>
        </w:r>
        <w:r w:rsidR="00376947" w:rsidDel="002E727C">
          <w:delText xml:space="preserve">and </w:delText>
        </w:r>
        <w:r w:rsidDel="002E727C">
          <w:delText>assess treatment efficacy</w:delText>
        </w:r>
        <w:r w:rsidR="00D2443E" w:rsidDel="002E727C">
          <w:delText>, but</w:delText>
        </w:r>
        <w:r w:rsidDel="002E727C">
          <w:delText xml:space="preserve"> still require</w:delText>
        </w:r>
        <w:r w:rsidR="00D2443E" w:rsidDel="002E727C">
          <w:delText>s</w:delText>
        </w:r>
        <w:r w:rsidDel="002E727C">
          <w:delText xml:space="preserve"> manual segmentations of both disease and ablation zone</w:delText>
        </w:r>
        <w:r w:rsidR="00AA4CB6" w:rsidDel="002E727C">
          <w:fldChar w:fldCharType="begin" w:fldLock="1"/>
        </w:r>
        <w:r w:rsidR="00014931" w:rsidDel="002E727C">
          <w:del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10&lt;/sup&gt;","plainTextFormattedCitation":"10","previouslyFormattedCitation":"&lt;sup&gt;8&lt;/sup&gt;"},"properties":{"noteIndex":0},"schema":"https://github.com/citation-style-language/schema/raw/master/csl-citation.json"}</w:delInstrText>
        </w:r>
        <w:r w:rsidR="00AA4CB6" w:rsidDel="002E727C">
          <w:fldChar w:fldCharType="separate"/>
        </w:r>
        <w:r w:rsidR="00014931" w:rsidRPr="00014931" w:rsidDel="002E727C">
          <w:rPr>
            <w:noProof/>
            <w:vertAlign w:val="superscript"/>
          </w:rPr>
          <w:delText>10</w:delText>
        </w:r>
        <w:r w:rsidR="00AA4CB6" w:rsidDel="002E727C">
          <w:fldChar w:fldCharType="end"/>
        </w:r>
        <w:r w:rsidDel="002E727C">
          <w:delText>.</w:delText>
        </w:r>
      </w:del>
    </w:p>
    <w:p w14:paraId="32125F8E" w14:textId="1735AEA8" w:rsidR="0067059F" w:rsidRDefault="0067059F">
      <w:r w:rsidRPr="0055214A">
        <w:rPr>
          <w:u w:val="single"/>
        </w:rPr>
        <w:t xml:space="preserve">We hypothesize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disease size, can provide rapid and accurate </w:t>
      </w:r>
      <w:r w:rsidR="006C5FB4">
        <w:rPr>
          <w:u w:val="single"/>
        </w:rPr>
        <w:t xml:space="preserve">identification and </w:t>
      </w:r>
      <w:r w:rsidR="00201B5D" w:rsidRPr="0055214A">
        <w:rPr>
          <w:u w:val="single"/>
        </w:rPr>
        <w:t xml:space="preserve">segmentation of both </w:t>
      </w:r>
      <w:r w:rsidR="00201B5D" w:rsidRPr="0055214A">
        <w:rPr>
          <w:u w:val="single"/>
        </w:rPr>
        <w:lastRenderedPageBreak/>
        <w:t>CRL</w:t>
      </w:r>
      <w:r w:rsidR="00640705">
        <w:rPr>
          <w:u w:val="single"/>
        </w:rPr>
        <w:t>M</w:t>
      </w:r>
      <w:r w:rsidR="00201B5D" w:rsidRPr="0055214A">
        <w:rPr>
          <w:u w:val="single"/>
        </w:rPr>
        <w:t xml:space="preserve"> and ablation cavities</w:t>
      </w:r>
      <w:r w:rsidR="00201B5D">
        <w:t xml:space="preserve">. </w:t>
      </w:r>
      <w:r w:rsidR="00D26660">
        <w:t>This</w:t>
      </w:r>
      <w:r w:rsidR="00201B5D">
        <w:t xml:space="preserve"> would </w:t>
      </w:r>
      <w:r w:rsidR="00896F0B">
        <w:t xml:space="preserve">help facilitate automated </w:t>
      </w:r>
      <w:r w:rsidR="006C5FB4">
        <w:t>detection of CRL</w:t>
      </w:r>
      <w:r w:rsidR="00640705">
        <w:t>M</w:t>
      </w:r>
      <w:r w:rsidR="006C5FB4">
        <w:t xml:space="preserve">, </w:t>
      </w:r>
      <w:r w:rsidR="00896F0B">
        <w:t>treatment planning</w:t>
      </w:r>
      <w:r w:rsidR="00201B5D">
        <w:t xml:space="preserve"> of CRL</w:t>
      </w:r>
      <w:r w:rsidR="00640705">
        <w:t>M</w:t>
      </w:r>
      <w:r w:rsidR="00201B5D">
        <w:t xml:space="preserve"> in radiation therapy</w:t>
      </w:r>
      <w:r w:rsidR="00FF38F7">
        <w:t>,</w:t>
      </w:r>
      <w:r w:rsidR="004672F9">
        <w:t xml:space="preserve"> and</w:t>
      </w:r>
      <w:r w:rsidR="00201B5D">
        <w:t xml:space="preserve"> margin evaluations in ablation therapy</w:t>
      </w:r>
      <w:r w:rsidR="00D26660">
        <w:t>.</w:t>
      </w:r>
    </w:p>
    <w:p w14:paraId="05E88E7A" w14:textId="77777777" w:rsidR="00201B5D" w:rsidRDefault="00F0546F" w:rsidP="00F0546F">
      <w:pPr>
        <w:pStyle w:val="Heading1"/>
      </w:pPr>
      <w:r>
        <w:t>Materials/Methods</w:t>
      </w:r>
    </w:p>
    <w:p w14:paraId="45AE8129" w14:textId="77777777" w:rsidR="006E5402" w:rsidRDefault="006E5402" w:rsidP="006E5402">
      <w:pPr>
        <w:pStyle w:val="Heading2"/>
      </w:pPr>
      <w:r>
        <w:t>Data</w:t>
      </w:r>
    </w:p>
    <w:p w14:paraId="529DED7E" w14:textId="678F7513" w:rsidR="00554232" w:rsidRPr="00554232" w:rsidRDefault="00175E8D" w:rsidP="00554232">
      <w:pPr>
        <w:pStyle w:val="Heading3"/>
      </w:pPr>
      <w:r>
        <w:t xml:space="preserve">Quantitative </w:t>
      </w:r>
      <w:r w:rsidR="00554232">
        <w:t>Training/</w:t>
      </w:r>
      <w:r>
        <w:t>Validation</w:t>
      </w:r>
      <w:r w:rsidR="00E01458">
        <w:t>/Test</w:t>
      </w:r>
    </w:p>
    <w:p w14:paraId="0FACCE52" w14:textId="37AD3EE8" w:rsidR="00554232" w:rsidRDefault="006E5402">
      <w:r>
        <w:t xml:space="preserve">To ensure </w:t>
      </w:r>
      <w:r w:rsidR="005E7A0C">
        <w:t xml:space="preserve">reproducibility by </w:t>
      </w:r>
      <w:r>
        <w:t xml:space="preserve">other institutions, </w:t>
      </w:r>
      <w:r w:rsidR="005E7A0C">
        <w:t>th</w:t>
      </w:r>
      <w:r w:rsidR="00DB3415">
        <w:t>e proposed</w:t>
      </w:r>
      <w:r w:rsidR="00DB3415" w:rsidRPr="00DB3415">
        <w:rPr>
          <w:u w:val="single"/>
        </w:rPr>
        <w:t xml:space="preserve"> </w:t>
      </w:r>
      <w:r w:rsidR="00DB3415" w:rsidRPr="0055214A">
        <w:rPr>
          <w:u w:val="single"/>
        </w:rPr>
        <w:t>fully convolutional neural network</w:t>
      </w:r>
      <w:r w:rsidR="00DB3415">
        <w:t xml:space="preserve"> was </w:t>
      </w:r>
      <w:r w:rsidR="003C3074">
        <w:t xml:space="preserve">generated on data provided by </w:t>
      </w:r>
      <w:r>
        <w:t xml:space="preserve">the </w:t>
      </w:r>
      <w:r w:rsidR="00631415">
        <w:t>publicly</w:t>
      </w:r>
      <w:r>
        <w:t xml:space="preserve"> avai</w:t>
      </w:r>
      <w:r w:rsidR="00580FC7">
        <w:t>lable Liver Tumor Segmentation (</w:t>
      </w:r>
      <w:proofErr w:type="spellStart"/>
      <w:r w:rsidR="00580FC7">
        <w:t>LiTS</w:t>
      </w:r>
      <w:proofErr w:type="spellEnd"/>
      <w:r w:rsidR="00580FC7">
        <w:t>)</w:t>
      </w:r>
      <w:r>
        <w:t xml:space="preserve"> challenge</w:t>
      </w:r>
      <w:r w:rsidR="00BE56D1">
        <w:fldChar w:fldCharType="begin" w:fldLock="1"/>
      </w:r>
      <w:r w:rsidR="00BC302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10&lt;/sup&gt;","plainTextFormattedCitation":"10","previouslyFormattedCitation":"&lt;sup&gt;10&lt;/sup&gt;"},"properties":{"noteIndex":0},"schema":"https://github.com/citation-style-language/schema/raw/master/csl-citation.json"}</w:instrText>
      </w:r>
      <w:r w:rsidR="00BE56D1">
        <w:fldChar w:fldCharType="separate"/>
      </w:r>
      <w:r w:rsidR="00B232C6" w:rsidRPr="00B232C6">
        <w:rPr>
          <w:noProof/>
          <w:vertAlign w:val="superscript"/>
        </w:rPr>
        <w:t>10</w:t>
      </w:r>
      <w:r w:rsidR="00BE56D1">
        <w:fldChar w:fldCharType="end"/>
      </w:r>
      <w:r>
        <w:t xml:space="preserve">. </w:t>
      </w:r>
      <w:r w:rsidR="00DB3415">
        <w:t xml:space="preserve">The </w:t>
      </w:r>
      <w:proofErr w:type="spellStart"/>
      <w:r w:rsidR="003C3074">
        <w:t>LiTs</w:t>
      </w:r>
      <w:proofErr w:type="spellEnd"/>
      <w:r w:rsidR="003C3074">
        <w:t xml:space="preserve"> dataset </w:t>
      </w:r>
      <w:r>
        <w:t>consist</w:t>
      </w:r>
      <w:r w:rsidR="003C3074">
        <w:t>s</w:t>
      </w:r>
      <w:r>
        <w:t xml:space="preserve"> of </w:t>
      </w:r>
      <w:r w:rsidR="00554232">
        <w:t>CECT scans</w:t>
      </w:r>
      <w:r w:rsidR="00DB3415">
        <w:t xml:space="preserve"> from </w:t>
      </w:r>
      <w:r w:rsidR="00DB3415" w:rsidRPr="006125AF">
        <w:t>13</w:t>
      </w:r>
      <w:r w:rsidR="00D90A12">
        <w:t>1</w:t>
      </w:r>
      <w:r w:rsidR="00DB3415">
        <w:t xml:space="preserve"> patients</w:t>
      </w:r>
      <w:r w:rsidR="00554232">
        <w:t xml:space="preserve"> with liver tumors of primary liver cancer and secondary liver metastasis</w:t>
      </w:r>
      <w:r>
        <w:t xml:space="preserve">. </w:t>
      </w:r>
      <w:r w:rsidR="00554232" w:rsidRPr="006125AF">
        <w:t xml:space="preserve">Ground truth segmentations of the liver and disease </w:t>
      </w:r>
      <w:proofErr w:type="gramStart"/>
      <w:r w:rsidR="00554232" w:rsidRPr="006125AF">
        <w:t>were provided</w:t>
      </w:r>
      <w:proofErr w:type="gramEnd"/>
      <w:r w:rsidR="00554232" w:rsidRPr="006125AF">
        <w:t xml:space="preserve"> by the challenge</w:t>
      </w:r>
      <w:r w:rsidR="00485014" w:rsidRPr="006125AF">
        <w:t xml:space="preserve">, although only the disease </w:t>
      </w:r>
      <w:r w:rsidR="00DB3415">
        <w:t>segmentations were used in this study</w:t>
      </w:r>
      <w:r w:rsidR="00554232" w:rsidRPr="008F0BB6">
        <w:t>.</w:t>
      </w:r>
      <w:r w:rsidR="00554232">
        <w:t xml:space="preserve"> </w:t>
      </w:r>
      <w:r w:rsidR="008F0BB6">
        <w:t xml:space="preserve">Each image and disease segmentations were reviewed by </w:t>
      </w:r>
      <w:r w:rsidR="00DB3415" w:rsidRPr="006125AF">
        <w:rPr>
          <w:highlight w:val="yellow"/>
        </w:rPr>
        <w:t>XXX</w:t>
      </w:r>
      <w:r w:rsidR="00DB3415">
        <w:t xml:space="preserve"> </w:t>
      </w:r>
      <w:r w:rsidR="008F0BB6">
        <w:t>in order to remove the data showing hyper-enhanc</w:t>
      </w:r>
      <w:ins w:id="69" w:author="Anderson,Brian M" w:date="2020-10-30T08:31:00Z">
        <w:r w:rsidR="0063709D">
          <w:t>ing metastases</w:t>
        </w:r>
      </w:ins>
      <w:del w:id="70" w:author="Anderson,Brian M" w:date="2020-10-30T08:31:00Z">
        <w:r w:rsidR="008F0BB6" w:rsidDel="0063709D">
          <w:delText>ed disease</w:delText>
        </w:r>
      </w:del>
      <w:r w:rsidR="008F0BB6">
        <w:t xml:space="preserve">, </w:t>
      </w:r>
      <w:del w:id="71" w:author="Anderson,Brian M" w:date="2020-10-30T08:31:00Z">
        <w:r w:rsidR="008F0BB6" w:rsidDel="0063709D">
          <w:delText>no secondary metastasis</w:delText>
        </w:r>
      </w:del>
      <w:ins w:id="72" w:author="Anderson,Brian M" w:date="2020-10-30T08:31:00Z">
        <w:r w:rsidR="0063709D">
          <w:t>lack of CRLM</w:t>
        </w:r>
      </w:ins>
      <w:r w:rsidR="006125AF">
        <w:t>,</w:t>
      </w:r>
      <w:r w:rsidR="008F0BB6">
        <w:t xml:space="preserve"> or absence of image acquisition parameters (e.g. slice thickness, </w:t>
      </w:r>
      <w:r w:rsidR="00DB3415">
        <w:t>pixel</w:t>
      </w:r>
      <w:r w:rsidR="008F0BB6">
        <w:t xml:space="preserve"> spacing). </w:t>
      </w:r>
      <w:proofErr w:type="gramStart"/>
      <w:r w:rsidR="00A564E2">
        <w:t>A total of 92</w:t>
      </w:r>
      <w:proofErr w:type="gramEnd"/>
      <w:r w:rsidR="00E9727E">
        <w:t xml:space="preserve"> patients remained, </w:t>
      </w:r>
      <w:r w:rsidR="00554232">
        <w:t xml:space="preserve">which were </w:t>
      </w:r>
      <w:r w:rsidR="00B24662">
        <w:t xml:space="preserve">then distributed into </w:t>
      </w:r>
      <w:r w:rsidR="008F0BB6">
        <w:t xml:space="preserve">groups of </w:t>
      </w:r>
      <w:r w:rsidR="002C2CA6">
        <w:t xml:space="preserve">72 </w:t>
      </w:r>
      <w:r w:rsidR="006125AF">
        <w:t>for training</w:t>
      </w:r>
      <w:r w:rsidR="002C2CA6">
        <w:t xml:space="preserve"> and 20 </w:t>
      </w:r>
      <w:r w:rsidR="006125AF">
        <w:t>for validation</w:t>
      </w:r>
      <w:r w:rsidR="00554232">
        <w:t>.</w:t>
      </w:r>
    </w:p>
    <w:p w14:paraId="56FB0EAD" w14:textId="5A00F203" w:rsidR="002C2CA6" w:rsidRDefault="002C2CA6">
      <w:r>
        <w:t xml:space="preserve">Our model </w:t>
      </w:r>
      <w:r w:rsidR="003C3074">
        <w:t>wa</w:t>
      </w:r>
      <w:r>
        <w:t xml:space="preserve">s evaluated via submission to the </w:t>
      </w:r>
      <w:proofErr w:type="spellStart"/>
      <w:r>
        <w:t>LiTs</w:t>
      </w:r>
      <w:proofErr w:type="spellEnd"/>
      <w:r>
        <w:t xml:space="preserve"> challenge</w:t>
      </w:r>
      <w:r w:rsidR="00717C8A">
        <w:t xml:space="preserve"> (7</w:t>
      </w:r>
      <w:r w:rsidR="0080725B">
        <w:t>0</w:t>
      </w:r>
      <w:r w:rsidR="00717C8A">
        <w:t xml:space="preserve"> patients)</w:t>
      </w:r>
      <w:r>
        <w:t>, and via predictions created on the 3D-IRCADb01 publically available dataset</w:t>
      </w:r>
      <w:r w:rsidR="003C3074">
        <w:fldChar w:fldCharType="begin" w:fldLock="1"/>
      </w:r>
      <w:r w:rsidR="00B232C6">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11&lt;/sup&gt;","plainTextFormattedCitation":"11","previouslyFormattedCitation":"&lt;sup&gt;11&lt;/sup&gt;"},"properties":{"noteIndex":0},"schema":"https://github.com/citation-style-language/schema/raw/master/csl-citation.json"}</w:instrText>
      </w:r>
      <w:r w:rsidR="003C3074">
        <w:fldChar w:fldCharType="separate"/>
      </w:r>
      <w:r w:rsidR="00014931" w:rsidRPr="00014931">
        <w:rPr>
          <w:noProof/>
          <w:vertAlign w:val="superscript"/>
        </w:rPr>
        <w:t>11</w:t>
      </w:r>
      <w:r w:rsidR="003C3074">
        <w:fldChar w:fldCharType="end"/>
      </w:r>
      <w:r>
        <w:t xml:space="preserve">. Table </w:t>
      </w:r>
      <w:proofErr w:type="gramStart"/>
      <w:r>
        <w:t>1</w:t>
      </w:r>
      <w:proofErr w:type="gramEnd"/>
      <w:r>
        <w:t xml:space="preserve"> reports the image acquisition parameters for the training, validation, and test sets.</w:t>
      </w:r>
      <w:r w:rsidR="00E01458" w:rsidRPr="00E01458">
        <w:rPr>
          <w:rFonts w:cstheme="minorHAnsi"/>
        </w:rPr>
        <w:t xml:space="preserve"> </w:t>
      </w:r>
      <w:r w:rsidR="00E01458">
        <w:rPr>
          <w:rFonts w:cstheme="minorHAnsi"/>
        </w:rPr>
        <w:t>Five of the patients from the 3D-</w:t>
      </w:r>
      <w:r w:rsidR="00E01458">
        <w:t xml:space="preserve">IRCADb01 </w:t>
      </w:r>
      <w:r w:rsidR="00E01458">
        <w:rPr>
          <w:rFonts w:cstheme="minorHAnsi"/>
        </w:rPr>
        <w:t xml:space="preserve">dataset </w:t>
      </w:r>
      <w:proofErr w:type="gramStart"/>
      <w:r w:rsidR="00E01458">
        <w:rPr>
          <w:rFonts w:cstheme="minorHAnsi"/>
        </w:rPr>
        <w:t>were excluded</w:t>
      </w:r>
      <w:proofErr w:type="gramEnd"/>
      <w:r w:rsidR="00E01458">
        <w:rPr>
          <w:rFonts w:cstheme="minorHAnsi"/>
        </w:rPr>
        <w:t xml:space="preserve">: patients 5, 11, and 20 had no </w:t>
      </w:r>
      <w:ins w:id="73" w:author="Anderson,Brian M" w:date="2020-10-30T08:34:00Z">
        <w:r w:rsidR="0063709D">
          <w:rPr>
            <w:rFonts w:cstheme="minorHAnsi"/>
          </w:rPr>
          <w:t>CRLM</w:t>
        </w:r>
      </w:ins>
      <w:del w:id="74" w:author="Anderson,Brian M" w:date="2020-10-30T08:34:00Z">
        <w:r w:rsidR="00E01458" w:rsidDel="0063709D">
          <w:rPr>
            <w:rFonts w:cstheme="minorHAnsi"/>
          </w:rPr>
          <w:delText>disease present</w:delText>
        </w:r>
      </w:del>
      <w:r w:rsidR="00E01458">
        <w:rPr>
          <w:rFonts w:cstheme="minorHAnsi"/>
        </w:rPr>
        <w:t xml:space="preserve">, patient 12 </w:t>
      </w:r>
      <w:del w:id="75" w:author="Anderson,Brian M" w:date="2020-10-30T08:35:00Z">
        <w:r w:rsidR="00E01458" w:rsidDel="0063709D">
          <w:rPr>
            <w:rFonts w:cstheme="minorHAnsi"/>
          </w:rPr>
          <w:delText xml:space="preserve">have </w:delText>
        </w:r>
      </w:del>
      <w:ins w:id="76" w:author="Anderson,Brian M" w:date="2020-10-30T08:35:00Z">
        <w:r w:rsidR="0063709D">
          <w:rPr>
            <w:rFonts w:cstheme="minorHAnsi"/>
          </w:rPr>
          <w:t xml:space="preserve">had </w:t>
        </w:r>
      </w:ins>
      <w:r w:rsidR="00E01458">
        <w:rPr>
          <w:rFonts w:cstheme="minorHAnsi"/>
        </w:rPr>
        <w:t xml:space="preserve">a large cystic lesion on the base of the liver, and patient 18 had </w:t>
      </w:r>
      <w:del w:id="77" w:author="Anderson,Brian M" w:date="2020-10-30T08:35:00Z">
        <w:r w:rsidR="00E01458" w:rsidDel="0063709D">
          <w:rPr>
            <w:rFonts w:cstheme="minorHAnsi"/>
          </w:rPr>
          <w:delText xml:space="preserve">enhancing </w:delText>
        </w:r>
      </w:del>
      <w:ins w:id="78" w:author="Anderson,Brian M" w:date="2020-10-30T08:35:00Z">
        <w:r w:rsidR="0063709D">
          <w:rPr>
            <w:rFonts w:cstheme="minorHAnsi"/>
          </w:rPr>
          <w:t>CRLM with atypical enhancement pattern</w:t>
        </w:r>
      </w:ins>
      <w:del w:id="79" w:author="Anderson,Brian M" w:date="2020-10-30T08:35:00Z">
        <w:r w:rsidR="00E01458" w:rsidDel="0063709D">
          <w:rPr>
            <w:rFonts w:cstheme="minorHAnsi"/>
          </w:rPr>
          <w:delText>disease dissimilar to CRLM</w:delText>
        </w:r>
      </w:del>
      <w:r w:rsidR="00E01458">
        <w:rPr>
          <w:rFonts w:cstheme="minorHAnsi"/>
        </w:rPr>
        <w:t>.</w:t>
      </w:r>
    </w:p>
    <w:p w14:paraId="7373E791" w14:textId="7D248C92" w:rsidR="00E9727E" w:rsidRDefault="00E9727E" w:rsidP="00E9727E">
      <w:pPr>
        <w:pStyle w:val="Caption"/>
        <w:keepNext/>
      </w:pPr>
      <w:r>
        <w:t xml:space="preserve">Table </w:t>
      </w:r>
      <w:r w:rsidR="0063709D">
        <w:fldChar w:fldCharType="begin"/>
      </w:r>
      <w:r w:rsidR="0063709D">
        <w:instrText xml:space="preserve"> SEQ Table \* ARABIC </w:instrText>
      </w:r>
      <w:r w:rsidR="0063709D">
        <w:fldChar w:fldCharType="separate"/>
      </w:r>
      <w:r w:rsidR="0001030F">
        <w:rPr>
          <w:noProof/>
        </w:rPr>
        <w:t>1</w:t>
      </w:r>
      <w:r w:rsidR="0063709D">
        <w:rPr>
          <w:noProof/>
        </w:rPr>
        <w:fldChar w:fldCharType="end"/>
      </w:r>
      <w:r>
        <w:t xml:space="preserve">: Image acquisition parameters </w:t>
      </w:r>
      <w:r w:rsidR="00DB3415">
        <w:t xml:space="preserve">of the </w:t>
      </w:r>
      <w:proofErr w:type="spellStart"/>
      <w:r>
        <w:t>LiTs</w:t>
      </w:r>
      <w:proofErr w:type="spellEnd"/>
      <w:r w:rsidR="00DB3415">
        <w:t xml:space="preserve"> challenge for the t</w:t>
      </w:r>
      <w:r>
        <w:t xml:space="preserve">raining, </w:t>
      </w:r>
      <w:r w:rsidR="00DB3415">
        <w:t>v</w:t>
      </w:r>
      <w:r>
        <w:t xml:space="preserve">alidation, and </w:t>
      </w:r>
      <w:r w:rsidR="00DB3415">
        <w:t>t</w:t>
      </w:r>
      <w:r>
        <w:t>est set.</w:t>
      </w:r>
    </w:p>
    <w:tbl>
      <w:tblPr>
        <w:tblStyle w:val="TableGrid"/>
        <w:tblW w:w="0" w:type="auto"/>
        <w:jc w:val="center"/>
        <w:tblLook w:val="04A0" w:firstRow="1" w:lastRow="0" w:firstColumn="1" w:lastColumn="0" w:noHBand="0" w:noVBand="1"/>
      </w:tblPr>
      <w:tblGrid>
        <w:gridCol w:w="1389"/>
        <w:gridCol w:w="1755"/>
        <w:gridCol w:w="1854"/>
        <w:gridCol w:w="2175"/>
        <w:gridCol w:w="2177"/>
      </w:tblGrid>
      <w:tr w:rsidR="007C7837" w:rsidRPr="003B7403" w14:paraId="26CA3FF9" w14:textId="77777777" w:rsidTr="00484061">
        <w:trPr>
          <w:trHeight w:val="304"/>
          <w:jc w:val="center"/>
        </w:trPr>
        <w:tc>
          <w:tcPr>
            <w:tcW w:w="1389" w:type="dxa"/>
            <w:vMerge w:val="restart"/>
            <w:noWrap/>
            <w:vAlign w:val="center"/>
          </w:tcPr>
          <w:p w14:paraId="5EFF0BB5" w14:textId="39EF79A8" w:rsidR="007C7837" w:rsidRPr="00E9727E" w:rsidRDefault="007C7837" w:rsidP="00334835">
            <w:pPr>
              <w:keepNext/>
              <w:keepLines/>
              <w:jc w:val="center"/>
            </w:pPr>
            <w:r>
              <w:t>Origin</w:t>
            </w:r>
          </w:p>
        </w:tc>
        <w:tc>
          <w:tcPr>
            <w:tcW w:w="1755" w:type="dxa"/>
            <w:vMerge w:val="restart"/>
            <w:vAlign w:val="center"/>
          </w:tcPr>
          <w:p w14:paraId="138A0DF2" w14:textId="35EF239C" w:rsidR="007C7837" w:rsidRPr="00E9727E" w:rsidRDefault="007C7837" w:rsidP="00DD7A89">
            <w:pPr>
              <w:keepNext/>
              <w:keepLines/>
              <w:jc w:val="center"/>
            </w:pPr>
            <w:r>
              <w:t>Distribution</w:t>
            </w:r>
          </w:p>
        </w:tc>
        <w:tc>
          <w:tcPr>
            <w:tcW w:w="6206" w:type="dxa"/>
            <w:gridSpan w:val="3"/>
            <w:noWrap/>
            <w:vAlign w:val="center"/>
          </w:tcPr>
          <w:p w14:paraId="7809B0A2" w14:textId="5D90B559" w:rsidR="007C7837" w:rsidRPr="00C42A41" w:rsidRDefault="007C7837" w:rsidP="00334835">
            <w:pPr>
              <w:keepNext/>
              <w:keepLines/>
              <w:jc w:val="center"/>
              <w:rPr>
                <w:lang w:val="fr-FR"/>
              </w:rPr>
            </w:pPr>
            <w:r w:rsidRPr="00E9727E">
              <w:t>Mean (Min</w:t>
            </w:r>
            <w:r>
              <w:t xml:space="preserve"> -</w:t>
            </w:r>
            <w:r w:rsidRPr="00E9727E">
              <w:t xml:space="preserve"> Max)</w:t>
            </w:r>
          </w:p>
        </w:tc>
      </w:tr>
      <w:tr w:rsidR="007C7837" w:rsidRPr="003B7403" w14:paraId="52819ECE" w14:textId="77777777" w:rsidTr="007C7837">
        <w:trPr>
          <w:trHeight w:val="304"/>
          <w:jc w:val="center"/>
        </w:trPr>
        <w:tc>
          <w:tcPr>
            <w:tcW w:w="1389" w:type="dxa"/>
            <w:vMerge/>
            <w:noWrap/>
            <w:vAlign w:val="center"/>
            <w:hideMark/>
          </w:tcPr>
          <w:p w14:paraId="4087A654" w14:textId="56419A40" w:rsidR="007C7837" w:rsidRPr="00E9727E" w:rsidRDefault="007C7837" w:rsidP="00334835">
            <w:pPr>
              <w:keepNext/>
              <w:keepLines/>
              <w:jc w:val="center"/>
            </w:pPr>
          </w:p>
        </w:tc>
        <w:tc>
          <w:tcPr>
            <w:tcW w:w="1755" w:type="dxa"/>
            <w:vMerge/>
          </w:tcPr>
          <w:p w14:paraId="39A33A70" w14:textId="77777777" w:rsidR="007C7837" w:rsidRPr="00E9727E" w:rsidRDefault="007C7837" w:rsidP="00334835">
            <w:pPr>
              <w:keepNext/>
              <w:keepLines/>
              <w:jc w:val="center"/>
            </w:pPr>
          </w:p>
        </w:tc>
        <w:tc>
          <w:tcPr>
            <w:tcW w:w="1854" w:type="dxa"/>
            <w:noWrap/>
            <w:vAlign w:val="center"/>
            <w:hideMark/>
          </w:tcPr>
          <w:p w14:paraId="2F04B9B6" w14:textId="3245C4FF" w:rsidR="007C7837" w:rsidRPr="00E9727E" w:rsidRDefault="007C7837" w:rsidP="00334835">
            <w:pPr>
              <w:keepNext/>
              <w:keepLines/>
              <w:jc w:val="center"/>
            </w:pPr>
            <w:r w:rsidRPr="00E9727E">
              <w:t>Slice Thickness</w:t>
            </w:r>
            <w:r>
              <w:t xml:space="preserve"> (mm)</w:t>
            </w:r>
          </w:p>
        </w:tc>
        <w:tc>
          <w:tcPr>
            <w:tcW w:w="2175" w:type="dxa"/>
            <w:noWrap/>
            <w:vAlign w:val="center"/>
            <w:hideMark/>
          </w:tcPr>
          <w:p w14:paraId="635542BF" w14:textId="365D7661" w:rsidR="007C7837" w:rsidRPr="00E9727E" w:rsidRDefault="007C7837" w:rsidP="00334835">
            <w:pPr>
              <w:keepNext/>
              <w:keepLines/>
              <w:jc w:val="center"/>
            </w:pPr>
            <w:r w:rsidRPr="00E9727E">
              <w:t>Pixel Size X</w:t>
            </w:r>
            <w:r>
              <w:t xml:space="preserve"> (mm/voxel)</w:t>
            </w:r>
          </w:p>
        </w:tc>
        <w:tc>
          <w:tcPr>
            <w:tcW w:w="2177" w:type="dxa"/>
            <w:noWrap/>
            <w:vAlign w:val="center"/>
            <w:hideMark/>
          </w:tcPr>
          <w:p w14:paraId="58EE8C1A" w14:textId="40D3C1A9" w:rsidR="007C7837" w:rsidRPr="00C42A41" w:rsidRDefault="007C7837" w:rsidP="00334835">
            <w:pPr>
              <w:keepNext/>
              <w:keepLines/>
              <w:jc w:val="center"/>
              <w:rPr>
                <w:lang w:val="fr-FR"/>
              </w:rPr>
            </w:pPr>
            <w:r w:rsidRPr="00C42A41">
              <w:rPr>
                <w:lang w:val="fr-FR"/>
              </w:rPr>
              <w:t>Pixel Size Y (mm/</w:t>
            </w:r>
            <w:proofErr w:type="spellStart"/>
            <w:r w:rsidRPr="00C42A41">
              <w:rPr>
                <w:lang w:val="fr-FR"/>
              </w:rPr>
              <w:t>voxel</w:t>
            </w:r>
            <w:proofErr w:type="spellEnd"/>
            <w:r w:rsidRPr="00C42A41">
              <w:rPr>
                <w:lang w:val="fr-FR"/>
              </w:rPr>
              <w:t>)</w:t>
            </w:r>
          </w:p>
        </w:tc>
      </w:tr>
      <w:tr w:rsidR="00717C8A" w:rsidRPr="00E9727E" w14:paraId="790235E7" w14:textId="77777777" w:rsidTr="007C7837">
        <w:trPr>
          <w:trHeight w:val="304"/>
          <w:jc w:val="center"/>
        </w:trPr>
        <w:tc>
          <w:tcPr>
            <w:tcW w:w="1389" w:type="dxa"/>
            <w:vMerge w:val="restart"/>
            <w:noWrap/>
            <w:vAlign w:val="center"/>
            <w:hideMark/>
          </w:tcPr>
          <w:p w14:paraId="3EC5FEA3" w14:textId="26CF6539" w:rsidR="00717C8A" w:rsidRPr="00E9727E" w:rsidRDefault="00717C8A" w:rsidP="00DD7A89">
            <w:pPr>
              <w:keepNext/>
              <w:keepLines/>
              <w:jc w:val="center"/>
            </w:pPr>
            <w:proofErr w:type="spellStart"/>
            <w:r>
              <w:t>LiTs</w:t>
            </w:r>
            <w:proofErr w:type="spellEnd"/>
          </w:p>
        </w:tc>
        <w:tc>
          <w:tcPr>
            <w:tcW w:w="1755" w:type="dxa"/>
          </w:tcPr>
          <w:p w14:paraId="2BA2DD4B" w14:textId="77777777" w:rsidR="00717C8A" w:rsidRDefault="00717C8A" w:rsidP="00334835">
            <w:pPr>
              <w:keepNext/>
              <w:keepLines/>
              <w:jc w:val="center"/>
            </w:pPr>
            <w:r>
              <w:t>Training</w:t>
            </w:r>
          </w:p>
          <w:p w14:paraId="60BDF550" w14:textId="4A795446" w:rsidR="00717C8A" w:rsidRPr="00E9727E" w:rsidRDefault="00717C8A" w:rsidP="00334835">
            <w:pPr>
              <w:keepNext/>
              <w:keepLines/>
              <w:jc w:val="center"/>
            </w:pPr>
            <w:r>
              <w:t>(n=72)</w:t>
            </w:r>
          </w:p>
        </w:tc>
        <w:tc>
          <w:tcPr>
            <w:tcW w:w="1854" w:type="dxa"/>
            <w:noWrap/>
            <w:vAlign w:val="center"/>
            <w:hideMark/>
          </w:tcPr>
          <w:p w14:paraId="4CC69C30" w14:textId="46059F52" w:rsidR="00717C8A" w:rsidRPr="00E9727E" w:rsidRDefault="00717C8A" w:rsidP="00334835">
            <w:pPr>
              <w:keepNext/>
              <w:keepLines/>
              <w:jc w:val="center"/>
            </w:pPr>
            <w:r w:rsidRPr="00E9727E">
              <w:t>1.6</w:t>
            </w:r>
            <w:r>
              <w:t>4</w:t>
            </w:r>
            <w:r w:rsidRPr="00E9727E">
              <w:t xml:space="preserve"> (0.7</w:t>
            </w:r>
            <w:r>
              <w:t xml:space="preserve"> -</w:t>
            </w:r>
            <w:r w:rsidRPr="00E9727E">
              <w:t xml:space="preserve"> 5.0)</w:t>
            </w:r>
          </w:p>
        </w:tc>
        <w:tc>
          <w:tcPr>
            <w:tcW w:w="2175" w:type="dxa"/>
            <w:noWrap/>
            <w:vAlign w:val="center"/>
            <w:hideMark/>
          </w:tcPr>
          <w:p w14:paraId="7A62C9A1" w14:textId="533370A5" w:rsidR="00717C8A" w:rsidRPr="00E9727E" w:rsidRDefault="00717C8A" w:rsidP="00334835">
            <w:pPr>
              <w:keepNext/>
              <w:keepLines/>
              <w:jc w:val="center"/>
            </w:pPr>
            <w:r w:rsidRPr="00E9727E">
              <w:t>0.75 (0.</w:t>
            </w:r>
            <w:r>
              <w:t>60 -</w:t>
            </w:r>
            <w:r w:rsidRPr="00E9727E">
              <w:t xml:space="preserve"> 0.9</w:t>
            </w:r>
            <w:r>
              <w:t>8</w:t>
            </w:r>
            <w:r w:rsidRPr="00E9727E">
              <w:t>)</w:t>
            </w:r>
          </w:p>
        </w:tc>
        <w:tc>
          <w:tcPr>
            <w:tcW w:w="2177" w:type="dxa"/>
            <w:noWrap/>
            <w:vAlign w:val="center"/>
            <w:hideMark/>
          </w:tcPr>
          <w:p w14:paraId="3ADE30C8" w14:textId="77753FE2" w:rsidR="00717C8A" w:rsidRPr="00E9727E" w:rsidRDefault="00717C8A" w:rsidP="00334835">
            <w:pPr>
              <w:keepNext/>
              <w:keepLines/>
              <w:jc w:val="center"/>
            </w:pPr>
            <w:r w:rsidRPr="00E9727E">
              <w:t>0.75 (0.</w:t>
            </w:r>
            <w:r>
              <w:t>60 -</w:t>
            </w:r>
            <w:r w:rsidRPr="00E9727E">
              <w:t xml:space="preserve"> 0.9</w:t>
            </w:r>
            <w:r>
              <w:t>8</w:t>
            </w:r>
            <w:r w:rsidRPr="00E9727E">
              <w:t>)</w:t>
            </w:r>
          </w:p>
        </w:tc>
      </w:tr>
      <w:tr w:rsidR="00717C8A" w:rsidRPr="00E9727E" w14:paraId="021780B5" w14:textId="77777777" w:rsidTr="007C7837">
        <w:trPr>
          <w:trHeight w:val="304"/>
          <w:jc w:val="center"/>
        </w:trPr>
        <w:tc>
          <w:tcPr>
            <w:tcW w:w="1389" w:type="dxa"/>
            <w:vMerge/>
            <w:noWrap/>
            <w:vAlign w:val="center"/>
            <w:hideMark/>
          </w:tcPr>
          <w:p w14:paraId="64DAE989" w14:textId="7F3E67F5" w:rsidR="00717C8A" w:rsidRPr="00E9727E" w:rsidRDefault="00717C8A" w:rsidP="00334835">
            <w:pPr>
              <w:keepNext/>
              <w:keepLines/>
              <w:jc w:val="center"/>
            </w:pPr>
          </w:p>
        </w:tc>
        <w:tc>
          <w:tcPr>
            <w:tcW w:w="1755" w:type="dxa"/>
          </w:tcPr>
          <w:p w14:paraId="7C98CBFD" w14:textId="77777777" w:rsidR="00717C8A" w:rsidRDefault="00717C8A" w:rsidP="00334835">
            <w:pPr>
              <w:keepNext/>
              <w:keepLines/>
              <w:jc w:val="center"/>
            </w:pPr>
            <w:r>
              <w:t>Validation</w:t>
            </w:r>
          </w:p>
          <w:p w14:paraId="233B90DB" w14:textId="3A94E16C" w:rsidR="00717C8A" w:rsidRPr="00E9727E" w:rsidRDefault="00717C8A" w:rsidP="00334835">
            <w:pPr>
              <w:keepNext/>
              <w:keepLines/>
              <w:jc w:val="center"/>
            </w:pPr>
            <w:r>
              <w:t>(n=20)</w:t>
            </w:r>
          </w:p>
        </w:tc>
        <w:tc>
          <w:tcPr>
            <w:tcW w:w="1854" w:type="dxa"/>
            <w:noWrap/>
            <w:vAlign w:val="center"/>
            <w:hideMark/>
          </w:tcPr>
          <w:p w14:paraId="3D3E081C" w14:textId="7278E6CF" w:rsidR="00717C8A" w:rsidRPr="00E9727E" w:rsidRDefault="00717C8A" w:rsidP="00334835">
            <w:pPr>
              <w:keepNext/>
              <w:keepLines/>
              <w:jc w:val="center"/>
            </w:pPr>
            <w:r w:rsidRPr="00E9727E">
              <w:t>2.0</w:t>
            </w:r>
            <w:r>
              <w:t>2</w:t>
            </w:r>
            <w:r w:rsidRPr="00E9727E">
              <w:t xml:space="preserve"> (0.7</w:t>
            </w:r>
            <w:r>
              <w:t xml:space="preserve"> -</w:t>
            </w:r>
            <w:r w:rsidRPr="00E9727E">
              <w:t xml:space="preserve"> 5.0)</w:t>
            </w:r>
          </w:p>
        </w:tc>
        <w:tc>
          <w:tcPr>
            <w:tcW w:w="2175" w:type="dxa"/>
            <w:noWrap/>
            <w:vAlign w:val="center"/>
            <w:hideMark/>
          </w:tcPr>
          <w:p w14:paraId="0FC9DDC3" w14:textId="47DBEABE" w:rsidR="00717C8A" w:rsidRPr="00E9727E" w:rsidRDefault="00717C8A" w:rsidP="00334835">
            <w:pPr>
              <w:keepNext/>
              <w:keepLines/>
              <w:jc w:val="center"/>
            </w:pPr>
            <w:r w:rsidRPr="00E9727E">
              <w:t>0.78 (0.6</w:t>
            </w:r>
            <w:r>
              <w:t>8 -</w:t>
            </w:r>
            <w:r w:rsidRPr="00E9727E">
              <w:t xml:space="preserve"> 0.9</w:t>
            </w:r>
            <w:r>
              <w:t>8</w:t>
            </w:r>
            <w:r w:rsidRPr="00E9727E">
              <w:t>)</w:t>
            </w:r>
          </w:p>
        </w:tc>
        <w:tc>
          <w:tcPr>
            <w:tcW w:w="2177" w:type="dxa"/>
            <w:noWrap/>
            <w:vAlign w:val="center"/>
            <w:hideMark/>
          </w:tcPr>
          <w:p w14:paraId="4E4D2F2C" w14:textId="5AC943B4" w:rsidR="00717C8A" w:rsidRPr="00E9727E" w:rsidRDefault="00717C8A" w:rsidP="00334835">
            <w:pPr>
              <w:keepNext/>
              <w:keepLines/>
              <w:jc w:val="center"/>
            </w:pPr>
            <w:r w:rsidRPr="00E9727E">
              <w:t>0.78 (0.6</w:t>
            </w:r>
            <w:r>
              <w:t>8 -</w:t>
            </w:r>
            <w:r w:rsidRPr="00E9727E">
              <w:t xml:space="preserve"> 0.9</w:t>
            </w:r>
            <w:r>
              <w:t>8</w:t>
            </w:r>
            <w:r w:rsidRPr="00E9727E">
              <w:t>)</w:t>
            </w:r>
          </w:p>
        </w:tc>
      </w:tr>
      <w:tr w:rsidR="00717C8A" w:rsidRPr="00E9727E" w14:paraId="2BEF42BD" w14:textId="77777777" w:rsidTr="007C7837">
        <w:trPr>
          <w:trHeight w:val="304"/>
          <w:jc w:val="center"/>
        </w:trPr>
        <w:tc>
          <w:tcPr>
            <w:tcW w:w="1389" w:type="dxa"/>
            <w:vMerge/>
            <w:noWrap/>
            <w:vAlign w:val="center"/>
          </w:tcPr>
          <w:p w14:paraId="101DC300" w14:textId="77777777" w:rsidR="00717C8A" w:rsidRPr="00E9727E" w:rsidRDefault="00717C8A" w:rsidP="00334835">
            <w:pPr>
              <w:keepNext/>
              <w:keepLines/>
              <w:jc w:val="center"/>
            </w:pPr>
          </w:p>
        </w:tc>
        <w:tc>
          <w:tcPr>
            <w:tcW w:w="1755" w:type="dxa"/>
          </w:tcPr>
          <w:p w14:paraId="6CEBEAA1" w14:textId="77777777" w:rsidR="00717C8A" w:rsidRDefault="00717C8A" w:rsidP="00334835">
            <w:pPr>
              <w:keepNext/>
              <w:keepLines/>
              <w:jc w:val="center"/>
            </w:pPr>
            <w:r>
              <w:t>Test</w:t>
            </w:r>
          </w:p>
          <w:p w14:paraId="60CE92F1" w14:textId="2B984CAF" w:rsidR="00717C8A" w:rsidRDefault="009C4D26" w:rsidP="00334835">
            <w:pPr>
              <w:keepNext/>
              <w:keepLines/>
              <w:jc w:val="center"/>
            </w:pPr>
            <w:r>
              <w:t>(n=70</w:t>
            </w:r>
            <w:r w:rsidR="00717C8A">
              <w:t>)</w:t>
            </w:r>
          </w:p>
        </w:tc>
        <w:tc>
          <w:tcPr>
            <w:tcW w:w="1854" w:type="dxa"/>
            <w:noWrap/>
            <w:vAlign w:val="center"/>
          </w:tcPr>
          <w:p w14:paraId="6FE80D60" w14:textId="521269E0" w:rsidR="00717C8A" w:rsidRPr="00E9727E" w:rsidRDefault="009C4D26" w:rsidP="00334835">
            <w:pPr>
              <w:keepNext/>
              <w:keepLines/>
              <w:jc w:val="center"/>
            </w:pPr>
            <w:r>
              <w:t>2.43 (0.45 – 6.0)</w:t>
            </w:r>
          </w:p>
        </w:tc>
        <w:tc>
          <w:tcPr>
            <w:tcW w:w="2175" w:type="dxa"/>
            <w:noWrap/>
            <w:vAlign w:val="center"/>
          </w:tcPr>
          <w:p w14:paraId="3456164F" w14:textId="1C717D10" w:rsidR="00717C8A" w:rsidRPr="00E9727E" w:rsidRDefault="009C4D26" w:rsidP="00334835">
            <w:pPr>
              <w:keepNext/>
              <w:keepLines/>
              <w:jc w:val="center"/>
            </w:pPr>
            <w:r>
              <w:t>0.75 (0.60 – 0.98)</w:t>
            </w:r>
          </w:p>
        </w:tc>
        <w:tc>
          <w:tcPr>
            <w:tcW w:w="2177" w:type="dxa"/>
            <w:noWrap/>
            <w:vAlign w:val="center"/>
          </w:tcPr>
          <w:p w14:paraId="65A2A70B" w14:textId="46E9BDFF" w:rsidR="00717C8A" w:rsidRPr="00E9727E" w:rsidRDefault="009C4D26" w:rsidP="00334835">
            <w:pPr>
              <w:keepNext/>
              <w:keepLines/>
              <w:jc w:val="center"/>
            </w:pPr>
            <w:r>
              <w:t>0.75 (0.60 – 0.98)</w:t>
            </w:r>
          </w:p>
        </w:tc>
      </w:tr>
      <w:tr w:rsidR="007C7837" w:rsidRPr="00E9727E" w14:paraId="2F4D00BF" w14:textId="77777777" w:rsidTr="00484061">
        <w:trPr>
          <w:trHeight w:val="304"/>
          <w:jc w:val="center"/>
        </w:trPr>
        <w:tc>
          <w:tcPr>
            <w:tcW w:w="1389" w:type="dxa"/>
            <w:noWrap/>
            <w:vAlign w:val="center"/>
          </w:tcPr>
          <w:p w14:paraId="6AF81DCD" w14:textId="3A72AE62" w:rsidR="007C7837" w:rsidRPr="00E9727E" w:rsidRDefault="007C7837" w:rsidP="00DD7A89">
            <w:pPr>
              <w:keepNext/>
              <w:keepLines/>
              <w:jc w:val="center"/>
            </w:pPr>
            <w:r>
              <w:t>3D-IRCADb</w:t>
            </w:r>
          </w:p>
        </w:tc>
        <w:tc>
          <w:tcPr>
            <w:tcW w:w="1755" w:type="dxa"/>
          </w:tcPr>
          <w:p w14:paraId="0594F3AD" w14:textId="77777777" w:rsidR="007C7837" w:rsidRDefault="007C7837" w:rsidP="00334835">
            <w:pPr>
              <w:keepNext/>
              <w:keepLines/>
              <w:jc w:val="center"/>
            </w:pPr>
            <w:r>
              <w:t>Test</w:t>
            </w:r>
          </w:p>
          <w:p w14:paraId="52F02355" w14:textId="46298F49" w:rsidR="007C7837" w:rsidRDefault="00E01458" w:rsidP="00334835">
            <w:pPr>
              <w:keepNext/>
              <w:keepLines/>
              <w:jc w:val="center"/>
            </w:pPr>
            <w:r>
              <w:t>(n=15</w:t>
            </w:r>
            <w:r w:rsidR="007C7837">
              <w:t>)</w:t>
            </w:r>
          </w:p>
        </w:tc>
        <w:tc>
          <w:tcPr>
            <w:tcW w:w="1854" w:type="dxa"/>
            <w:noWrap/>
            <w:vAlign w:val="center"/>
          </w:tcPr>
          <w:p w14:paraId="4B9C2E0B" w14:textId="3F30EC90" w:rsidR="007C7837" w:rsidRPr="00E9727E" w:rsidRDefault="007C7837" w:rsidP="00334835">
            <w:pPr>
              <w:keepNext/>
              <w:keepLines/>
              <w:jc w:val="center"/>
            </w:pPr>
            <w:r>
              <w:t>1.78 (1.0 – 4.0)</w:t>
            </w:r>
          </w:p>
        </w:tc>
        <w:tc>
          <w:tcPr>
            <w:tcW w:w="2175" w:type="dxa"/>
            <w:noWrap/>
            <w:vAlign w:val="center"/>
          </w:tcPr>
          <w:p w14:paraId="419F3D7A" w14:textId="672FDFB9" w:rsidR="007C7837" w:rsidRPr="00E9727E" w:rsidRDefault="007C7837" w:rsidP="00334835">
            <w:pPr>
              <w:keepNext/>
              <w:keepLines/>
              <w:jc w:val="center"/>
            </w:pPr>
            <w:r>
              <w:t>0.72 (0.56 – 0.87)</w:t>
            </w:r>
          </w:p>
        </w:tc>
        <w:tc>
          <w:tcPr>
            <w:tcW w:w="2177" w:type="dxa"/>
            <w:noWrap/>
            <w:vAlign w:val="center"/>
          </w:tcPr>
          <w:p w14:paraId="1506573A" w14:textId="4209D254" w:rsidR="007C7837" w:rsidRPr="00E9727E" w:rsidRDefault="007C7837" w:rsidP="00334835">
            <w:pPr>
              <w:keepNext/>
              <w:keepLines/>
              <w:jc w:val="center"/>
            </w:pPr>
            <w:r>
              <w:t>0.72 (0.56 – 0.87)</w:t>
            </w:r>
          </w:p>
        </w:tc>
      </w:tr>
    </w:tbl>
    <w:p w14:paraId="067C82DD" w14:textId="77777777" w:rsidR="00175E8D" w:rsidRDefault="00175E8D" w:rsidP="00175E8D">
      <w:pPr>
        <w:pStyle w:val="Heading2"/>
      </w:pPr>
      <w:r>
        <w:t>Data Pre-Processing</w:t>
      </w:r>
    </w:p>
    <w:p w14:paraId="71B503BE" w14:textId="77777777" w:rsidR="008E4547" w:rsidRDefault="008E4547" w:rsidP="008E4547">
      <w:pPr>
        <w:pStyle w:val="Heading3"/>
      </w:pPr>
      <w:r>
        <w:t>Intensity Manipulation</w:t>
      </w:r>
    </w:p>
    <w:p w14:paraId="485D7759" w14:textId="58E7CA17" w:rsidR="00F5513D" w:rsidRDefault="00F5513D" w:rsidP="00175E8D">
      <w:r>
        <w:t xml:space="preserve">Initial attempts to normalize the data based on a global mean and standard deviation resulted in extreme outliers when the contrast within the liver was </w:t>
      </w:r>
      <w:r w:rsidR="008E4547">
        <w:t>high or low</w:t>
      </w:r>
      <w:r w:rsidR="00334835">
        <w:t xml:space="preserve"> relative to the global mean</w:t>
      </w:r>
      <w:r w:rsidR="008E4547">
        <w:t>.</w:t>
      </w:r>
      <w:r w:rsidR="002B1C4A" w:rsidRPr="002B1C4A">
        <w:t xml:space="preserve"> </w:t>
      </w:r>
      <w:r w:rsidR="002B1C4A">
        <w:t xml:space="preserve">To best </w:t>
      </w:r>
      <w:proofErr w:type="gramStart"/>
      <w:r w:rsidR="002B1C4A">
        <w:t>separate</w:t>
      </w:r>
      <w:proofErr w:type="gramEnd"/>
      <w:r w:rsidR="002B1C4A">
        <w:t xml:space="preserve"> the normal tissue from the disease, a patient specific mean and standard deviation </w:t>
      </w:r>
      <w:r w:rsidR="0012035D">
        <w:t xml:space="preserve">was calculated </w:t>
      </w:r>
      <w:r w:rsidR="002B1C4A">
        <w:t xml:space="preserve">based on the </w:t>
      </w:r>
      <w:r w:rsidR="00A2197F">
        <w:t xml:space="preserve">Full-Width-Half-Max </w:t>
      </w:r>
      <w:r w:rsidR="002B1C4A">
        <w:t xml:space="preserve">of values within the </w:t>
      </w:r>
      <w:r w:rsidR="006D5F7F">
        <w:t xml:space="preserve">provided </w:t>
      </w:r>
      <w:r w:rsidR="002B1C4A">
        <w:t xml:space="preserve">contoured liver. </w:t>
      </w:r>
      <w:r w:rsidR="0012035D">
        <w:t>T</w:t>
      </w:r>
      <w:r w:rsidR="002B1C4A">
        <w:t xml:space="preserve">his </w:t>
      </w:r>
      <w:r w:rsidR="0012035D">
        <w:t xml:space="preserve">led to the consistent visual </w:t>
      </w:r>
      <w:r w:rsidR="002B1C4A">
        <w:t>appear</w:t>
      </w:r>
      <w:r w:rsidR="0012035D">
        <w:t>ance</w:t>
      </w:r>
      <w:r w:rsidR="002B1C4A">
        <w:t xml:space="preserve"> </w:t>
      </w:r>
      <w:r w:rsidR="0012035D">
        <w:t>of</w:t>
      </w:r>
      <w:r w:rsidR="002B1C4A">
        <w:t xml:space="preserve"> the disease appear</w:t>
      </w:r>
      <w:r w:rsidR="0012035D">
        <w:t>ing</w:t>
      </w:r>
      <w:r w:rsidR="002B1C4A">
        <w:t xml:space="preserve"> darker than the normal tissue.</w:t>
      </w:r>
      <w:r w:rsidR="00BA557C">
        <w:t xml:space="preserve"> Image intensity outside of the </w:t>
      </w:r>
      <w:r w:rsidR="00A2197F">
        <w:t xml:space="preserve">masked-liver </w:t>
      </w:r>
      <w:r w:rsidR="0012035D">
        <w:t xml:space="preserve">was </w:t>
      </w:r>
      <w:r w:rsidR="00BA557C">
        <w:t xml:space="preserve">set to be equal to </w:t>
      </w:r>
      <w:proofErr w:type="gramStart"/>
      <w:r w:rsidR="00BA557C">
        <w:t>0</w:t>
      </w:r>
      <w:proofErr w:type="gramEnd"/>
      <w:r w:rsidR="00BA557C">
        <w:t xml:space="preserve"> after normalization.</w:t>
      </w:r>
    </w:p>
    <w:p w14:paraId="17CAC34F" w14:textId="77777777" w:rsidR="008E4547" w:rsidRDefault="008E4547" w:rsidP="008E4547">
      <w:pPr>
        <w:pStyle w:val="Heading3"/>
      </w:pPr>
      <w:r>
        <w:lastRenderedPageBreak/>
        <w:t>Voxel Size Resampling</w:t>
      </w:r>
    </w:p>
    <w:p w14:paraId="75560500" w14:textId="2CFB22BA" w:rsidR="00175E8D" w:rsidRDefault="00A2197F" w:rsidP="00175E8D">
      <w:r>
        <w:t>To account for the sensitivity of CNNs with varying image size and resolution, all training</w:t>
      </w:r>
      <w:r w:rsidR="00E94FAB">
        <w:t xml:space="preserve"> and validation</w:t>
      </w:r>
      <w:r>
        <w:t xml:space="preserve"> images </w:t>
      </w:r>
      <w:proofErr w:type="gramStart"/>
      <w:r>
        <w:t>were resampled</w:t>
      </w:r>
      <w:proofErr w:type="gramEnd"/>
      <w:r>
        <w:t xml:space="preserve"> to 1mm slice thickness using bi-linear interpolation</w:t>
      </w:r>
      <w:r w:rsidR="00F5513D">
        <w:t>. Likewise, bi-linear interpolat</w:t>
      </w:r>
      <w:r w:rsidR="00080ACC">
        <w:t>ion</w:t>
      </w:r>
      <w:r w:rsidR="00F5513D">
        <w:t xml:space="preserve"> </w:t>
      </w:r>
      <w:proofErr w:type="gramStart"/>
      <w:r w:rsidR="00080ACC">
        <w:t>was applied</w:t>
      </w:r>
      <w:proofErr w:type="gramEnd"/>
      <w:r w:rsidR="00080ACC">
        <w:t xml:space="preserve"> to </w:t>
      </w:r>
      <w:r w:rsidR="00F5513D">
        <w:t>the ground-truth segmentations of the disease, providing the model with values ranging from 0-1 for each part of the disease.</w:t>
      </w:r>
    </w:p>
    <w:p w14:paraId="276AA365" w14:textId="77777777" w:rsidR="001D0072" w:rsidRDefault="002B1C4A" w:rsidP="001D0072">
      <w:pPr>
        <w:pStyle w:val="Heading3"/>
      </w:pPr>
      <w:r>
        <w:t xml:space="preserve">Training </w:t>
      </w:r>
      <w:r w:rsidR="001D0072">
        <w:t>Image ‘Cubes’</w:t>
      </w:r>
    </w:p>
    <w:p w14:paraId="73BFE26F" w14:textId="0E5E7661" w:rsidR="00053308" w:rsidRDefault="00A2197F" w:rsidP="00053308">
      <w:r>
        <w:t>To account for disparities in class representation, where s</w:t>
      </w:r>
      <w:r w:rsidR="001D0072">
        <w:t xml:space="preserve">maller structures are inherently </w:t>
      </w:r>
      <w:r>
        <w:t>‘</w:t>
      </w:r>
      <w:r w:rsidR="001D0072">
        <w:t>worth less</w:t>
      </w:r>
      <w:r>
        <w:t>’</w:t>
      </w:r>
      <w:r w:rsidR="001D0072">
        <w:t xml:space="preserve"> than large structures </w:t>
      </w:r>
      <w:r w:rsidR="006D5F7F">
        <w:t>when categorical cross-entropy is used as a loss and</w:t>
      </w:r>
      <w:r w:rsidR="001D0072">
        <w:t xml:space="preserve"> class weighting</w:t>
      </w:r>
      <w:r w:rsidR="006D5F7F">
        <w:t xml:space="preserve"> is not applied</w:t>
      </w:r>
      <w:r>
        <w:t xml:space="preserve">, we distributed our training into unique cubes. Simple class weighting would not solve this </w:t>
      </w:r>
      <w:proofErr w:type="gramStart"/>
      <w:r>
        <w:t>problem as it would result in</w:t>
      </w:r>
      <w:ins w:id="80" w:author="Anderson,Brian M" w:date="2020-11-02T08:05:00Z">
        <w:r w:rsidR="00930E2E">
          <w:t xml:space="preserve"> the modeling weighing</w:t>
        </w:r>
      </w:ins>
      <w:del w:id="81" w:author="Anderson,Brian M" w:date="2020-11-02T08:05:00Z">
        <w:r w:rsidDel="00930E2E">
          <w:delText xml:space="preserve"> larger weight for more</w:delText>
        </w:r>
      </w:del>
      <w:r>
        <w:t xml:space="preserve"> heavily disease cases</w:t>
      </w:r>
      <w:ins w:id="82" w:author="Anderson,Brian M" w:date="2020-11-02T08:05:00Z">
        <w:r w:rsidR="00930E2E">
          <w:t xml:space="preserve"> as more important to learning</w:t>
        </w:r>
      </w:ins>
      <w:del w:id="83" w:author="Anderson,Brian M" w:date="2020-11-02T08:05:00Z">
        <w:r w:rsidDel="00930E2E">
          <w:delText xml:space="preserve"> a</w:delText>
        </w:r>
      </w:del>
      <w:del w:id="84" w:author="Anderson,Brian M" w:date="2020-11-02T08:06:00Z">
        <w:r w:rsidDel="00930E2E">
          <w:delText>s</w:delText>
        </w:r>
      </w:del>
      <w:proofErr w:type="gramEnd"/>
      <w:r>
        <w:t xml:space="preserve"> than the less disease cases. E</w:t>
      </w:r>
      <w:r w:rsidR="00053308">
        <w:t xml:space="preserve">ach independent disease site within a patient </w:t>
      </w:r>
      <w:proofErr w:type="gramStart"/>
      <w:r w:rsidR="00D96287">
        <w:t>was divided</w:t>
      </w:r>
      <w:proofErr w:type="gramEnd"/>
      <w:r w:rsidR="00D96287">
        <w:t xml:space="preserve"> </w:t>
      </w:r>
      <w:r w:rsidR="00053308">
        <w:t>into individual ‘cubes’ of 32x120x120 voxels</w:t>
      </w:r>
      <w:r>
        <w:t xml:space="preserve">. </w:t>
      </w:r>
      <w:r w:rsidR="006125AF">
        <w:t>Figure xxx illustrates several cubes of disease for one patient.</w:t>
      </w:r>
      <w:r w:rsidR="001B4402">
        <w:t xml:space="preserve"> </w:t>
      </w:r>
      <w:r w:rsidR="00CD76F5">
        <w:t xml:space="preserve">Cubes </w:t>
      </w:r>
      <w:proofErr w:type="gramStart"/>
      <w:r w:rsidR="00CD76F5">
        <w:t>are extracted</w:t>
      </w:r>
      <w:proofErr w:type="gramEnd"/>
      <w:r w:rsidR="00CD76F5">
        <w:t xml:space="preserve"> sequentially, with large disease sites being broken up into multiple cubes. Every cube defined has disease present within it. </w:t>
      </w:r>
      <w:r w:rsidR="00F06ECE">
        <w:t>After extraction, the</w:t>
      </w:r>
      <w:r w:rsidR="001B4402">
        <w:t xml:space="preserve"> training dataset consists of 572 unique image </w:t>
      </w:r>
      <w:proofErr w:type="gramStart"/>
      <w:r w:rsidR="001B4402">
        <w:t>cubes</w:t>
      </w:r>
      <w:r>
        <w:t xml:space="preserve"> which</w:t>
      </w:r>
      <w:proofErr w:type="gramEnd"/>
      <w:r>
        <w:t xml:space="preserve"> are shuffled randomly.</w:t>
      </w:r>
    </w:p>
    <w:p w14:paraId="235EA992" w14:textId="77777777" w:rsidR="002B1C4A" w:rsidRDefault="002B1C4A" w:rsidP="002B1C4A">
      <w:pPr>
        <w:keepNext/>
      </w:pPr>
      <w:r>
        <w:rPr>
          <w:noProof/>
        </w:rPr>
        <w:drawing>
          <wp:inline distT="0" distB="0" distL="0" distR="0" wp14:anchorId="0A837D63" wp14:editId="716DF8A8">
            <wp:extent cx="4661206" cy="2743200"/>
            <wp:effectExtent l="0" t="0" r="635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61206" cy="2743200"/>
                    </a:xfrm>
                    <a:prstGeom prst="rect">
                      <a:avLst/>
                    </a:prstGeom>
                    <a:noFill/>
                  </pic:spPr>
                </pic:pic>
              </a:graphicData>
            </a:graphic>
          </wp:inline>
        </w:drawing>
      </w:r>
    </w:p>
    <w:p w14:paraId="019C1997" w14:textId="7401AC48" w:rsidR="002B1C4A" w:rsidRDefault="002B1C4A" w:rsidP="002B1C4A">
      <w:pPr>
        <w:pStyle w:val="Caption"/>
      </w:pPr>
      <w:r>
        <w:t xml:space="preserve">Figure </w:t>
      </w:r>
      <w:r w:rsidR="0063709D">
        <w:fldChar w:fldCharType="begin"/>
      </w:r>
      <w:r w:rsidR="0063709D">
        <w:instrText xml:space="preserve"> SEQ Figure \* ARABIC </w:instrText>
      </w:r>
      <w:r w:rsidR="0063709D">
        <w:fldChar w:fldCharType="separate"/>
      </w:r>
      <w:r w:rsidR="00AF26C7">
        <w:rPr>
          <w:noProof/>
        </w:rPr>
        <w:t>1</w:t>
      </w:r>
      <w:r w:rsidR="0063709D">
        <w:rPr>
          <w:noProof/>
        </w:rPr>
        <w:fldChar w:fldCharType="end"/>
      </w:r>
      <w:r>
        <w:t>:</w:t>
      </w:r>
      <w:r w:rsidRPr="002B1C4A">
        <w:t xml:space="preserve"> </w:t>
      </w:r>
      <w:r>
        <w:t xml:space="preserve">Liver distributed into individual cubes of 32x120x120. Disease </w:t>
      </w:r>
      <w:proofErr w:type="gramStart"/>
      <w:r>
        <w:t>is labeled</w:t>
      </w:r>
      <w:proofErr w:type="gramEnd"/>
      <w:r>
        <w:t xml:space="preserve"> as disease regardless of center of cube.</w:t>
      </w:r>
    </w:p>
    <w:p w14:paraId="681168E9" w14:textId="79F12FA3" w:rsidR="00CD76F5" w:rsidRPr="00484061" w:rsidRDefault="00CD76F5" w:rsidP="001F566C">
      <w:r>
        <w:t>The validation and test set are not broken into cubes, our architectures accepts variable input size, with the entire liver being passed at once for evaluation and testing.</w:t>
      </w:r>
    </w:p>
    <w:p w14:paraId="5C8E5746" w14:textId="77777777" w:rsidR="008E4547" w:rsidRDefault="008E4547" w:rsidP="008E4547">
      <w:pPr>
        <w:pStyle w:val="Heading2"/>
      </w:pPr>
      <w:r>
        <w:t>Architecture</w:t>
      </w:r>
      <w:r w:rsidR="00255933">
        <w:t>s</w:t>
      </w:r>
    </w:p>
    <w:p w14:paraId="184F8586" w14:textId="599E9295" w:rsidR="00930E2E" w:rsidRPr="00930E2E" w:rsidRDefault="009E1E15" w:rsidP="00930E2E">
      <w:pPr>
        <w:rPr>
          <w:ins w:id="85" w:author="Anderson,Brian M" w:date="2020-11-02T08:09:00Z"/>
        </w:rPr>
      </w:pPr>
      <w:r>
        <w:t xml:space="preserve">Four </w:t>
      </w:r>
      <w:r w:rsidR="00DA033F">
        <w:t>architectur</w:t>
      </w:r>
      <w:r w:rsidR="002D1FD4">
        <w:t xml:space="preserve">es </w:t>
      </w:r>
      <w:proofErr w:type="gramStart"/>
      <w:r w:rsidR="00D96287">
        <w:t>were investigated</w:t>
      </w:r>
      <w:proofErr w:type="gramEnd"/>
      <w:ins w:id="86" w:author="Anderson,Brian M" w:date="2020-11-02T08:08:00Z">
        <w:r w:rsidR="00930E2E">
          <w:t>:</w:t>
        </w:r>
      </w:ins>
      <w:del w:id="87" w:author="Anderson,Brian M" w:date="2020-11-02T08:08:00Z">
        <w:r w:rsidR="0078374C" w:rsidDel="00930E2E">
          <w:delText>, a</w:delText>
        </w:r>
      </w:del>
      <w:r w:rsidR="0078374C">
        <w:t xml:space="preserve"> Standard</w:t>
      </w:r>
      <w:r>
        <w:t xml:space="preserve"> 3D</w:t>
      </w:r>
      <w:r w:rsidR="0078374C">
        <w:t xml:space="preserve"> </w:t>
      </w:r>
      <w:proofErr w:type="spellStart"/>
      <w:r w:rsidR="0078374C">
        <w:t>UNet</w:t>
      </w:r>
      <w:proofErr w:type="spellEnd"/>
      <w:r w:rsidR="0078374C">
        <w:t xml:space="preserve">, Residual </w:t>
      </w:r>
      <w:r>
        <w:t xml:space="preserve">3D </w:t>
      </w:r>
      <w:proofErr w:type="spellStart"/>
      <w:r w:rsidR="0078374C">
        <w:t>UNet</w:t>
      </w:r>
      <w:proofErr w:type="spellEnd"/>
      <w:r w:rsidR="0078374C">
        <w:t>, Dense</w:t>
      </w:r>
      <w:r>
        <w:t xml:space="preserve"> 3D</w:t>
      </w:r>
      <w:r w:rsidR="0078374C">
        <w:t xml:space="preserve"> </w:t>
      </w:r>
      <w:proofErr w:type="spellStart"/>
      <w:r w:rsidR="0078374C">
        <w:t>UNet</w:t>
      </w:r>
      <w:proofErr w:type="spellEnd"/>
      <w:r>
        <w:t xml:space="preserve">, and </w:t>
      </w:r>
      <w:ins w:id="88" w:author="Anderson,Brian M" w:date="2020-11-02T08:06:00Z">
        <w:r w:rsidR="00930E2E">
          <w:t>Hybrid-</w:t>
        </w:r>
        <w:proofErr w:type="spellStart"/>
        <w:r w:rsidR="00930E2E">
          <w:t>WNet</w:t>
        </w:r>
        <w:proofErr w:type="spellEnd"/>
        <w:r w:rsidR="00930E2E">
          <w:t xml:space="preserve"> (a </w:t>
        </w:r>
      </w:ins>
      <w:r>
        <w:t xml:space="preserve">hybrid pre-trained </w:t>
      </w:r>
      <w:ins w:id="89" w:author="Anderson,Brian M" w:date="2020-11-02T08:07:00Z">
        <w:r w:rsidR="00930E2E">
          <w:t xml:space="preserve">Standard </w:t>
        </w:r>
      </w:ins>
      <w:r>
        <w:t xml:space="preserve">2D </w:t>
      </w:r>
      <w:proofErr w:type="spellStart"/>
      <w:r>
        <w:t>UNet</w:t>
      </w:r>
      <w:proofErr w:type="spellEnd"/>
      <w:r>
        <w:t xml:space="preserve"> combined with a 3D </w:t>
      </w:r>
      <w:proofErr w:type="spellStart"/>
      <w:r>
        <w:t>DenseUNet</w:t>
      </w:r>
      <w:proofErr w:type="spellEnd"/>
      <w:del w:id="90" w:author="Anderson,Brian M" w:date="2020-11-02T08:07:00Z">
        <w:r w:rsidR="003C3074" w:rsidDel="00930E2E">
          <w:delText xml:space="preserve"> (Hybrid WNet</w:delText>
        </w:r>
      </w:del>
      <w:r w:rsidR="003C3074">
        <w:t>)</w:t>
      </w:r>
      <w:r w:rsidR="00DA033F">
        <w:t xml:space="preserve">. </w:t>
      </w:r>
      <w:ins w:id="91" w:author="Anderson,Brian M" w:date="2020-11-02T08:09:00Z">
        <w:r w:rsidR="00930E2E" w:rsidRPr="00930E2E">
          <w:t xml:space="preserve">The basic architectural framework (i.e., the number of convolution blocks per layer, number of layers, convolution block lambda [increase in the number of convolution blocks per layer], and maximum number of convolution blocks) remained the same for the Standard, Residual, and Dense 3D </w:t>
        </w:r>
        <w:proofErr w:type="spellStart"/>
        <w:r w:rsidR="00930E2E" w:rsidRPr="00930E2E">
          <w:t>UNets</w:t>
        </w:r>
        <w:proofErr w:type="spellEnd"/>
        <w:r w:rsidR="00930E2E" w:rsidRPr="00930E2E">
          <w:t xml:space="preserve"> (Figure </w:t>
        </w:r>
        <w:proofErr w:type="spellStart"/>
        <w:r w:rsidR="00930E2E" w:rsidRPr="00930E2E">
          <w:t>xxxA</w:t>
        </w:r>
        <w:proofErr w:type="spellEnd"/>
        <w:r w:rsidR="00930E2E" w:rsidRPr="00930E2E">
          <w:t xml:space="preserve">). The differences in the convolutions and connections in the Standard, Residual, and Dense </w:t>
        </w:r>
        <w:r w:rsidR="00930E2E" w:rsidRPr="00930E2E">
          <w:lastRenderedPageBreak/>
          <w:t xml:space="preserve">3D </w:t>
        </w:r>
        <w:proofErr w:type="spellStart"/>
        <w:r w:rsidR="00930E2E" w:rsidRPr="00930E2E">
          <w:t>UNets</w:t>
        </w:r>
        <w:proofErr w:type="spellEnd"/>
        <w:r w:rsidR="00930E2E" w:rsidRPr="00930E2E">
          <w:t xml:space="preserve"> are represented in Figure </w:t>
        </w:r>
        <w:proofErr w:type="spellStart"/>
        <w:r w:rsidR="00930E2E" w:rsidRPr="00930E2E">
          <w:t>xxxB</w:t>
        </w:r>
        <w:proofErr w:type="spellEnd"/>
        <w:r w:rsidR="00930E2E" w:rsidRPr="00930E2E">
          <w:t>. A representative diagram of the Hybrid-</w:t>
        </w:r>
        <w:proofErr w:type="spellStart"/>
        <w:r w:rsidR="00930E2E" w:rsidRPr="00930E2E">
          <w:t>WNet</w:t>
        </w:r>
        <w:proofErr w:type="spellEnd"/>
        <w:r w:rsidR="00930E2E" w:rsidRPr="00930E2E">
          <w:t xml:space="preserve"> architecture </w:t>
        </w:r>
        <w:proofErr w:type="gramStart"/>
        <w:r w:rsidR="00930E2E" w:rsidRPr="00930E2E">
          <w:t>is shown</w:t>
        </w:r>
        <w:proofErr w:type="gramEnd"/>
        <w:r w:rsidR="00930E2E" w:rsidRPr="00930E2E">
          <w:t xml:space="preserve"> in Figure </w:t>
        </w:r>
        <w:r w:rsidR="00930E2E">
          <w:t>xxx</w:t>
        </w:r>
        <w:r w:rsidR="00930E2E" w:rsidRPr="00930E2E">
          <w:t>.</w:t>
        </w:r>
      </w:ins>
    </w:p>
    <w:p w14:paraId="148A5D6E" w14:textId="65B628FE" w:rsidR="00B8038A" w:rsidDel="00930E2E" w:rsidRDefault="004D5C59" w:rsidP="008E4547">
      <w:pPr>
        <w:rPr>
          <w:del w:id="92" w:author="Anderson,Brian M" w:date="2020-11-02T08:09:00Z"/>
        </w:rPr>
      </w:pPr>
      <w:del w:id="93" w:author="Anderson,Brian M" w:date="2020-11-02T08:09:00Z">
        <w:r w:rsidDel="00930E2E">
          <w:delText xml:space="preserve">The basic </w:delText>
        </w:r>
        <w:r w:rsidR="00D96287" w:rsidDel="00930E2E">
          <w:delText xml:space="preserve">architectural </w:delText>
        </w:r>
        <w:r w:rsidDel="00930E2E">
          <w:delText>framework</w:delText>
        </w:r>
        <w:r w:rsidR="0078374C" w:rsidDel="00930E2E">
          <w:delText>, A of Figure xxx,</w:delText>
        </w:r>
        <w:r w:rsidDel="00930E2E">
          <w:delText xml:space="preserve"> </w:delText>
        </w:r>
        <w:r w:rsidR="0078374C" w:rsidDel="00930E2E">
          <w:delText xml:space="preserve">remained the same for </w:delText>
        </w:r>
        <w:r w:rsidR="009E1E15" w:rsidDel="00930E2E">
          <w:delText>the Standard, Residual and Dense nets</w:delText>
        </w:r>
        <w:r w:rsidDel="00930E2E">
          <w:delText>, defined as a number of convolution bloc</w:delText>
        </w:r>
        <w:r w:rsidR="00BE1B96" w:rsidDel="00930E2E">
          <w:delText xml:space="preserve">ks per layer, </w:delText>
        </w:r>
        <w:r w:rsidDel="00930E2E">
          <w:delText>number of layers</w:delText>
        </w:r>
        <w:r w:rsidR="00B8038A" w:rsidDel="00930E2E">
          <w:delText xml:space="preserve">, </w:delText>
        </w:r>
        <w:r w:rsidR="00DA033F" w:rsidDel="00930E2E">
          <w:delText>convolution block lambda (</w:delText>
        </w:r>
        <w:r w:rsidR="00F11398" w:rsidDel="00930E2E">
          <w:delText>i.e.</w:delText>
        </w:r>
        <w:r w:rsidR="00BE1B96" w:rsidDel="00930E2E">
          <w:delText xml:space="preserve"> increase in number of convolution blocks per layer</w:delText>
        </w:r>
        <w:r w:rsidR="00DA033F" w:rsidDel="00930E2E">
          <w:delText>)</w:delText>
        </w:r>
        <w:r w:rsidR="00BE1B96" w:rsidDel="00930E2E">
          <w:delText xml:space="preserve">, </w:delText>
        </w:r>
        <w:r w:rsidR="0078374C" w:rsidDel="00930E2E">
          <w:delText xml:space="preserve">and </w:delText>
        </w:r>
        <w:r w:rsidR="00BE1B96" w:rsidDel="00930E2E">
          <w:delText>maximum number of convolution blocks</w:delText>
        </w:r>
        <w:r w:rsidDel="00930E2E">
          <w:delText xml:space="preserve">. </w:delText>
        </w:r>
        <w:r w:rsidR="0078374C" w:rsidDel="00930E2E">
          <w:delText>A representation of the differences in how convolutions and connections occur from the Standard UNet, Resisudal UNet, and Dense UNet is shown in B of Figure xxx.</w:delText>
        </w:r>
        <w:r w:rsidR="009E1E15" w:rsidDel="00930E2E">
          <w:delText xml:space="preserve"> A representation of the hybrid </w:delText>
        </w:r>
        <w:r w:rsidR="003C3074" w:rsidDel="00930E2E">
          <w:delText xml:space="preserve">WNet </w:delText>
        </w:r>
        <w:r w:rsidR="009E1E15" w:rsidDel="00930E2E">
          <w:delText xml:space="preserve">architecture is shown in Figure </w:delText>
        </w:r>
        <w:r w:rsidR="003C3074" w:rsidDel="00930E2E">
          <w:delText>3</w:delText>
        </w:r>
        <w:r w:rsidR="009E1E15" w:rsidDel="00930E2E">
          <w:delText>.</w:delText>
        </w:r>
      </w:del>
    </w:p>
    <w:p w14:paraId="4191E297" w14:textId="77777777" w:rsidR="00CD76F5" w:rsidRDefault="00CD76F5" w:rsidP="00930E2E">
      <w:r>
        <w:rPr>
          <w:noProof/>
        </w:rPr>
        <w:drawing>
          <wp:inline distT="0" distB="0" distL="0" distR="0" wp14:anchorId="2816B203" wp14:editId="2D9487E5">
            <wp:extent cx="6455430" cy="5081237"/>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3937" cy="5087933"/>
                    </a:xfrm>
                    <a:prstGeom prst="rect">
                      <a:avLst/>
                    </a:prstGeom>
                    <a:noFill/>
                  </pic:spPr>
                </pic:pic>
              </a:graphicData>
            </a:graphic>
          </wp:inline>
        </w:drawing>
      </w:r>
    </w:p>
    <w:p w14:paraId="5DD752F7" w14:textId="1E4BD210" w:rsidR="00943465" w:rsidRDefault="00CD76F5" w:rsidP="009E2942">
      <w:pPr>
        <w:pStyle w:val="Caption"/>
      </w:pPr>
      <w:r>
        <w:t xml:space="preserve">Figure </w:t>
      </w:r>
      <w:r w:rsidR="0063709D">
        <w:fldChar w:fldCharType="begin"/>
      </w:r>
      <w:r w:rsidR="0063709D">
        <w:instrText xml:space="preserve"> SEQ Figure \* ARABIC </w:instrText>
      </w:r>
      <w:r w:rsidR="0063709D">
        <w:fldChar w:fldCharType="separate"/>
      </w:r>
      <w:r w:rsidR="00AF26C7">
        <w:rPr>
          <w:noProof/>
        </w:rPr>
        <w:t>2</w:t>
      </w:r>
      <w:r w:rsidR="0063709D">
        <w:rPr>
          <w:noProof/>
        </w:rPr>
        <w:fldChar w:fldCharType="end"/>
      </w:r>
      <w:r>
        <w:t>:</w:t>
      </w:r>
      <w:r w:rsidRPr="00CD76F5">
        <w:t xml:space="preserve"> </w:t>
      </w:r>
      <w:r>
        <w:t>Top (A): Basic framework of architectures</w:t>
      </w:r>
      <w:r>
        <w:rPr>
          <w:i w:val="0"/>
        </w:rPr>
        <w:t xml:space="preserve">. Bottom (B): </w:t>
      </w:r>
      <w:r>
        <w:t xml:space="preserve">Difference in convolution blocks, surrounded by green to indicate same region in (A). ‘Standard’, previous feature maps are convolved and activated. ‘Residual’, previous feature maps </w:t>
      </w:r>
      <w:proofErr w:type="gramStart"/>
      <w:r>
        <w:t>are directly added</w:t>
      </w:r>
      <w:proofErr w:type="gramEnd"/>
      <w:r>
        <w:t xml:space="preserve"> to convolutional output in a ‘skip’ connection before activation. ‘Dense’, previous feature maps </w:t>
      </w:r>
      <w:proofErr w:type="gramStart"/>
      <w:r>
        <w:t>are continually concatenated</w:t>
      </w:r>
      <w:proofErr w:type="gramEnd"/>
      <w:r>
        <w:t xml:space="preserve"> together before activation and convolution. BN: Batch Normalization</w:t>
      </w:r>
    </w:p>
    <w:p w14:paraId="781133ED" w14:textId="03CC42BC" w:rsidR="00255933" w:rsidRDefault="003C4651" w:rsidP="00255933">
      <w:pPr>
        <w:pStyle w:val="Heading3"/>
      </w:pPr>
      <w:r>
        <w:t>Standard</w:t>
      </w:r>
      <w:ins w:id="94" w:author="Anderson,Brian M" w:date="2020-11-02T08:09:00Z">
        <w:r w:rsidR="00930E2E">
          <w:t xml:space="preserve"> 3D</w:t>
        </w:r>
      </w:ins>
      <w:r>
        <w:t xml:space="preserve"> </w:t>
      </w:r>
      <w:proofErr w:type="spellStart"/>
      <w:r w:rsidR="00255933">
        <w:t>UNet</w:t>
      </w:r>
      <w:proofErr w:type="spellEnd"/>
    </w:p>
    <w:p w14:paraId="31D5A75C" w14:textId="48FCAEC9" w:rsidR="00930E2E" w:rsidRPr="00930E2E" w:rsidRDefault="00DA033F" w:rsidP="00930E2E">
      <w:pPr>
        <w:rPr>
          <w:ins w:id="95" w:author="Anderson,Brian M" w:date="2020-11-02T08:10:00Z"/>
        </w:rPr>
      </w:pPr>
      <w:del w:id="96" w:author="Anderson,Brian M" w:date="2020-11-02T08:11:00Z">
        <w:r w:rsidDel="00930E2E">
          <w:delText xml:space="preserve">The first style </w:delText>
        </w:r>
        <w:r w:rsidR="006901BE" w:rsidDel="00930E2E">
          <w:delText xml:space="preserve">investigated </w:delText>
        </w:r>
        <w:r w:rsidR="00CD3AC4" w:rsidDel="00930E2E">
          <w:delText xml:space="preserve">was </w:delText>
        </w:r>
        <w:r w:rsidDel="00930E2E">
          <w:delText>a</w:delText>
        </w:r>
        <w:r w:rsidR="00D600A9" w:rsidDel="00930E2E">
          <w:delText xml:space="preserve"> </w:delText>
        </w:r>
        <w:r w:rsidR="00F90763" w:rsidDel="00930E2E">
          <w:delText>standard</w:delText>
        </w:r>
        <w:r w:rsidR="00D600A9" w:rsidDel="00930E2E">
          <w:delText xml:space="preserve"> UNet, where concatenations or additions were used to combine equal </w:delText>
        </w:r>
        <w:r w:rsidDel="00930E2E">
          <w:delText>size feature maps</w:delText>
        </w:r>
        <w:r w:rsidR="00D600A9" w:rsidDel="00930E2E">
          <w:delText xml:space="preserve"> </w:delText>
        </w:r>
        <w:r w:rsidDel="00930E2E">
          <w:delText>from the encoder to the decoder</w:delText>
        </w:r>
        <w:r w:rsidR="00D600A9" w:rsidDel="00930E2E">
          <w:delText xml:space="preserve"> side.</w:delText>
        </w:r>
      </w:del>
      <w:ins w:id="97" w:author="Anderson,Brian M" w:date="2020-11-02T08:10:00Z">
        <w:r w:rsidR="00930E2E" w:rsidRPr="00930E2E">
          <w:t xml:space="preserve">We first investigated the </w:t>
        </w:r>
        <w:r w:rsidR="00930E2E" w:rsidRPr="00930E2E">
          <w:lastRenderedPageBreak/>
          <w:t xml:space="preserve">Standard 3D </w:t>
        </w:r>
        <w:proofErr w:type="spellStart"/>
        <w:r w:rsidR="00930E2E" w:rsidRPr="00930E2E">
          <w:t>UNet</w:t>
        </w:r>
        <w:proofErr w:type="spellEnd"/>
        <w:r w:rsidR="00930E2E" w:rsidRPr="00930E2E">
          <w:t xml:space="preserve">, in which concatenations or additions </w:t>
        </w:r>
        <w:proofErr w:type="gramStart"/>
        <w:r w:rsidR="00930E2E" w:rsidRPr="00930E2E">
          <w:t>were used</w:t>
        </w:r>
        <w:proofErr w:type="gramEnd"/>
        <w:r w:rsidR="00930E2E" w:rsidRPr="00930E2E">
          <w:t xml:space="preserve"> to combine equal-sized feature maps from the encoder to the decoder side.</w:t>
        </w:r>
      </w:ins>
    </w:p>
    <w:p w14:paraId="6C82475D" w14:textId="77777777" w:rsidR="00930E2E" w:rsidRPr="00930E2E" w:rsidRDefault="00930E2E" w:rsidP="00930E2E">
      <w:pPr>
        <w:rPr>
          <w:ins w:id="98" w:author="Anderson,Brian M" w:date="2020-11-02T08:10:00Z"/>
        </w:rPr>
      </w:pPr>
      <w:ins w:id="99" w:author="Anderson,Brian M" w:date="2020-11-02T08:10:00Z">
        <w:r w:rsidRPr="00930E2E">
          <w:t>Standard architectural parameters:</w:t>
        </w:r>
      </w:ins>
    </w:p>
    <w:p w14:paraId="5CF8BDE9" w14:textId="77777777" w:rsidR="00930E2E" w:rsidRPr="00930E2E" w:rsidRDefault="00930E2E" w:rsidP="00930E2E">
      <w:pPr>
        <w:numPr>
          <w:ilvl w:val="0"/>
          <w:numId w:val="3"/>
        </w:numPr>
        <w:spacing w:line="240" w:lineRule="auto"/>
        <w:contextualSpacing/>
        <w:rPr>
          <w:ins w:id="100" w:author="Anderson,Brian M" w:date="2020-11-02T08:10:00Z"/>
        </w:rPr>
        <w:pPrChange w:id="101" w:author="Anderson,Brian M" w:date="2020-11-02T08:11:00Z">
          <w:pPr>
            <w:numPr>
              <w:numId w:val="3"/>
            </w:numPr>
            <w:ind w:left="720" w:hanging="360"/>
          </w:pPr>
        </w:pPrChange>
      </w:pPr>
      <w:ins w:id="102" w:author="Anderson,Brian M" w:date="2020-11-02T08:10:00Z">
        <w:r w:rsidRPr="00930E2E">
          <w:t>1, 2, 3, or 4 layers</w:t>
        </w:r>
      </w:ins>
    </w:p>
    <w:p w14:paraId="4D9A68B0" w14:textId="77777777" w:rsidR="00930E2E" w:rsidRPr="00930E2E" w:rsidRDefault="00930E2E" w:rsidP="00930E2E">
      <w:pPr>
        <w:numPr>
          <w:ilvl w:val="0"/>
          <w:numId w:val="3"/>
        </w:numPr>
        <w:spacing w:line="240" w:lineRule="auto"/>
        <w:contextualSpacing/>
        <w:rPr>
          <w:ins w:id="103" w:author="Anderson,Brian M" w:date="2020-11-02T08:10:00Z"/>
        </w:rPr>
        <w:pPrChange w:id="104" w:author="Anderson,Brian M" w:date="2020-11-02T08:11:00Z">
          <w:pPr>
            <w:numPr>
              <w:numId w:val="3"/>
            </w:numPr>
            <w:ind w:left="720" w:hanging="360"/>
          </w:pPr>
        </w:pPrChange>
      </w:pPr>
      <w:ins w:id="105" w:author="Anderson,Brian M" w:date="2020-11-02T08:10:00Z">
        <w:r w:rsidRPr="00930E2E">
          <w:t xml:space="preserve">1, 2, or 3 initial convolution blocks </w:t>
        </w:r>
      </w:ins>
    </w:p>
    <w:p w14:paraId="37AF07FF" w14:textId="77777777" w:rsidR="00930E2E" w:rsidRPr="00930E2E" w:rsidRDefault="00930E2E" w:rsidP="00930E2E">
      <w:pPr>
        <w:numPr>
          <w:ilvl w:val="0"/>
          <w:numId w:val="3"/>
        </w:numPr>
        <w:spacing w:line="240" w:lineRule="auto"/>
        <w:contextualSpacing/>
        <w:rPr>
          <w:ins w:id="106" w:author="Anderson,Brian M" w:date="2020-11-02T08:10:00Z"/>
        </w:rPr>
        <w:pPrChange w:id="107" w:author="Anderson,Brian M" w:date="2020-11-02T08:11:00Z">
          <w:pPr>
            <w:numPr>
              <w:numId w:val="3"/>
            </w:numPr>
            <w:ind w:left="720" w:hanging="360"/>
          </w:pPr>
        </w:pPrChange>
      </w:pPr>
      <w:ins w:id="108" w:author="Anderson,Brian M" w:date="2020-11-02T08:10:00Z">
        <w:r w:rsidRPr="00930E2E">
          <w:t>Increase in number of convolution blocks (convolution lambda) for each layer of 0, 1, or 2</w:t>
        </w:r>
      </w:ins>
    </w:p>
    <w:p w14:paraId="50D2963B" w14:textId="77777777" w:rsidR="00930E2E" w:rsidRPr="00930E2E" w:rsidRDefault="00930E2E" w:rsidP="00930E2E">
      <w:pPr>
        <w:numPr>
          <w:ilvl w:val="0"/>
          <w:numId w:val="3"/>
        </w:numPr>
        <w:spacing w:line="240" w:lineRule="auto"/>
        <w:contextualSpacing/>
        <w:rPr>
          <w:ins w:id="109" w:author="Anderson,Brian M" w:date="2020-11-02T08:10:00Z"/>
        </w:rPr>
        <w:pPrChange w:id="110" w:author="Anderson,Brian M" w:date="2020-11-02T08:11:00Z">
          <w:pPr>
            <w:numPr>
              <w:numId w:val="3"/>
            </w:numPr>
            <w:ind w:left="720" w:hanging="360"/>
          </w:pPr>
        </w:pPrChange>
      </w:pPr>
      <w:ins w:id="111" w:author="Anderson,Brian M" w:date="2020-11-02T08:10:00Z">
        <w:r w:rsidRPr="00930E2E">
          <w:t xml:space="preserve">4 maximum convolution blocks </w:t>
        </w:r>
      </w:ins>
    </w:p>
    <w:p w14:paraId="39DA320C" w14:textId="294C4DED" w:rsidR="00930E2E" w:rsidRDefault="00930E2E" w:rsidP="00930E2E">
      <w:pPr>
        <w:numPr>
          <w:ilvl w:val="0"/>
          <w:numId w:val="3"/>
        </w:numPr>
        <w:spacing w:line="240" w:lineRule="auto"/>
        <w:contextualSpacing/>
        <w:rPr>
          <w:ins w:id="112" w:author="Anderson,Brian M" w:date="2020-11-02T08:10:00Z"/>
        </w:rPr>
        <w:pPrChange w:id="113" w:author="Anderson,Brian M" w:date="2020-11-02T08:11:00Z">
          <w:pPr>
            <w:numPr>
              <w:numId w:val="3"/>
            </w:numPr>
            <w:ind w:left="720" w:hanging="360"/>
          </w:pPr>
        </w:pPrChange>
      </w:pPr>
      <w:ins w:id="114" w:author="Anderson,Brian M" w:date="2020-11-02T08:10:00Z">
        <w:r w:rsidRPr="00930E2E">
          <w:t>8, 16, and 32 initial filters</w:t>
        </w:r>
      </w:ins>
    </w:p>
    <w:p w14:paraId="6F5657E8" w14:textId="4C6E56F7" w:rsidR="00930E2E" w:rsidRPr="00930E2E" w:rsidRDefault="00930E2E" w:rsidP="00930E2E">
      <w:pPr>
        <w:numPr>
          <w:ilvl w:val="0"/>
          <w:numId w:val="3"/>
        </w:numPr>
        <w:spacing w:line="240" w:lineRule="auto"/>
        <w:contextualSpacing/>
        <w:rPr>
          <w:ins w:id="115" w:author="Anderson,Brian M" w:date="2020-11-02T08:10:00Z"/>
        </w:rPr>
        <w:pPrChange w:id="116" w:author="Anderson,Brian M" w:date="2020-11-02T08:11:00Z">
          <w:pPr>
            <w:numPr>
              <w:numId w:val="3"/>
            </w:numPr>
            <w:ind w:left="720" w:hanging="360"/>
          </w:pPr>
        </w:pPrChange>
      </w:pPr>
      <w:ins w:id="117" w:author="Anderson,Brian M" w:date="2020-11-02T08:11:00Z">
        <w:r w:rsidRPr="00930E2E">
          <w:t>32, 64, or 128 maximum filters</w:t>
        </w:r>
      </w:ins>
    </w:p>
    <w:p w14:paraId="3C8D6278" w14:textId="120C9165" w:rsidR="00930E2E" w:rsidDel="00930E2E" w:rsidRDefault="00930E2E" w:rsidP="00930E2E">
      <w:pPr>
        <w:rPr>
          <w:del w:id="118" w:author="Anderson,Brian M" w:date="2020-11-02T08:10:00Z"/>
        </w:rPr>
      </w:pPr>
    </w:p>
    <w:p w14:paraId="3287112B" w14:textId="39918CC4" w:rsidR="00D600A9" w:rsidDel="00930E2E" w:rsidRDefault="00F90763" w:rsidP="003C315D">
      <w:pPr>
        <w:keepNext/>
        <w:keepLines/>
        <w:rPr>
          <w:del w:id="119" w:author="Anderson,Brian M" w:date="2020-11-02T08:10:00Z"/>
        </w:rPr>
      </w:pPr>
      <w:del w:id="120" w:author="Anderson,Brian M" w:date="2020-11-02T08:10:00Z">
        <w:r w:rsidDel="00930E2E">
          <w:delText xml:space="preserve">Standard </w:delText>
        </w:r>
        <w:r w:rsidR="00D600A9" w:rsidDel="00930E2E">
          <w:delText>Architecture Parameters:</w:delText>
        </w:r>
      </w:del>
    </w:p>
    <w:p w14:paraId="02AA75FE" w14:textId="44241A3A" w:rsidR="00D600A9" w:rsidDel="00930E2E" w:rsidRDefault="000F673E" w:rsidP="003C315D">
      <w:pPr>
        <w:pStyle w:val="ListParagraph"/>
        <w:keepNext/>
        <w:keepLines/>
        <w:numPr>
          <w:ilvl w:val="0"/>
          <w:numId w:val="2"/>
        </w:numPr>
        <w:rPr>
          <w:del w:id="121" w:author="Anderson,Brian M" w:date="2020-11-02T08:10:00Z"/>
        </w:rPr>
      </w:pPr>
      <w:del w:id="122" w:author="Anderson,Brian M" w:date="2020-11-02T08:10:00Z">
        <w:r w:rsidDel="00930E2E">
          <w:delText>Number of l</w:delText>
        </w:r>
        <w:r w:rsidR="00D600A9" w:rsidDel="00930E2E">
          <w:delText>ayers were varied</w:delText>
        </w:r>
        <w:r w:rsidR="00F90763" w:rsidDel="00930E2E">
          <w:delText>, including</w:delText>
        </w:r>
        <w:r w:rsidR="00F11398" w:rsidDel="00930E2E">
          <w:delText xml:space="preserve"> </w:delText>
        </w:r>
        <w:r w:rsidR="00D600A9" w:rsidDel="00930E2E">
          <w:delText>1, 2, 3, and 4</w:delText>
        </w:r>
      </w:del>
    </w:p>
    <w:p w14:paraId="607D3CCE" w14:textId="4F5430E8" w:rsidR="00D600A9" w:rsidDel="00930E2E" w:rsidRDefault="00D600A9" w:rsidP="003C315D">
      <w:pPr>
        <w:pStyle w:val="ListParagraph"/>
        <w:keepNext/>
        <w:keepLines/>
        <w:numPr>
          <w:ilvl w:val="0"/>
          <w:numId w:val="2"/>
        </w:numPr>
        <w:rPr>
          <w:del w:id="123" w:author="Anderson,Brian M" w:date="2020-11-02T08:10:00Z"/>
        </w:rPr>
      </w:pPr>
      <w:del w:id="124" w:author="Anderson,Brian M" w:date="2020-11-02T08:10:00Z">
        <w:r w:rsidDel="00930E2E">
          <w:delText xml:space="preserve">Initial number of convolution blocks </w:delText>
        </w:r>
        <w:r w:rsidR="00DA033F" w:rsidDel="00930E2E">
          <w:delText>were</w:delText>
        </w:r>
        <w:r w:rsidDel="00930E2E">
          <w:delText xml:space="preserve"> varied from 1, 2, and 3</w:delText>
        </w:r>
      </w:del>
    </w:p>
    <w:p w14:paraId="3F929922" w14:textId="328808AE" w:rsidR="00D600A9" w:rsidDel="00930E2E" w:rsidRDefault="00D600A9" w:rsidP="003C315D">
      <w:pPr>
        <w:pStyle w:val="ListParagraph"/>
        <w:keepNext/>
        <w:keepLines/>
        <w:numPr>
          <w:ilvl w:val="0"/>
          <w:numId w:val="2"/>
        </w:numPr>
        <w:rPr>
          <w:del w:id="125" w:author="Anderson,Brian M" w:date="2020-11-02T08:10:00Z"/>
        </w:rPr>
      </w:pPr>
      <w:del w:id="126" w:author="Anderson,Brian M" w:date="2020-11-02T08:10:00Z">
        <w:r w:rsidDel="00930E2E">
          <w:delText>The increase in number of convolution blocks</w:delText>
        </w:r>
        <w:r w:rsidR="00DA033F" w:rsidDel="00930E2E">
          <w:delText xml:space="preserve"> (convolution lambda)</w:delText>
        </w:r>
        <w:r w:rsidDel="00930E2E">
          <w:delText xml:space="preserve"> for each layer was varied from 0, 1, and 2</w:delText>
        </w:r>
      </w:del>
    </w:p>
    <w:p w14:paraId="76098637" w14:textId="27C1C47E" w:rsidR="000F673E" w:rsidDel="00930E2E" w:rsidRDefault="000F673E" w:rsidP="003C315D">
      <w:pPr>
        <w:pStyle w:val="ListParagraph"/>
        <w:keepNext/>
        <w:keepLines/>
        <w:numPr>
          <w:ilvl w:val="0"/>
          <w:numId w:val="2"/>
        </w:numPr>
        <w:rPr>
          <w:del w:id="127" w:author="Anderson,Brian M" w:date="2020-11-02T08:10:00Z"/>
        </w:rPr>
      </w:pPr>
      <w:del w:id="128" w:author="Anderson,Brian M" w:date="2020-11-02T08:10:00Z">
        <w:r w:rsidDel="00930E2E">
          <w:delText>Maximum number of convolution blocks was 4</w:delText>
        </w:r>
      </w:del>
    </w:p>
    <w:p w14:paraId="666ED627" w14:textId="2A39033F" w:rsidR="00D600A9" w:rsidDel="00930E2E" w:rsidRDefault="00D600A9" w:rsidP="003C315D">
      <w:pPr>
        <w:pStyle w:val="ListParagraph"/>
        <w:keepNext/>
        <w:keepLines/>
        <w:numPr>
          <w:ilvl w:val="0"/>
          <w:numId w:val="2"/>
        </w:numPr>
        <w:rPr>
          <w:del w:id="129" w:author="Anderson,Brian M" w:date="2020-11-02T08:10:00Z"/>
        </w:rPr>
      </w:pPr>
      <w:del w:id="130" w:author="Anderson,Brian M" w:date="2020-11-02T08:10:00Z">
        <w:r w:rsidDel="00930E2E">
          <w:delText>The number of initial filters was varied from 8, 16, and 32</w:delText>
        </w:r>
      </w:del>
    </w:p>
    <w:p w14:paraId="451A7ED8" w14:textId="683E500A" w:rsidR="00D600A9" w:rsidDel="00930E2E" w:rsidRDefault="00D600A9" w:rsidP="003C315D">
      <w:pPr>
        <w:pStyle w:val="ListParagraph"/>
        <w:keepNext/>
        <w:keepLines/>
        <w:numPr>
          <w:ilvl w:val="0"/>
          <w:numId w:val="2"/>
        </w:numPr>
        <w:rPr>
          <w:del w:id="131" w:author="Anderson,Brian M" w:date="2020-11-02T08:10:00Z"/>
        </w:rPr>
      </w:pPr>
      <w:del w:id="132" w:author="Anderson,Brian M" w:date="2020-11-02T08:10:00Z">
        <w:r w:rsidDel="00930E2E">
          <w:delText>The maximum number of filters was varied from 32, 64, and 128</w:delText>
        </w:r>
      </w:del>
    </w:p>
    <w:p w14:paraId="2480F4CB" w14:textId="2572E959" w:rsidR="00255933" w:rsidRDefault="00255933" w:rsidP="00255933">
      <w:pPr>
        <w:pStyle w:val="Heading3"/>
      </w:pPr>
      <w:r>
        <w:t>Residual</w:t>
      </w:r>
      <w:ins w:id="133" w:author="Anderson,Brian M" w:date="2020-11-02T08:12:00Z">
        <w:r w:rsidR="00930E2E">
          <w:t xml:space="preserve"> 3D</w:t>
        </w:r>
      </w:ins>
      <w:r>
        <w:t xml:space="preserve"> </w:t>
      </w:r>
      <w:proofErr w:type="spellStart"/>
      <w:r>
        <w:t>UNet</w:t>
      </w:r>
      <w:proofErr w:type="spellEnd"/>
    </w:p>
    <w:p w14:paraId="023BDECD" w14:textId="582E27C1" w:rsidR="006901BE" w:rsidRDefault="00F90763" w:rsidP="00DA033F">
      <w:r>
        <w:t xml:space="preserve">The </w:t>
      </w:r>
      <w:r w:rsidR="00CD3AC4">
        <w:t xml:space="preserve">Standard </w:t>
      </w:r>
      <w:ins w:id="134" w:author="Anderson,Brian M" w:date="2020-11-02T08:12:00Z">
        <w:r w:rsidR="00930E2E">
          <w:t xml:space="preserve">3D </w:t>
        </w:r>
      </w:ins>
      <w:proofErr w:type="spellStart"/>
      <w:r>
        <w:t>UNet</w:t>
      </w:r>
      <w:proofErr w:type="spellEnd"/>
      <w:r>
        <w:t xml:space="preserve"> was expanded to include</w:t>
      </w:r>
      <w:r w:rsidR="00DA033F">
        <w:t xml:space="preserve"> residual connections for each convolution block in </w:t>
      </w:r>
      <w:del w:id="135" w:author="Anderson,Brian M" w:date="2020-11-02T08:12:00Z">
        <w:r w:rsidR="00DA033F" w:rsidDel="00930E2E">
          <w:delText>each</w:delText>
        </w:r>
        <w:r w:rsidR="006901BE" w:rsidDel="00930E2E">
          <w:delText xml:space="preserve"> </w:delText>
        </w:r>
      </w:del>
      <w:ins w:id="136" w:author="Anderson,Brian M" w:date="2020-11-02T08:12:00Z">
        <w:r w:rsidR="00930E2E">
          <w:t xml:space="preserve">a </w:t>
        </w:r>
      </w:ins>
      <w:r w:rsidR="006901BE">
        <w:t>layer</w:t>
      </w:r>
      <w:r w:rsidR="000F673E">
        <w:t>, with motivation from the ‘</w:t>
      </w:r>
      <w:proofErr w:type="spellStart"/>
      <w:r w:rsidR="000F673E">
        <w:t>ResNet</w:t>
      </w:r>
      <w:proofErr w:type="spellEnd"/>
      <w:r w:rsidR="000F673E">
        <w:t>’ architecture</w:t>
      </w:r>
      <w:r w:rsidR="000F673E">
        <w:fldChar w:fldCharType="begin" w:fldLock="1"/>
      </w:r>
      <w:r w:rsidR="00B232C6">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12&lt;/sup&gt;","plainTextFormattedCitation":"12","previouslyFormattedCitation":"&lt;sup&gt;12&lt;/sup&gt;"},"properties":{"noteIndex":0},"schema":"https://github.com/citation-style-language/schema/raw/master/csl-citation.json"}</w:instrText>
      </w:r>
      <w:r w:rsidR="000F673E">
        <w:fldChar w:fldCharType="separate"/>
      </w:r>
      <w:r w:rsidR="00014931" w:rsidRPr="00014931">
        <w:rPr>
          <w:noProof/>
          <w:vertAlign w:val="superscript"/>
        </w:rPr>
        <w:t>12</w:t>
      </w:r>
      <w:r w:rsidR="000F673E">
        <w:fldChar w:fldCharType="end"/>
      </w:r>
      <w:r w:rsidR="006901BE">
        <w:t xml:space="preserve">. Residual connections have the benefit of allowing a </w:t>
      </w:r>
      <w:ins w:id="137" w:author="Anderson,Brian M" w:date="2020-11-02T08:13:00Z">
        <w:r w:rsidR="00930E2E">
          <w:t>“</w:t>
        </w:r>
      </w:ins>
      <w:del w:id="138" w:author="Anderson,Brian M" w:date="2020-11-02T08:13:00Z">
        <w:r w:rsidR="006901BE" w:rsidDel="00930E2E">
          <w:delText>‘</w:delText>
        </w:r>
      </w:del>
      <w:r w:rsidR="006901BE">
        <w:t>flow</w:t>
      </w:r>
      <w:ins w:id="139" w:author="Anderson,Brian M" w:date="2020-11-02T08:13:00Z">
        <w:r w:rsidR="00930E2E">
          <w:t>”</w:t>
        </w:r>
      </w:ins>
      <w:del w:id="140" w:author="Anderson,Brian M" w:date="2020-11-02T08:13:00Z">
        <w:r w:rsidR="006901BE" w:rsidDel="00930E2E">
          <w:delText>’</w:delText>
        </w:r>
      </w:del>
      <w:r w:rsidR="006901BE">
        <w:t xml:space="preserve"> of loss from previous convolutions. This allows the model to create skip-connections over convolutions that might not be nece</w:t>
      </w:r>
      <w:r w:rsidR="0078374C">
        <w:t>ssary.</w:t>
      </w:r>
    </w:p>
    <w:p w14:paraId="4DDF03C9" w14:textId="77777777" w:rsidR="006901BE" w:rsidRDefault="006901BE" w:rsidP="003C315D">
      <w:pPr>
        <w:keepNext/>
        <w:keepLines/>
      </w:pPr>
      <w:r>
        <w:lastRenderedPageBreak/>
        <w:t>Residual Network Architecture Parameters:</w:t>
      </w:r>
    </w:p>
    <w:p w14:paraId="105A45E6" w14:textId="77777777" w:rsidR="00930E2E" w:rsidRDefault="00930E2E" w:rsidP="00930E2E">
      <w:pPr>
        <w:pStyle w:val="ListParagraph"/>
        <w:keepNext/>
        <w:keepLines/>
        <w:numPr>
          <w:ilvl w:val="0"/>
          <w:numId w:val="2"/>
        </w:numPr>
        <w:rPr>
          <w:ins w:id="141" w:author="Anderson,Brian M" w:date="2020-11-02T08:13:00Z"/>
        </w:rPr>
      </w:pPr>
      <w:ins w:id="142" w:author="Anderson,Brian M" w:date="2020-11-02T08:13:00Z">
        <w:r>
          <w:t xml:space="preserve">1, 2, 3, or 4 layers </w:t>
        </w:r>
      </w:ins>
    </w:p>
    <w:p w14:paraId="7238447F" w14:textId="77777777" w:rsidR="00930E2E" w:rsidRDefault="00930E2E" w:rsidP="00930E2E">
      <w:pPr>
        <w:pStyle w:val="ListParagraph"/>
        <w:keepNext/>
        <w:keepLines/>
        <w:numPr>
          <w:ilvl w:val="0"/>
          <w:numId w:val="2"/>
        </w:numPr>
        <w:rPr>
          <w:ins w:id="143" w:author="Anderson,Brian M" w:date="2020-11-02T08:13:00Z"/>
        </w:rPr>
      </w:pPr>
      <w:ins w:id="144" w:author="Anderson,Brian M" w:date="2020-11-02T08:13:00Z">
        <w:r>
          <w:t xml:space="preserve">1, 2, 3, or 4 initial convolution blocks </w:t>
        </w:r>
      </w:ins>
    </w:p>
    <w:p w14:paraId="73A8A1F6" w14:textId="77777777" w:rsidR="00930E2E" w:rsidRDefault="00930E2E" w:rsidP="00930E2E">
      <w:pPr>
        <w:pStyle w:val="ListParagraph"/>
        <w:keepNext/>
        <w:keepLines/>
        <w:numPr>
          <w:ilvl w:val="0"/>
          <w:numId w:val="2"/>
        </w:numPr>
        <w:rPr>
          <w:ins w:id="145" w:author="Anderson,Brian M" w:date="2020-11-02T08:13:00Z"/>
        </w:rPr>
      </w:pPr>
      <w:ins w:id="146" w:author="Anderson,Brian M" w:date="2020-11-02T08:13:00Z">
        <w:r>
          <w:t>Increase in number of convolution blocks (convolution lambda) for each layer of 0, 1, and 2</w:t>
        </w:r>
      </w:ins>
    </w:p>
    <w:p w14:paraId="275A54E0" w14:textId="77777777" w:rsidR="00930E2E" w:rsidRDefault="00930E2E" w:rsidP="00930E2E">
      <w:pPr>
        <w:pStyle w:val="ListParagraph"/>
        <w:keepNext/>
        <w:keepLines/>
        <w:numPr>
          <w:ilvl w:val="0"/>
          <w:numId w:val="2"/>
        </w:numPr>
        <w:rPr>
          <w:ins w:id="147" w:author="Anderson,Brian M" w:date="2020-11-02T08:13:00Z"/>
        </w:rPr>
      </w:pPr>
      <w:ins w:id="148" w:author="Anderson,Brian M" w:date="2020-11-02T08:13:00Z">
        <w:r>
          <w:t xml:space="preserve">4 maximum convolution blocks </w:t>
        </w:r>
      </w:ins>
    </w:p>
    <w:p w14:paraId="4F76EE9D" w14:textId="77777777" w:rsidR="00930E2E" w:rsidRDefault="00930E2E" w:rsidP="00930E2E">
      <w:pPr>
        <w:pStyle w:val="ListParagraph"/>
        <w:keepNext/>
        <w:keepLines/>
        <w:numPr>
          <w:ilvl w:val="0"/>
          <w:numId w:val="2"/>
        </w:numPr>
        <w:rPr>
          <w:ins w:id="149" w:author="Anderson,Brian M" w:date="2020-11-02T08:13:00Z"/>
        </w:rPr>
      </w:pPr>
      <w:ins w:id="150" w:author="Anderson,Brian M" w:date="2020-11-02T08:13:00Z">
        <w:r>
          <w:t>32 initial filters</w:t>
        </w:r>
      </w:ins>
    </w:p>
    <w:p w14:paraId="20ACE3B0" w14:textId="77777777" w:rsidR="00930E2E" w:rsidRDefault="00930E2E" w:rsidP="00930E2E">
      <w:pPr>
        <w:pStyle w:val="ListParagraph"/>
        <w:keepNext/>
        <w:keepLines/>
        <w:numPr>
          <w:ilvl w:val="0"/>
          <w:numId w:val="2"/>
        </w:numPr>
        <w:rPr>
          <w:ins w:id="151" w:author="Anderson,Brian M" w:date="2020-11-02T08:13:00Z"/>
        </w:rPr>
      </w:pPr>
      <w:ins w:id="152" w:author="Anderson,Brian M" w:date="2020-11-02T08:13:00Z">
        <w:r>
          <w:t xml:space="preserve">128 maximum filters </w:t>
        </w:r>
      </w:ins>
    </w:p>
    <w:p w14:paraId="7FA12164" w14:textId="500600A6" w:rsidR="006901BE" w:rsidDel="00930E2E" w:rsidRDefault="000F673E" w:rsidP="003C315D">
      <w:pPr>
        <w:pStyle w:val="ListParagraph"/>
        <w:keepNext/>
        <w:keepLines/>
        <w:numPr>
          <w:ilvl w:val="0"/>
          <w:numId w:val="2"/>
        </w:numPr>
        <w:rPr>
          <w:del w:id="153" w:author="Anderson,Brian M" w:date="2020-11-02T08:13:00Z"/>
        </w:rPr>
      </w:pPr>
      <w:del w:id="154" w:author="Anderson,Brian M" w:date="2020-11-02T08:13:00Z">
        <w:r w:rsidDel="00930E2E">
          <w:delText>Number of layers</w:delText>
        </w:r>
        <w:r w:rsidR="006901BE" w:rsidDel="00930E2E">
          <w:delText xml:space="preserve"> were varied from 1, 2, 3, and 4</w:delText>
        </w:r>
      </w:del>
    </w:p>
    <w:p w14:paraId="638AF555" w14:textId="1153B7C0" w:rsidR="006901BE" w:rsidDel="00930E2E" w:rsidRDefault="006901BE" w:rsidP="003C315D">
      <w:pPr>
        <w:pStyle w:val="ListParagraph"/>
        <w:keepNext/>
        <w:keepLines/>
        <w:numPr>
          <w:ilvl w:val="0"/>
          <w:numId w:val="2"/>
        </w:numPr>
        <w:rPr>
          <w:del w:id="155" w:author="Anderson,Brian M" w:date="2020-11-02T08:13:00Z"/>
        </w:rPr>
      </w:pPr>
      <w:del w:id="156" w:author="Anderson,Brian M" w:date="2020-11-02T08:13:00Z">
        <w:r w:rsidDel="00930E2E">
          <w:delText>Initial number of convolution blocks were varied from 1, 2, 3, and 4</w:delText>
        </w:r>
      </w:del>
    </w:p>
    <w:p w14:paraId="64F2AF65" w14:textId="53BCF340" w:rsidR="006901BE" w:rsidDel="00930E2E" w:rsidRDefault="006901BE" w:rsidP="003C315D">
      <w:pPr>
        <w:pStyle w:val="ListParagraph"/>
        <w:keepNext/>
        <w:keepLines/>
        <w:numPr>
          <w:ilvl w:val="0"/>
          <w:numId w:val="2"/>
        </w:numPr>
        <w:rPr>
          <w:del w:id="157" w:author="Anderson,Brian M" w:date="2020-11-02T08:13:00Z"/>
        </w:rPr>
      </w:pPr>
      <w:del w:id="158" w:author="Anderson,Brian M" w:date="2020-11-02T08:13:00Z">
        <w:r w:rsidDel="00930E2E">
          <w:delText>The increase in number of convolution blocks (convolution lambda) for each layer was varied from 0, 1, and 2</w:delText>
        </w:r>
      </w:del>
    </w:p>
    <w:p w14:paraId="4D3F96A6" w14:textId="12CCC86D" w:rsidR="000F673E" w:rsidDel="00930E2E" w:rsidRDefault="000F673E" w:rsidP="003C315D">
      <w:pPr>
        <w:pStyle w:val="ListParagraph"/>
        <w:keepNext/>
        <w:keepLines/>
        <w:numPr>
          <w:ilvl w:val="0"/>
          <w:numId w:val="2"/>
        </w:numPr>
        <w:rPr>
          <w:del w:id="159" w:author="Anderson,Brian M" w:date="2020-11-02T08:13:00Z"/>
        </w:rPr>
      </w:pPr>
      <w:del w:id="160" w:author="Anderson,Brian M" w:date="2020-11-02T08:13:00Z">
        <w:r w:rsidDel="00930E2E">
          <w:delText>Maximum number of convolution blocks was 4</w:delText>
        </w:r>
      </w:del>
    </w:p>
    <w:p w14:paraId="1B8339CB" w14:textId="32DF4111" w:rsidR="006901BE" w:rsidDel="00930E2E" w:rsidRDefault="006901BE" w:rsidP="003C315D">
      <w:pPr>
        <w:pStyle w:val="ListParagraph"/>
        <w:keepNext/>
        <w:keepLines/>
        <w:numPr>
          <w:ilvl w:val="0"/>
          <w:numId w:val="2"/>
        </w:numPr>
        <w:rPr>
          <w:del w:id="161" w:author="Anderson,Brian M" w:date="2020-11-02T08:13:00Z"/>
        </w:rPr>
      </w:pPr>
      <w:del w:id="162" w:author="Anderson,Brian M" w:date="2020-11-02T08:13:00Z">
        <w:r w:rsidDel="00930E2E">
          <w:delText xml:space="preserve">The number of initial </w:delText>
        </w:r>
        <w:r w:rsidR="00F41FAE" w:rsidDel="00930E2E">
          <w:delText xml:space="preserve">filters was </w:delText>
        </w:r>
        <w:r w:rsidDel="00930E2E">
          <w:delText>32</w:delText>
        </w:r>
      </w:del>
    </w:p>
    <w:p w14:paraId="144CF245" w14:textId="39CFFFA5" w:rsidR="006901BE" w:rsidDel="00930E2E" w:rsidRDefault="006901BE" w:rsidP="003C315D">
      <w:pPr>
        <w:pStyle w:val="ListParagraph"/>
        <w:keepNext/>
        <w:keepLines/>
        <w:numPr>
          <w:ilvl w:val="0"/>
          <w:numId w:val="2"/>
        </w:numPr>
        <w:rPr>
          <w:del w:id="163" w:author="Anderson,Brian M" w:date="2020-11-02T08:13:00Z"/>
        </w:rPr>
      </w:pPr>
      <w:del w:id="164" w:author="Anderson,Brian M" w:date="2020-11-02T08:13:00Z">
        <w:r w:rsidDel="00930E2E">
          <w:delText>The maximum number of filters was 128</w:delText>
        </w:r>
      </w:del>
    </w:p>
    <w:p w14:paraId="66F70C84" w14:textId="117A518F" w:rsidR="00255933" w:rsidRDefault="00255933" w:rsidP="00255933">
      <w:pPr>
        <w:pStyle w:val="Heading3"/>
      </w:pPr>
      <w:r>
        <w:t>Dense</w:t>
      </w:r>
      <w:ins w:id="165" w:author="Anderson,Brian M" w:date="2020-11-02T08:13:00Z">
        <w:r w:rsidR="00930E2E">
          <w:t xml:space="preserve"> 3D</w:t>
        </w:r>
      </w:ins>
      <w:r>
        <w:t xml:space="preserve"> </w:t>
      </w:r>
      <w:proofErr w:type="spellStart"/>
      <w:r>
        <w:t>UNet</w:t>
      </w:r>
      <w:proofErr w:type="spellEnd"/>
    </w:p>
    <w:p w14:paraId="2EA820C9" w14:textId="2277786F" w:rsidR="00DA033F" w:rsidRDefault="006901BE" w:rsidP="00DA033F">
      <w:r>
        <w:t xml:space="preserve">A more complete </w:t>
      </w:r>
      <w:del w:id="166" w:author="Anderson,Brian M" w:date="2020-11-02T08:13:00Z">
        <w:r w:rsidDel="00930E2E">
          <w:delText>‘</w:delText>
        </w:r>
      </w:del>
      <w:ins w:id="167" w:author="Anderson,Brian M" w:date="2020-11-02T08:13:00Z">
        <w:r w:rsidR="00930E2E">
          <w:t>“</w:t>
        </w:r>
      </w:ins>
      <w:r>
        <w:t>flow</w:t>
      </w:r>
      <w:ins w:id="168" w:author="Anderson,Brian M" w:date="2020-11-02T08:13:00Z">
        <w:r w:rsidR="00930E2E">
          <w:t>”</w:t>
        </w:r>
      </w:ins>
      <w:del w:id="169" w:author="Anderson,Brian M" w:date="2020-11-02T08:13:00Z">
        <w:r w:rsidDel="00930E2E">
          <w:delText>’</w:delText>
        </w:r>
      </w:del>
      <w:r>
        <w:t xml:space="preserve">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B232C6">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13&lt;/sup&gt;","plainTextFormattedCitation":"13","previouslyFormattedCitation":"&lt;sup&gt;13&lt;/sup&gt;"},"properties":{"noteIndex":0},"schema":"https://github.com/citation-style-language/schema/raw/master/csl-citation.json"}</w:instrText>
      </w:r>
      <w:r w:rsidR="00D24D1F">
        <w:fldChar w:fldCharType="separate"/>
      </w:r>
      <w:r w:rsidR="00014931" w:rsidRPr="00014931">
        <w:rPr>
          <w:noProof/>
          <w:vertAlign w:val="superscript"/>
        </w:rPr>
        <w:t>13</w:t>
      </w:r>
      <w:r w:rsidR="00D24D1F">
        <w:fldChar w:fldCharType="end"/>
      </w:r>
      <w:r>
        <w:t>. This architectur</w:t>
      </w:r>
      <w:ins w:id="170" w:author="Anderson,Brian M" w:date="2020-11-02T08:14:00Z">
        <w:r w:rsidR="00930E2E">
          <w:t>al</w:t>
        </w:r>
      </w:ins>
      <w:del w:id="171" w:author="Anderson,Brian M" w:date="2020-11-02T08:14:00Z">
        <w:r w:rsidDel="00930E2E">
          <w:delText>e</w:delText>
        </w:r>
      </w:del>
      <w:r>
        <w:t xml:space="preserve"> style allows </w:t>
      </w:r>
      <w:r w:rsidR="000F673E">
        <w:t>previous</w:t>
      </w:r>
      <w:r>
        <w:t xml:space="preserve"> convolutions to be re-used</w:t>
      </w:r>
      <w:ins w:id="172" w:author="Anderson,Brian M" w:date="2020-11-02T08:14:00Z">
        <w:r w:rsidR="00930E2E">
          <w:t>; optimizing</w:t>
        </w:r>
      </w:ins>
      <w:del w:id="173" w:author="Anderson,Brian M" w:date="2020-11-02T08:14:00Z">
        <w:r w:rsidDel="00930E2E">
          <w:delText xml:space="preserve">, </w:delText>
        </w:r>
        <w:r w:rsidR="0078374C" w:rsidDel="00930E2E">
          <w:delText>allowing</w:delText>
        </w:r>
      </w:del>
      <w:r>
        <w:t xml:space="preserve"> the model</w:t>
      </w:r>
      <w:ins w:id="174" w:author="Anderson,Brian M" w:date="2020-11-02T08:14:00Z">
        <w:r w:rsidR="00930E2E">
          <w:t>’s reuse</w:t>
        </w:r>
      </w:ins>
      <w:del w:id="175" w:author="Anderson,Brian M" w:date="2020-11-02T08:14:00Z">
        <w:r w:rsidDel="00930E2E">
          <w:delText xml:space="preserve"> to </w:delText>
        </w:r>
        <w:r w:rsidR="0078374C" w:rsidDel="00930E2E">
          <w:delText>optimize reuse</w:delText>
        </w:r>
      </w:del>
      <w:r w:rsidR="0078374C">
        <w:t xml:space="preserve"> of</w:t>
      </w:r>
      <w:r>
        <w:t xml:space="preserve"> feature maps</w:t>
      </w:r>
      <w:r w:rsidR="00DB4693">
        <w:t xml:space="preserve"> </w:t>
      </w:r>
      <w:del w:id="176" w:author="Anderson,Brian M" w:date="2020-11-02T08:14:00Z">
        <w:r w:rsidR="00DB4693" w:rsidDel="00930E2E">
          <w:delText xml:space="preserve">and </w:delText>
        </w:r>
      </w:del>
      <w:r w:rsidR="00DB4693">
        <w:t>enabl</w:t>
      </w:r>
      <w:ins w:id="177" w:author="Anderson,Brian M" w:date="2020-11-02T08:15:00Z">
        <w:r w:rsidR="00930E2E">
          <w:t>es</w:t>
        </w:r>
      </w:ins>
      <w:del w:id="178" w:author="Anderson,Brian M" w:date="2020-11-02T08:15:00Z">
        <w:r w:rsidR="00DB4693" w:rsidDel="00930E2E">
          <w:delText>ing</w:delText>
        </w:r>
      </w:del>
      <w:r w:rsidR="00DB4693">
        <w:t xml:space="preserve"> more diversified feature </w:t>
      </w:r>
      <w:r w:rsidR="00D24D1F">
        <w:t>creation</w:t>
      </w:r>
      <w:r>
        <w:t xml:space="preserve">. </w:t>
      </w:r>
      <w:ins w:id="179" w:author="Anderson,Brian M" w:date="2020-11-02T08:15:00Z">
        <w:r w:rsidR="00930E2E" w:rsidRPr="00930E2E">
          <w:t xml:space="preserve">The reuse of previous convolutions allows the number of filters to </w:t>
        </w:r>
        <w:proofErr w:type="gramStart"/>
        <w:r w:rsidR="00930E2E" w:rsidRPr="00930E2E">
          <w:t>be significantly reduced</w:t>
        </w:r>
        <w:proofErr w:type="gramEnd"/>
        <w:r w:rsidR="00930E2E" w:rsidRPr="00930E2E">
          <w:t xml:space="preserve"> since the number of filters is increased by a small amount each time (referred to here as the “growth rate”).</w:t>
        </w:r>
      </w:ins>
      <w:del w:id="180" w:author="Anderson,Brian M" w:date="2020-11-02T08:15:00Z">
        <w:r w:rsidDel="00930E2E">
          <w:delText xml:space="preserve">Another benefit of this method is that the number of filters can be significantly </w:delText>
        </w:r>
        <w:r w:rsidR="000F673E" w:rsidDel="00930E2E">
          <w:delText>reduced since previous convolutions are re-used;</w:delText>
        </w:r>
        <w:r w:rsidDel="00930E2E">
          <w:delText xml:space="preserve"> only increasing </w:delText>
        </w:r>
        <w:r w:rsidR="000F673E" w:rsidDel="00930E2E">
          <w:delText xml:space="preserve">the number of filters </w:delText>
        </w:r>
        <w:r w:rsidDel="00930E2E">
          <w:delText>by a small amount each time (referred to here as ‘growth rate’</w:delText>
        </w:r>
        <w:r w:rsidR="000F673E" w:rsidDel="00930E2E">
          <w:delText>)</w:delText>
        </w:r>
        <w:r w:rsidDel="00930E2E">
          <w:delText>.</w:delText>
        </w:r>
      </w:del>
    </w:p>
    <w:p w14:paraId="02FE8A07" w14:textId="09FF0355" w:rsidR="000F673E" w:rsidRDefault="000F673E" w:rsidP="003C315D">
      <w:pPr>
        <w:keepNext/>
        <w:keepLines/>
      </w:pPr>
      <w:r>
        <w:t>Dense Network Architectur</w:t>
      </w:r>
      <w:ins w:id="181" w:author="Anderson,Brian M" w:date="2020-11-02T08:16:00Z">
        <w:r w:rsidR="00930E2E">
          <w:t>al</w:t>
        </w:r>
      </w:ins>
      <w:del w:id="182" w:author="Anderson,Brian M" w:date="2020-11-02T08:16:00Z">
        <w:r w:rsidDel="00930E2E">
          <w:delText>e</w:delText>
        </w:r>
      </w:del>
      <w:r>
        <w:t xml:space="preserve"> Parameters:</w:t>
      </w:r>
    </w:p>
    <w:p w14:paraId="6C8541B5" w14:textId="77777777" w:rsidR="00930E2E" w:rsidRDefault="00930E2E" w:rsidP="00930E2E">
      <w:pPr>
        <w:pStyle w:val="ListParagraph"/>
        <w:keepNext/>
        <w:keepLines/>
        <w:numPr>
          <w:ilvl w:val="0"/>
          <w:numId w:val="2"/>
        </w:numPr>
        <w:rPr>
          <w:ins w:id="183" w:author="Anderson,Brian M" w:date="2020-11-02T08:16:00Z"/>
        </w:rPr>
      </w:pPr>
      <w:ins w:id="184" w:author="Anderson,Brian M" w:date="2020-11-02T08:16:00Z">
        <w:r>
          <w:t xml:space="preserve">2 or 3 layers </w:t>
        </w:r>
      </w:ins>
    </w:p>
    <w:p w14:paraId="4F36A1E8" w14:textId="77777777" w:rsidR="00930E2E" w:rsidRDefault="00930E2E" w:rsidP="00930E2E">
      <w:pPr>
        <w:pStyle w:val="ListParagraph"/>
        <w:keepNext/>
        <w:keepLines/>
        <w:numPr>
          <w:ilvl w:val="0"/>
          <w:numId w:val="2"/>
        </w:numPr>
        <w:rPr>
          <w:ins w:id="185" w:author="Anderson,Brian M" w:date="2020-11-02T08:16:00Z"/>
        </w:rPr>
      </w:pPr>
      <w:ins w:id="186" w:author="Anderson,Brian M" w:date="2020-11-02T08:16:00Z">
        <w:r>
          <w:t>2 initial convolution blocks</w:t>
        </w:r>
      </w:ins>
    </w:p>
    <w:p w14:paraId="7DEE2382" w14:textId="77777777" w:rsidR="00930E2E" w:rsidRDefault="00930E2E" w:rsidP="00930E2E">
      <w:pPr>
        <w:pStyle w:val="ListParagraph"/>
        <w:keepNext/>
        <w:keepLines/>
        <w:numPr>
          <w:ilvl w:val="0"/>
          <w:numId w:val="2"/>
        </w:numPr>
        <w:rPr>
          <w:ins w:id="187" w:author="Anderson,Brian M" w:date="2020-11-02T08:16:00Z"/>
        </w:rPr>
      </w:pPr>
      <w:ins w:id="188" w:author="Anderson,Brian M" w:date="2020-11-02T08:16:00Z">
        <w:r>
          <w:t>Increase in convolution blocks (convolution lambda) for each layer of 0 or 1</w:t>
        </w:r>
      </w:ins>
    </w:p>
    <w:p w14:paraId="33D53773" w14:textId="77777777" w:rsidR="00930E2E" w:rsidRDefault="00930E2E" w:rsidP="00930E2E">
      <w:pPr>
        <w:pStyle w:val="ListParagraph"/>
        <w:keepNext/>
        <w:keepLines/>
        <w:numPr>
          <w:ilvl w:val="0"/>
          <w:numId w:val="2"/>
        </w:numPr>
        <w:rPr>
          <w:ins w:id="189" w:author="Anderson,Brian M" w:date="2020-11-02T08:16:00Z"/>
        </w:rPr>
      </w:pPr>
      <w:ins w:id="190" w:author="Anderson,Brian M" w:date="2020-11-02T08:16:00Z">
        <w:r>
          <w:t>4 maximum convolution blocks</w:t>
        </w:r>
      </w:ins>
    </w:p>
    <w:p w14:paraId="15BD0F1F" w14:textId="77777777" w:rsidR="00930E2E" w:rsidRDefault="00930E2E" w:rsidP="00930E2E">
      <w:pPr>
        <w:pStyle w:val="ListParagraph"/>
        <w:keepNext/>
        <w:keepLines/>
        <w:numPr>
          <w:ilvl w:val="0"/>
          <w:numId w:val="2"/>
        </w:numPr>
        <w:rPr>
          <w:ins w:id="191" w:author="Anderson,Brian M" w:date="2020-11-02T08:16:00Z"/>
        </w:rPr>
      </w:pPr>
      <w:ins w:id="192" w:author="Anderson,Brian M" w:date="2020-11-02T08:16:00Z">
        <w:r>
          <w:t xml:space="preserve">8, 12, 16, and 32 initial filters </w:t>
        </w:r>
      </w:ins>
    </w:p>
    <w:p w14:paraId="10F9D1A9" w14:textId="77777777" w:rsidR="00930E2E" w:rsidRDefault="00930E2E" w:rsidP="00930E2E">
      <w:pPr>
        <w:pStyle w:val="ListParagraph"/>
        <w:keepNext/>
        <w:keepLines/>
        <w:numPr>
          <w:ilvl w:val="0"/>
          <w:numId w:val="2"/>
        </w:numPr>
        <w:rPr>
          <w:ins w:id="193" w:author="Anderson,Brian M" w:date="2020-11-02T08:16:00Z"/>
        </w:rPr>
      </w:pPr>
      <w:ins w:id="194" w:author="Anderson,Brian M" w:date="2020-11-02T08:16:00Z">
        <w:r>
          <w:t>Filter growth rate of 0 and 4</w:t>
        </w:r>
      </w:ins>
    </w:p>
    <w:p w14:paraId="7A01DB32" w14:textId="49A1B948" w:rsidR="000F673E" w:rsidDel="00930E2E" w:rsidRDefault="00930E2E" w:rsidP="00BC3022">
      <w:pPr>
        <w:pStyle w:val="ListParagraph"/>
        <w:keepNext/>
        <w:keepLines/>
        <w:numPr>
          <w:ilvl w:val="0"/>
          <w:numId w:val="2"/>
        </w:numPr>
        <w:rPr>
          <w:del w:id="195" w:author="Anderson,Brian M" w:date="2020-11-02T08:16:00Z"/>
        </w:rPr>
      </w:pPr>
      <w:ins w:id="196" w:author="Anderson,Brian M" w:date="2020-11-02T08:16:00Z">
        <w:r>
          <w:t xml:space="preserve">Infinite maximum filters </w:t>
        </w:r>
      </w:ins>
      <w:del w:id="197" w:author="Anderson,Brian M" w:date="2020-11-02T08:16:00Z">
        <w:r w:rsidR="000F673E" w:rsidDel="00930E2E">
          <w:delText>Number of layers were varied from 2, and 3</w:delText>
        </w:r>
      </w:del>
    </w:p>
    <w:p w14:paraId="34431743" w14:textId="1F8D9E50" w:rsidR="000F673E" w:rsidDel="00930E2E" w:rsidRDefault="000F673E" w:rsidP="00930E2E">
      <w:pPr>
        <w:pStyle w:val="ListParagraph"/>
        <w:rPr>
          <w:del w:id="198" w:author="Anderson,Brian M" w:date="2020-11-02T08:16:00Z"/>
        </w:rPr>
        <w:pPrChange w:id="199" w:author="Anderson,Brian M" w:date="2020-11-02T08:20:00Z">
          <w:pPr>
            <w:pStyle w:val="ListParagraph"/>
            <w:keepNext/>
            <w:keepLines/>
            <w:numPr>
              <w:numId w:val="2"/>
            </w:numPr>
            <w:ind w:hanging="360"/>
          </w:pPr>
        </w:pPrChange>
      </w:pPr>
      <w:del w:id="200" w:author="Anderson,Brian M" w:date="2020-11-02T08:16:00Z">
        <w:r w:rsidDel="00930E2E">
          <w:delText>Initial number of convolution blocks were 2</w:delText>
        </w:r>
      </w:del>
    </w:p>
    <w:p w14:paraId="0CE026C1" w14:textId="55410496" w:rsidR="000F673E" w:rsidDel="00930E2E" w:rsidRDefault="000F673E" w:rsidP="00930E2E">
      <w:pPr>
        <w:pStyle w:val="ListParagraph"/>
        <w:rPr>
          <w:del w:id="201" w:author="Anderson,Brian M" w:date="2020-11-02T08:16:00Z"/>
        </w:rPr>
        <w:pPrChange w:id="202" w:author="Anderson,Brian M" w:date="2020-11-02T08:20:00Z">
          <w:pPr>
            <w:pStyle w:val="ListParagraph"/>
            <w:keepNext/>
            <w:keepLines/>
            <w:numPr>
              <w:numId w:val="2"/>
            </w:numPr>
            <w:ind w:hanging="360"/>
          </w:pPr>
        </w:pPrChange>
      </w:pPr>
      <w:del w:id="203" w:author="Anderson,Brian M" w:date="2020-11-02T08:16:00Z">
        <w:r w:rsidDel="00930E2E">
          <w:delText>The increase in number of convolution blocks (convolution lambda) for each layer was varied from 0, and 1</w:delText>
        </w:r>
      </w:del>
    </w:p>
    <w:p w14:paraId="0E3B838C" w14:textId="3A59C9E8" w:rsidR="000F673E" w:rsidDel="00930E2E" w:rsidRDefault="000F673E" w:rsidP="00930E2E">
      <w:pPr>
        <w:pStyle w:val="ListParagraph"/>
        <w:rPr>
          <w:del w:id="204" w:author="Anderson,Brian M" w:date="2020-11-02T08:16:00Z"/>
        </w:rPr>
        <w:pPrChange w:id="205" w:author="Anderson,Brian M" w:date="2020-11-02T08:20:00Z">
          <w:pPr>
            <w:pStyle w:val="ListParagraph"/>
            <w:keepNext/>
            <w:keepLines/>
            <w:numPr>
              <w:numId w:val="2"/>
            </w:numPr>
            <w:ind w:hanging="360"/>
          </w:pPr>
        </w:pPrChange>
      </w:pPr>
      <w:del w:id="206" w:author="Anderson,Brian M" w:date="2020-11-02T08:16:00Z">
        <w:r w:rsidDel="00930E2E">
          <w:delText>Maximum number of convolution blocks was 4</w:delText>
        </w:r>
      </w:del>
    </w:p>
    <w:p w14:paraId="1C3245A3" w14:textId="7DC22184" w:rsidR="000F673E" w:rsidDel="00930E2E" w:rsidRDefault="000F673E" w:rsidP="00930E2E">
      <w:pPr>
        <w:pStyle w:val="ListParagraph"/>
        <w:rPr>
          <w:del w:id="207" w:author="Anderson,Brian M" w:date="2020-11-02T08:16:00Z"/>
        </w:rPr>
        <w:pPrChange w:id="208" w:author="Anderson,Brian M" w:date="2020-11-02T08:20:00Z">
          <w:pPr>
            <w:pStyle w:val="ListParagraph"/>
            <w:keepNext/>
            <w:keepLines/>
            <w:numPr>
              <w:numId w:val="2"/>
            </w:numPr>
            <w:ind w:hanging="360"/>
          </w:pPr>
        </w:pPrChange>
      </w:pPr>
      <w:del w:id="209" w:author="Anderson,Brian M" w:date="2020-11-02T08:16:00Z">
        <w:r w:rsidDel="00930E2E">
          <w:delText xml:space="preserve">The number </w:delText>
        </w:r>
        <w:r w:rsidR="004A25D3" w:rsidDel="00930E2E">
          <w:delText>of initial filters was 8, 12, 16, and 32</w:delText>
        </w:r>
      </w:del>
    </w:p>
    <w:p w14:paraId="4FA64565" w14:textId="3A396BCA" w:rsidR="000F673E" w:rsidDel="00930E2E" w:rsidRDefault="000F673E" w:rsidP="00930E2E">
      <w:pPr>
        <w:pStyle w:val="ListParagraph"/>
        <w:rPr>
          <w:del w:id="210" w:author="Anderson,Brian M" w:date="2020-11-02T08:16:00Z"/>
        </w:rPr>
        <w:pPrChange w:id="211" w:author="Anderson,Brian M" w:date="2020-11-02T08:20:00Z">
          <w:pPr>
            <w:pStyle w:val="ListParagraph"/>
            <w:keepNext/>
            <w:keepLines/>
            <w:numPr>
              <w:numId w:val="2"/>
            </w:numPr>
            <w:ind w:hanging="360"/>
          </w:pPr>
        </w:pPrChange>
      </w:pPr>
      <w:del w:id="212" w:author="Anderson,Brian M" w:date="2020-11-02T08:16:00Z">
        <w:r w:rsidDel="00930E2E">
          <w:delText xml:space="preserve">Filter growth rate was </w:delText>
        </w:r>
        <w:r w:rsidR="004A25D3" w:rsidDel="00930E2E">
          <w:delText xml:space="preserve">0, and </w:delText>
        </w:r>
        <w:r w:rsidDel="00930E2E">
          <w:delText>4</w:delText>
        </w:r>
      </w:del>
    </w:p>
    <w:p w14:paraId="360E3061" w14:textId="77777777" w:rsidR="00930E2E" w:rsidRDefault="00930E2E" w:rsidP="00930E2E">
      <w:pPr>
        <w:pStyle w:val="ListParagraph"/>
        <w:rPr>
          <w:ins w:id="213" w:author="Anderson,Brian M" w:date="2020-11-02T08:16:00Z"/>
        </w:rPr>
        <w:pPrChange w:id="214" w:author="Anderson,Brian M" w:date="2020-11-02T08:20:00Z">
          <w:pPr>
            <w:pStyle w:val="Heading3"/>
          </w:pPr>
        </w:pPrChange>
      </w:pPr>
    </w:p>
    <w:p w14:paraId="38C122F6" w14:textId="51B55F19" w:rsidR="000F673E" w:rsidDel="00930E2E" w:rsidRDefault="000F673E" w:rsidP="003C315D">
      <w:pPr>
        <w:pStyle w:val="ListParagraph"/>
        <w:keepNext/>
        <w:keepLines/>
        <w:numPr>
          <w:ilvl w:val="0"/>
          <w:numId w:val="2"/>
        </w:numPr>
        <w:rPr>
          <w:del w:id="215" w:author="Anderson,Brian M" w:date="2020-11-02T08:16:00Z"/>
        </w:rPr>
      </w:pPr>
      <w:del w:id="216" w:author="Anderson,Brian M" w:date="2020-11-02T08:16:00Z">
        <w:r w:rsidDel="00930E2E">
          <w:lastRenderedPageBreak/>
          <w:delText>The maximum number of filters was infinity</w:delText>
        </w:r>
      </w:del>
    </w:p>
    <w:p w14:paraId="33EA3649" w14:textId="3BB0A153" w:rsidR="00322CDA" w:rsidRDefault="00322CDA" w:rsidP="00484061">
      <w:pPr>
        <w:pStyle w:val="Heading3"/>
      </w:pPr>
      <w:r>
        <w:t>Hybrid</w:t>
      </w:r>
      <w:ins w:id="217" w:author="Anderson,Brian M" w:date="2020-11-02T08:16:00Z">
        <w:r w:rsidR="00930E2E">
          <w:t>-</w:t>
        </w:r>
      </w:ins>
      <w:proofErr w:type="spellStart"/>
      <w:del w:id="218" w:author="Anderson,Brian M" w:date="2020-11-02T08:16:00Z">
        <w:r w:rsidDel="00930E2E">
          <w:delText xml:space="preserve"> </w:delText>
        </w:r>
      </w:del>
      <w:r w:rsidR="0067647D">
        <w:t>WNet</w:t>
      </w:r>
      <w:proofErr w:type="spellEnd"/>
      <w:del w:id="219" w:author="Anderson,Brian M" w:date="2020-11-02T08:16:00Z">
        <w:r w:rsidR="0067647D" w:rsidDel="00930E2E">
          <w:delText xml:space="preserve"> (HWNet)</w:delText>
        </w:r>
      </w:del>
    </w:p>
    <w:p w14:paraId="50580B01" w14:textId="3B00540D" w:rsidR="00B025B8" w:rsidRDefault="00322CDA" w:rsidP="00484061">
      <w:del w:id="220" w:author="Anderson,Brian M" w:date="2020-11-02T08:16:00Z">
        <w:r w:rsidDel="00930E2E">
          <w:delText xml:space="preserve">This </w:delText>
        </w:r>
      </w:del>
      <w:ins w:id="221" w:author="Anderson,Brian M" w:date="2020-11-02T08:16:00Z">
        <w:r w:rsidR="00930E2E">
          <w:t>Our Hybrid-</w:t>
        </w:r>
        <w:proofErr w:type="spellStart"/>
        <w:r w:rsidR="00930E2E">
          <w:t>WNet</w:t>
        </w:r>
        <w:proofErr w:type="spellEnd"/>
        <w:r w:rsidR="00930E2E">
          <w:t xml:space="preserve"> </w:t>
        </w:r>
      </w:ins>
      <w:r>
        <w:t>architectu</w:t>
      </w:r>
      <w:ins w:id="222" w:author="Anderson,Brian M" w:date="2020-11-02T08:16:00Z">
        <w:r w:rsidR="00930E2E">
          <w:t>ral</w:t>
        </w:r>
      </w:ins>
      <w:del w:id="223" w:author="Anderson,Brian M" w:date="2020-11-02T08:16:00Z">
        <w:r w:rsidDel="00930E2E">
          <w:delText>re</w:delText>
        </w:r>
      </w:del>
      <w:r>
        <w:t xml:space="preserve"> style was inspired by </w:t>
      </w:r>
      <w:del w:id="224" w:author="Anderson,Brian M" w:date="2020-11-02T08:17:00Z">
        <w:r w:rsidDel="00930E2E">
          <w:delText>the architecture</w:delText>
        </w:r>
      </w:del>
      <w:ins w:id="225" w:author="Anderson,Brian M" w:date="2020-11-02T08:17:00Z">
        <w:r w:rsidR="00930E2E">
          <w:t>that</w:t>
        </w:r>
      </w:ins>
      <w:r>
        <w:t xml:space="preserve"> presented by Li et al</w:t>
      </w:r>
      <w:ins w:id="226" w:author="Anderson,Brian M" w:date="2020-11-02T08:17:00Z">
        <w:r w:rsidR="00930E2E">
          <w:t>.</w:t>
        </w:r>
      </w:ins>
      <w:r w:rsidR="0060010F">
        <w:fldChar w:fldCharType="begin" w:fldLock="1"/>
      </w:r>
      <w:r w:rsidR="00BC3022">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8&lt;/sup&gt;","plainTextFormattedCitation":"8","previouslyFormattedCitation":"&lt;sup&gt;8&lt;/sup&gt;"},"properties":{"noteIndex":0},"schema":"https://github.com/citation-style-language/schema/raw/master/csl-citation.json"}</w:instrText>
      </w:r>
      <w:r w:rsidR="0060010F">
        <w:fldChar w:fldCharType="separate"/>
      </w:r>
      <w:r w:rsidR="00B232C6" w:rsidRPr="00B232C6">
        <w:rPr>
          <w:noProof/>
          <w:vertAlign w:val="superscript"/>
        </w:rPr>
        <w:t>8</w:t>
      </w:r>
      <w:r w:rsidR="0060010F">
        <w:fldChar w:fldCharType="end"/>
      </w:r>
      <w:r w:rsidR="0060010F">
        <w:t xml:space="preserve"> with </w:t>
      </w:r>
      <w:r w:rsidR="00E01458">
        <w:t>s</w:t>
      </w:r>
      <w:r w:rsidR="0060010F">
        <w:t xml:space="preserve">ignificant alterations. The </w:t>
      </w:r>
      <w:del w:id="227" w:author="Anderson,Brian M" w:date="2020-11-02T08:17:00Z">
        <w:r w:rsidR="0060010F" w:rsidDel="00930E2E">
          <w:delText xml:space="preserve">basis of the </w:delText>
        </w:r>
      </w:del>
      <w:r w:rsidR="0060010F">
        <w:t xml:space="preserve">architecture </w:t>
      </w:r>
      <w:del w:id="228" w:author="Anderson,Brian M" w:date="2020-11-02T08:17:00Z">
        <w:r w:rsidR="0060010F" w:rsidDel="00930E2E">
          <w:delText xml:space="preserve">is to </w:delText>
        </w:r>
      </w:del>
      <w:r w:rsidR="0060010F">
        <w:t>combine</w:t>
      </w:r>
      <w:ins w:id="229" w:author="Anderson,Brian M" w:date="2020-11-02T08:17:00Z">
        <w:r w:rsidR="00930E2E">
          <w:t>d</w:t>
        </w:r>
      </w:ins>
      <w:r w:rsidR="0060010F">
        <w:t xml:space="preserve"> 2D features extracted from the pre-trained 2D DenseNet</w:t>
      </w:r>
      <w:r w:rsidR="0060010F">
        <w:fldChar w:fldCharType="begin" w:fldLock="1"/>
      </w:r>
      <w:r w:rsidR="00B232C6">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13&lt;/sup&gt;","plainTextFormattedCitation":"13","previouslyFormattedCitation":"&lt;sup&gt;13&lt;/sup&gt;"},"properties":{"noteIndex":0},"schema":"https://github.com/citation-style-language/schema/raw/master/csl-citation.json"}</w:instrText>
      </w:r>
      <w:r w:rsidR="0060010F">
        <w:fldChar w:fldCharType="separate"/>
      </w:r>
      <w:r w:rsidR="00014931" w:rsidRPr="00014931">
        <w:rPr>
          <w:noProof/>
          <w:vertAlign w:val="superscript"/>
        </w:rPr>
        <w:t>13</w:t>
      </w:r>
      <w:r w:rsidR="0060010F">
        <w:fldChar w:fldCharType="end"/>
      </w:r>
      <w:r w:rsidR="0060010F">
        <w:t xml:space="preserve"> with a 3D convolutional neural network. </w:t>
      </w:r>
      <w:r w:rsidR="00B025B8">
        <w:t xml:space="preserve">Our model builds on the </w:t>
      </w:r>
      <w:proofErr w:type="spellStart"/>
      <w:r w:rsidR="00B025B8">
        <w:t>DenseNet</w:t>
      </w:r>
      <w:proofErr w:type="spellEnd"/>
      <w:r w:rsidR="00B025B8">
        <w:t xml:space="preserve"> 121 architecture implemented </w:t>
      </w:r>
      <w:del w:id="230" w:author="Anderson,Brian M" w:date="2020-11-02T08:17:00Z">
        <w:r w:rsidR="00B025B8" w:rsidDel="00930E2E">
          <w:delText xml:space="preserve">within </w:delText>
        </w:r>
      </w:del>
      <w:ins w:id="231" w:author="Anderson,Brian M" w:date="2020-11-02T08:17:00Z">
        <w:r w:rsidR="00930E2E">
          <w:t xml:space="preserve">in </w:t>
        </w:r>
      </w:ins>
      <w:proofErr w:type="spellStart"/>
      <w:r w:rsidR="00B025B8">
        <w:t>Tensorflow</w:t>
      </w:r>
      <w:proofErr w:type="spellEnd"/>
      <w:ins w:id="232" w:author="Anderson,Brian M" w:date="2020-11-02T08:17:00Z">
        <w:r w:rsidR="00930E2E">
          <w:t xml:space="preserve"> software</w:t>
        </w:r>
      </w:ins>
      <w:r w:rsidR="00B025B8">
        <w:fldChar w:fldCharType="begin" w:fldLock="1"/>
      </w:r>
      <w:r w:rsidR="00B232C6">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14&lt;/sup&gt;","plainTextFormattedCitation":"14","previouslyFormattedCitation":"&lt;sup&gt;14&lt;/sup&gt;"},"properties":{"noteIndex":0},"schema":"https://github.com/citation-style-language/schema/raw/master/csl-citation.json"}</w:instrText>
      </w:r>
      <w:r w:rsidR="00B025B8">
        <w:fldChar w:fldCharType="separate"/>
      </w:r>
      <w:r w:rsidR="00014931" w:rsidRPr="00014931">
        <w:rPr>
          <w:noProof/>
          <w:vertAlign w:val="superscript"/>
        </w:rPr>
        <w:t>14</w:t>
      </w:r>
      <w:r w:rsidR="00B025B8">
        <w:fldChar w:fldCharType="end"/>
      </w:r>
      <w:r w:rsidR="00B025B8">
        <w:t>. To turn this classifier into a semantic segmentation algorithm, we create</w:t>
      </w:r>
      <w:ins w:id="233" w:author="Anderson,Brian M" w:date="2020-11-02T08:18:00Z">
        <w:r w:rsidR="00930E2E">
          <w:t>d</w:t>
        </w:r>
      </w:ins>
      <w:r w:rsidR="00B025B8">
        <w:t xml:space="preserve"> a </w:t>
      </w:r>
      <w:proofErr w:type="spellStart"/>
      <w:r w:rsidR="00B025B8">
        <w:t>UNet</w:t>
      </w:r>
      <w:proofErr w:type="spellEnd"/>
      <w:r w:rsidR="00B025B8">
        <w:t xml:space="preserve"> of the </w:t>
      </w:r>
      <w:proofErr w:type="spellStart"/>
      <w:r w:rsidR="00B025B8">
        <w:t>DenseNet</w:t>
      </w:r>
      <w:proofErr w:type="spellEnd"/>
      <w:r w:rsidR="00B025B8">
        <w:t xml:space="preserve"> 121</w:t>
      </w:r>
      <w:ins w:id="234" w:author="Anderson,Brian M" w:date="2020-11-02T08:18:00Z">
        <w:r w:rsidR="00930E2E">
          <w:t xml:space="preserve"> and performed</w:t>
        </w:r>
      </w:ins>
      <w:del w:id="235" w:author="Anderson,Brian M" w:date="2020-11-02T08:18:00Z">
        <w:r w:rsidR="00B025B8" w:rsidDel="00930E2E">
          <w:delText>, performing</w:delText>
        </w:r>
      </w:del>
      <w:r w:rsidR="00B025B8">
        <w:t xml:space="preserve"> bilinear </w:t>
      </w:r>
      <w:proofErr w:type="spellStart"/>
      <w:r w:rsidR="00B025B8">
        <w:t>upsampling</w:t>
      </w:r>
      <w:proofErr w:type="spellEnd"/>
      <w:r w:rsidR="00B025B8">
        <w:t>, followed by a convolution and</w:t>
      </w:r>
      <w:ins w:id="236" w:author="Anderson,Brian M" w:date="2020-11-02T08:18:00Z">
        <w:r w:rsidR="00930E2E">
          <w:t xml:space="preserve"> the</w:t>
        </w:r>
      </w:ins>
      <w:r w:rsidR="00B025B8">
        <w:t xml:space="preserve"> addition of </w:t>
      </w:r>
      <w:del w:id="237" w:author="Anderson,Brian M" w:date="2020-11-02T08:18:00Z">
        <w:r w:rsidR="00B025B8" w:rsidDel="00930E2E">
          <w:delText xml:space="preserve">the </w:delText>
        </w:r>
      </w:del>
      <w:r w:rsidR="00B025B8">
        <w:t>encoding features (</w:t>
      </w:r>
      <w:del w:id="238" w:author="Anderson,Brian M" w:date="2020-11-02T08:18:00Z">
        <w:r w:rsidR="00B025B8" w:rsidDel="00930E2E">
          <w:delText xml:space="preserve">gray arrow, </w:delText>
        </w:r>
      </w:del>
      <w:r w:rsidR="00B025B8">
        <w:t xml:space="preserve">Figure </w:t>
      </w:r>
      <w:ins w:id="239" w:author="Anderson,Brian M" w:date="2020-11-02T08:18:00Z">
        <w:r w:rsidR="00930E2E">
          <w:t>xxx, gray arrow</w:t>
        </w:r>
      </w:ins>
      <w:del w:id="240" w:author="Anderson,Brian M" w:date="2020-11-02T08:18:00Z">
        <w:r w:rsidR="003C3074" w:rsidDel="00930E2E">
          <w:delText>3</w:delText>
        </w:r>
      </w:del>
      <w:r w:rsidR="00B025B8">
        <w:t>).</w:t>
      </w:r>
      <w:ins w:id="241" w:author="Anderson,Brian M" w:date="2020-11-02T08:19:00Z">
        <w:r w:rsidR="00930E2E">
          <w:t xml:space="preserve"> We coined the term Hybrid-</w:t>
        </w:r>
        <w:proofErr w:type="spellStart"/>
        <w:r w:rsidR="00930E2E">
          <w:t>WNet</w:t>
        </w:r>
        <w:proofErr w:type="spellEnd"/>
        <w:r w:rsidR="00930E2E">
          <w:t xml:space="preserve"> </w:t>
        </w:r>
        <w:proofErr w:type="gramStart"/>
        <w:r w:rsidR="00930E2E">
          <w:t>on the basis of</w:t>
        </w:r>
        <w:proofErr w:type="gramEnd"/>
        <w:r w:rsidR="00930E2E">
          <w:t xml:space="preserve"> the hybrid approach of combing 2D and 3D features, along with W-shaped appearance of two </w:t>
        </w:r>
        <w:proofErr w:type="spellStart"/>
        <w:r w:rsidR="00930E2E">
          <w:t>UNets</w:t>
        </w:r>
        <w:proofErr w:type="spellEnd"/>
        <w:r w:rsidR="00930E2E">
          <w:t xml:space="preserve"> beside each other (Figure xxx).</w:t>
        </w:r>
      </w:ins>
    </w:p>
    <w:p w14:paraId="0129F035" w14:textId="05FFBC19" w:rsidR="00322CDA" w:rsidRDefault="00B025B8" w:rsidP="00484061">
      <w:r>
        <w:t>Our architecture and training varie</w:t>
      </w:r>
      <w:del w:id="242" w:author="Anderson,Brian M" w:date="2020-11-02T08:20:00Z">
        <w:r w:rsidDel="00930E2E">
          <w:delText>s</w:delText>
        </w:r>
      </w:del>
      <w:ins w:id="243" w:author="Anderson,Brian M" w:date="2020-11-02T08:20:00Z">
        <w:r w:rsidR="00930E2E">
          <w:t>d</w:t>
        </w:r>
      </w:ins>
      <w:r>
        <w:t xml:space="preserve"> from the original architecture in three fundamental ways. First, we provide</w:t>
      </w:r>
      <w:ins w:id="244" w:author="Anderson,Brian M" w:date="2020-11-02T08:20:00Z">
        <w:r w:rsidR="00930E2E">
          <w:t>d</w:t>
        </w:r>
      </w:ins>
      <w:r>
        <w:t xml:space="preserve"> connections from the encoding to the de-coding side of the </w:t>
      </w:r>
      <w:proofErr w:type="spellStart"/>
      <w:r>
        <w:t>DenseNet</w:t>
      </w:r>
      <w:proofErr w:type="spellEnd"/>
      <w:r>
        <w:t xml:space="preserve"> 121 network via additi</w:t>
      </w:r>
      <w:r w:rsidR="00B341B0">
        <w:t xml:space="preserve">ons, ensuring </w:t>
      </w:r>
      <w:ins w:id="245" w:author="Anderson,Brian M" w:date="2020-11-02T08:20:00Z">
        <w:r w:rsidR="00930E2E">
          <w:t xml:space="preserve">that </w:t>
        </w:r>
      </w:ins>
      <w:r w:rsidR="00B341B0">
        <w:t xml:space="preserve">previous features </w:t>
      </w:r>
      <w:del w:id="246" w:author="Anderson,Brian M" w:date="2020-11-02T08:20:00Z">
        <w:r w:rsidR="00B341B0" w:rsidDel="00930E2E">
          <w:delText xml:space="preserve">are </w:delText>
        </w:r>
      </w:del>
      <w:ins w:id="247" w:author="Anderson,Brian M" w:date="2020-11-02T08:20:00Z">
        <w:r w:rsidR="00930E2E">
          <w:t xml:space="preserve">were </w:t>
        </w:r>
      </w:ins>
      <w:r w:rsidR="00B341B0">
        <w:t xml:space="preserve">not lost </w:t>
      </w:r>
      <w:del w:id="248" w:author="Anderson,Brian M" w:date="2020-11-02T08:20:00Z">
        <w:r w:rsidR="00B341B0" w:rsidDel="00930E2E">
          <w:delText xml:space="preserve">due </w:delText>
        </w:r>
      </w:del>
      <w:proofErr w:type="gramStart"/>
      <w:ins w:id="249" w:author="Anderson,Brian M" w:date="2020-11-02T08:20:00Z">
        <w:r w:rsidR="00930E2E">
          <w:t>as a result</w:t>
        </w:r>
        <w:proofErr w:type="gramEnd"/>
        <w:r w:rsidR="00930E2E">
          <w:t xml:space="preserve"> of</w:t>
        </w:r>
      </w:ins>
      <w:del w:id="250" w:author="Anderson,Brian M" w:date="2020-11-02T08:20:00Z">
        <w:r w:rsidR="00B341B0" w:rsidDel="00930E2E">
          <w:delText>to</w:delText>
        </w:r>
      </w:del>
      <w:r w:rsidR="00B341B0">
        <w:t xml:space="preserve"> pooling and </w:t>
      </w:r>
      <w:proofErr w:type="spellStart"/>
      <w:r w:rsidR="00B341B0">
        <w:t>upsampling</w:t>
      </w:r>
      <w:proofErr w:type="spellEnd"/>
      <w:r>
        <w:t xml:space="preserve">. Second, in </w:t>
      </w:r>
      <w:del w:id="251" w:author="Anderson,Brian M" w:date="2020-11-02T08:20:00Z">
        <w:r w:rsidDel="00930E2E">
          <w:delText xml:space="preserve">the training of our </w:delText>
        </w:r>
      </w:del>
      <w:r>
        <w:t>architecture</w:t>
      </w:r>
      <w:ins w:id="252" w:author="Anderson,Brian M" w:date="2020-11-02T08:20:00Z">
        <w:r w:rsidR="00930E2E">
          <w:t xml:space="preserve"> training</w:t>
        </w:r>
      </w:ins>
      <w:r>
        <w:t>, we br</w:t>
      </w:r>
      <w:ins w:id="253" w:author="Anderson,Brian M" w:date="2020-11-02T08:21:00Z">
        <w:r w:rsidR="00930E2E">
          <w:t>o</w:t>
        </w:r>
      </w:ins>
      <w:del w:id="254" w:author="Anderson,Brian M" w:date="2020-11-02T08:21:00Z">
        <w:r w:rsidDel="00930E2E">
          <w:delText>ea</w:delText>
        </w:r>
      </w:del>
      <w:r>
        <w:t>k</w:t>
      </w:r>
      <w:ins w:id="255" w:author="Anderson,Brian M" w:date="2020-11-02T08:21:00Z">
        <w:r w:rsidR="00930E2E">
          <w:t>e</w:t>
        </w:r>
      </w:ins>
      <w:r>
        <w:t xml:space="preserve"> the training process </w:t>
      </w:r>
      <w:r w:rsidR="00B341B0">
        <w:t xml:space="preserve">into four steps: 1) training only the new decoding side of the </w:t>
      </w:r>
      <w:proofErr w:type="spellStart"/>
      <w:r w:rsidR="00B341B0">
        <w:t>DenseNet</w:t>
      </w:r>
      <w:proofErr w:type="spellEnd"/>
      <w:r w:rsidR="00B341B0">
        <w:t xml:space="preserve"> 121, 2) training the entire DenseNet121, 3) training only the 3D network with the extracted 2D features, and 4) entire end-to-end training</w:t>
      </w:r>
      <w:r>
        <w:t xml:space="preserve">. </w:t>
      </w:r>
      <w:r w:rsidR="00B341B0">
        <w:t>By breaking up the training process in this fashion</w:t>
      </w:r>
      <w:ins w:id="256" w:author="Anderson,Brian M" w:date="2020-11-02T08:21:00Z">
        <w:r w:rsidR="00930E2E">
          <w:t>,</w:t>
        </w:r>
      </w:ins>
      <w:r w:rsidR="00B341B0">
        <w:t xml:space="preserve"> we ensure</w:t>
      </w:r>
      <w:ins w:id="257" w:author="Anderson,Brian M" w:date="2020-11-02T08:21:00Z">
        <w:r w:rsidR="00930E2E">
          <w:t>d</w:t>
        </w:r>
      </w:ins>
      <w:r w:rsidR="00B341B0">
        <w:t xml:space="preserve"> that we c</w:t>
      </w:r>
      <w:del w:id="258" w:author="Anderson,Brian M" w:date="2020-11-02T08:21:00Z">
        <w:r w:rsidR="00B341B0" w:rsidDel="00930E2E">
          <w:delText>an</w:delText>
        </w:r>
      </w:del>
      <w:ins w:id="259" w:author="Anderson,Brian M" w:date="2020-11-02T08:21:00Z">
        <w:r w:rsidR="00930E2E">
          <w:t>ould</w:t>
        </w:r>
      </w:ins>
      <w:r w:rsidR="00B341B0">
        <w:t xml:space="preserve"> use high learning rates without </w:t>
      </w:r>
      <w:del w:id="260" w:author="Anderson,Brian M" w:date="2020-11-02T08:21:00Z">
        <w:r w:rsidR="00B341B0" w:rsidDel="00930E2E">
          <w:delText xml:space="preserve">fear </w:delText>
        </w:r>
      </w:del>
      <w:ins w:id="261" w:author="Anderson,Brian M" w:date="2020-11-02T08:21:00Z">
        <w:r w:rsidR="00930E2E">
          <w:t xml:space="preserve">the risk </w:t>
        </w:r>
      </w:ins>
      <w:r w:rsidR="00B341B0">
        <w:t xml:space="preserve">of </w:t>
      </w:r>
      <w:del w:id="262" w:author="Anderson,Brian M" w:date="2020-11-02T08:21:00Z">
        <w:r w:rsidR="00B341B0" w:rsidDel="00930E2E">
          <w:delText>‘</w:delText>
        </w:r>
      </w:del>
      <w:ins w:id="263" w:author="Anderson,Brian M" w:date="2020-11-02T08:21:00Z">
        <w:r w:rsidR="00930E2E">
          <w:t>“</w:t>
        </w:r>
      </w:ins>
      <w:proofErr w:type="spellStart"/>
      <w:r w:rsidR="00B341B0">
        <w:t>untraining</w:t>
      </w:r>
      <w:proofErr w:type="spellEnd"/>
      <w:ins w:id="264" w:author="Anderson,Brian M" w:date="2020-11-02T08:21:00Z">
        <w:r w:rsidR="00930E2E">
          <w:t>”</w:t>
        </w:r>
      </w:ins>
      <w:del w:id="265" w:author="Anderson,Brian M" w:date="2020-11-02T08:21:00Z">
        <w:r w:rsidR="00B341B0" w:rsidDel="00930E2E">
          <w:delText>’</w:delText>
        </w:r>
      </w:del>
      <w:r w:rsidR="00B341B0">
        <w:t xml:space="preserve"> </w:t>
      </w:r>
      <w:proofErr w:type="spellStart"/>
      <w:r w:rsidR="00B341B0">
        <w:t>pretrained</w:t>
      </w:r>
      <w:proofErr w:type="spellEnd"/>
      <w:r w:rsidR="00B341B0">
        <w:t xml:space="preserve"> layers or feature extractors. Third, our 3D </w:t>
      </w:r>
      <w:proofErr w:type="spellStart"/>
      <w:r w:rsidR="00B341B0">
        <w:t>DenseNet</w:t>
      </w:r>
      <w:proofErr w:type="spellEnd"/>
      <w:r w:rsidR="00B341B0">
        <w:t xml:space="preserve"> contain</w:t>
      </w:r>
      <w:ins w:id="266" w:author="Anderson,Brian M" w:date="2020-11-02T08:22:00Z">
        <w:r w:rsidR="00930E2E">
          <w:t>ed</w:t>
        </w:r>
      </w:ins>
      <w:del w:id="267" w:author="Anderson,Brian M" w:date="2020-11-02T08:22:00Z">
        <w:r w:rsidR="00B341B0" w:rsidDel="00930E2E">
          <w:delText>s</w:delText>
        </w:r>
      </w:del>
      <w:r w:rsidR="00B341B0">
        <w:t xml:space="preserve"> truly dense layers, with extracted features shared throughout the entirety of each layer</w:t>
      </w:r>
      <w:ins w:id="268" w:author="Anderson,Brian M" w:date="2020-11-02T08:22:00Z">
        <w:r w:rsidR="00631DAD">
          <w:t>; this</w:t>
        </w:r>
      </w:ins>
      <w:del w:id="269" w:author="Anderson,Brian M" w:date="2020-11-02T08:22:00Z">
        <w:r w:rsidR="00B341B0" w:rsidDel="00631DAD">
          <w:delText>,</w:delText>
        </w:r>
      </w:del>
      <w:r w:rsidR="00B341B0">
        <w:t xml:space="preserve"> enabl</w:t>
      </w:r>
      <w:ins w:id="270" w:author="Anderson,Brian M" w:date="2020-11-02T08:22:00Z">
        <w:r w:rsidR="00631DAD">
          <w:t xml:space="preserve">ed the use of </w:t>
        </w:r>
      </w:ins>
      <w:del w:id="271" w:author="Anderson,Brian M" w:date="2020-11-02T08:22:00Z">
        <w:r w:rsidR="00B341B0" w:rsidDel="00631DAD">
          <w:delText xml:space="preserve">ing a </w:delText>
        </w:r>
      </w:del>
      <w:r w:rsidR="00B341B0">
        <w:t xml:space="preserve">significantly </w:t>
      </w:r>
      <w:del w:id="272" w:author="Anderson,Brian M" w:date="2020-11-02T08:22:00Z">
        <w:r w:rsidR="00B341B0" w:rsidDel="00631DAD">
          <w:delText>reduced number o</w:delText>
        </w:r>
      </w:del>
      <w:r w:rsidR="00B341B0">
        <w:t>f</w:t>
      </w:r>
      <w:ins w:id="273" w:author="Anderson,Brian M" w:date="2020-11-02T08:22:00Z">
        <w:r w:rsidR="00631DAD">
          <w:t>ewer</w:t>
        </w:r>
      </w:ins>
      <w:r w:rsidR="00B341B0">
        <w:t xml:space="preserve"> features.</w:t>
      </w:r>
    </w:p>
    <w:p w14:paraId="4923E548" w14:textId="39C200C1" w:rsidR="00F0105E" w:rsidDel="00631DAD" w:rsidRDefault="00F0105E" w:rsidP="00484061">
      <w:pPr>
        <w:rPr>
          <w:del w:id="274" w:author="Anderson,Brian M" w:date="2020-11-02T08:22:00Z"/>
        </w:rPr>
      </w:pPr>
      <w:del w:id="275" w:author="Anderson,Brian M" w:date="2020-11-02T08:22:00Z">
        <w:r w:rsidDel="00631DAD">
          <w:delText>We coin the term Hybrid-WNet (HWNet) based on the hybrid approach of combining 2D and 3D features, along with the W appearance of two UNets beside each other</w:delText>
        </w:r>
        <w:r w:rsidR="008022BB" w:rsidDel="00631DAD">
          <w:delText xml:space="preserve">, Figure </w:delText>
        </w:r>
        <w:r w:rsidR="003C3074" w:rsidDel="00631DAD">
          <w:delText>3</w:delText>
        </w:r>
        <w:r w:rsidR="008022BB" w:rsidDel="00631DAD">
          <w:delText>.</w:delText>
        </w:r>
      </w:del>
    </w:p>
    <w:p w14:paraId="2384F429" w14:textId="77777777" w:rsidR="008022BB" w:rsidRDefault="008022BB" w:rsidP="00484061">
      <w:pPr>
        <w:keepNext/>
      </w:pPr>
      <w:r>
        <w:rPr>
          <w:noProof/>
        </w:rPr>
        <w:drawing>
          <wp:inline distT="0" distB="0" distL="0" distR="0" wp14:anchorId="387FA3DC" wp14:editId="4535D205">
            <wp:extent cx="6239866" cy="2080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3074" cy="2091696"/>
                    </a:xfrm>
                    <a:prstGeom prst="rect">
                      <a:avLst/>
                    </a:prstGeom>
                    <a:noFill/>
                  </pic:spPr>
                </pic:pic>
              </a:graphicData>
            </a:graphic>
          </wp:inline>
        </w:drawing>
      </w:r>
    </w:p>
    <w:p w14:paraId="0051FBC2" w14:textId="462D9A95" w:rsidR="008022BB" w:rsidRPr="0060010F" w:rsidRDefault="008022BB" w:rsidP="00484061">
      <w:pPr>
        <w:pStyle w:val="Caption"/>
      </w:pPr>
      <w:r>
        <w:t xml:space="preserve">Figure </w:t>
      </w:r>
      <w:r w:rsidR="0063709D">
        <w:fldChar w:fldCharType="begin"/>
      </w:r>
      <w:r w:rsidR="0063709D">
        <w:instrText xml:space="preserve"> SEQ Figure \* ARABIC </w:instrText>
      </w:r>
      <w:r w:rsidR="0063709D">
        <w:fldChar w:fldCharType="separate"/>
      </w:r>
      <w:ins w:id="276" w:author="Anderson,Brian M" w:date="2020-10-30T08:40:00Z">
        <w:r w:rsidR="00AF26C7">
          <w:rPr>
            <w:noProof/>
          </w:rPr>
          <w:t>3</w:t>
        </w:r>
      </w:ins>
      <w:del w:id="277" w:author="Anderson,Brian M" w:date="2020-10-30T08:40:00Z">
        <w:r w:rsidR="00CD76F5" w:rsidDel="00AF26C7">
          <w:rPr>
            <w:noProof/>
          </w:rPr>
          <w:delText>4</w:delText>
        </w:r>
      </w:del>
      <w:r w:rsidR="0063709D">
        <w:rPr>
          <w:noProof/>
        </w:rPr>
        <w:fldChar w:fldCharType="end"/>
      </w:r>
      <w:r>
        <w:t>:</w:t>
      </w:r>
      <w:r w:rsidRPr="008022BB">
        <w:t xml:space="preserve"> </w:t>
      </w:r>
      <w:r>
        <w:t>Hybrid W-Net (</w:t>
      </w:r>
      <w:proofErr w:type="spellStart"/>
      <w:r>
        <w:t>HWNet</w:t>
      </w:r>
      <w:proofErr w:type="spellEnd"/>
      <w:r>
        <w:t xml:space="preserve">). (Left) Pre-trained 2D </w:t>
      </w:r>
      <w:proofErr w:type="spellStart"/>
      <w:r>
        <w:t>DenseNet</w:t>
      </w:r>
      <w:proofErr w:type="spellEnd"/>
      <w:r>
        <w:t xml:space="preserve"> 121 converted into </w:t>
      </w:r>
      <w:proofErr w:type="spellStart"/>
      <w:r>
        <w:t>UNet</w:t>
      </w:r>
      <w:proofErr w:type="spellEnd"/>
      <w:r>
        <w:t xml:space="preserve">, where final features </w:t>
      </w:r>
      <w:proofErr w:type="gramStart"/>
      <w:r>
        <w:t>are concatenated</w:t>
      </w:r>
      <w:proofErr w:type="gramEnd"/>
      <w:r>
        <w:t xml:space="preserve"> into 3D </w:t>
      </w:r>
      <w:proofErr w:type="spellStart"/>
      <w:r>
        <w:t>DenseNet</w:t>
      </w:r>
      <w:proofErr w:type="spellEnd"/>
      <w:r>
        <w:t xml:space="preserve">. (Right) 3D </w:t>
      </w:r>
      <w:proofErr w:type="spellStart"/>
      <w:r>
        <w:t>DenseNet</w:t>
      </w:r>
      <w:proofErr w:type="spellEnd"/>
      <w:r>
        <w:t xml:space="preserve"> architecture defined as two layers, two convolution blocks in Layer 0, three convolution blocks in Layer 1, and eight initial filters.</w:t>
      </w:r>
    </w:p>
    <w:p w14:paraId="3F12AE43" w14:textId="7DBC0D39" w:rsidR="008E4547" w:rsidRDefault="00631DAD" w:rsidP="00326A2F">
      <w:pPr>
        <w:pStyle w:val="Heading2"/>
      </w:pPr>
      <w:ins w:id="278" w:author="Anderson,Brian M" w:date="2020-11-02T08:23:00Z">
        <w:r>
          <w:t xml:space="preserve">Model </w:t>
        </w:r>
      </w:ins>
      <w:r w:rsidR="00326A2F">
        <w:t>Training</w:t>
      </w:r>
    </w:p>
    <w:p w14:paraId="6270F969" w14:textId="77777777" w:rsidR="00631DAD" w:rsidRDefault="00631DAD" w:rsidP="00326A2F">
      <w:pPr>
        <w:rPr>
          <w:ins w:id="279" w:author="Anderson,Brian M" w:date="2020-11-02T08:23:00Z"/>
        </w:rPr>
      </w:pPr>
    </w:p>
    <w:p w14:paraId="4AB41B3A" w14:textId="34C4F002" w:rsidR="00BA557C" w:rsidRDefault="00A35224" w:rsidP="00326A2F">
      <w:r>
        <w:t>All model training was performed using NVIDIA-Tesla V100 32GB GPUs</w:t>
      </w:r>
      <w:r w:rsidR="002B1C4A">
        <w:fldChar w:fldCharType="begin" w:fldLock="1"/>
      </w:r>
      <w:r w:rsidR="00B232C6">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15&lt;/sup&gt;","plainTextFormattedCitation":"15","previouslyFormattedCitation":"&lt;sup&gt;15&lt;/sup&gt;"},"properties":{"noteIndex":0},"schema":"https://github.com/citation-style-language/schema/raw/master/csl-citation.json"}</w:instrText>
      </w:r>
      <w:r w:rsidR="002B1C4A">
        <w:fldChar w:fldCharType="separate"/>
      </w:r>
      <w:r w:rsidR="00014931" w:rsidRPr="00014931">
        <w:rPr>
          <w:noProof/>
          <w:vertAlign w:val="superscript"/>
        </w:rPr>
        <w:t>15</w:t>
      </w:r>
      <w:r w:rsidR="002B1C4A">
        <w:fldChar w:fldCharType="end"/>
      </w:r>
      <w:r>
        <w:t xml:space="preserve">. All model creation, training, optimization, and evaluation was performed using </w:t>
      </w:r>
      <w:proofErr w:type="spellStart"/>
      <w:r>
        <w:t>Tensorflow</w:t>
      </w:r>
      <w:proofErr w:type="spellEnd"/>
      <w:r>
        <w:t xml:space="preserve"> </w:t>
      </w:r>
      <w:ins w:id="280" w:author="Anderson,Brian M" w:date="2020-11-02T08:23:00Z">
        <w:r w:rsidR="00631DAD">
          <w:t xml:space="preserve">software </w:t>
        </w:r>
      </w:ins>
      <w:r>
        <w:t>version 2.2.0</w:t>
      </w:r>
      <w:r>
        <w:fldChar w:fldCharType="begin" w:fldLock="1"/>
      </w:r>
      <w:r w:rsidR="00B232C6">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16&lt;/sup&gt;","plainTextFormattedCitation":"16","previouslyFormattedCitation":"&lt;sup&gt;16&lt;/sup&gt;"},"properties":{"noteIndex":0},"schema":"https://github.com/citation-style-language/schema/raw/master/csl-citation.json"}</w:instrText>
      </w:r>
      <w:r>
        <w:fldChar w:fldCharType="separate"/>
      </w:r>
      <w:r w:rsidR="00014931" w:rsidRPr="00014931">
        <w:rPr>
          <w:noProof/>
          <w:vertAlign w:val="superscript"/>
        </w:rPr>
        <w:t>16</w:t>
      </w:r>
      <w:r>
        <w:fldChar w:fldCharType="end"/>
      </w:r>
      <w:r>
        <w:t>.</w:t>
      </w:r>
      <w:r w:rsidR="002B1C4A">
        <w:t xml:space="preserve"> </w:t>
      </w:r>
      <w:r w:rsidR="001B4402">
        <w:t xml:space="preserve">Models </w:t>
      </w:r>
      <w:proofErr w:type="gramStart"/>
      <w:r w:rsidR="001B4402">
        <w:t xml:space="preserve">were </w:t>
      </w:r>
      <w:r w:rsidR="001B4402">
        <w:lastRenderedPageBreak/>
        <w:t>optimized</w:t>
      </w:r>
      <w:proofErr w:type="gramEnd"/>
      <w:r w:rsidR="001B4402">
        <w:t xml:space="preserve"> using a sparse categorical cross entropy loss and </w:t>
      </w:r>
      <w:ins w:id="281" w:author="Anderson,Brian M" w:date="2020-11-02T08:23:00Z">
        <w:r w:rsidR="00631DAD">
          <w:t xml:space="preserve">an </w:t>
        </w:r>
      </w:ins>
      <w:r w:rsidR="001B4402">
        <w:t xml:space="preserve">Adam optimizer. Mixed precision </w:t>
      </w:r>
      <w:proofErr w:type="gramStart"/>
      <w:r w:rsidR="001B4402">
        <w:t>was enabled</w:t>
      </w:r>
      <w:proofErr w:type="gramEnd"/>
      <w:r w:rsidR="001B4402">
        <w:t xml:space="preserve"> to </w:t>
      </w:r>
      <w:r w:rsidR="00373E7F">
        <w:t>reduce</w:t>
      </w:r>
      <w:r w:rsidR="001B4402">
        <w:t xml:space="preserve"> the training </w:t>
      </w:r>
      <w:r w:rsidR="00373E7F">
        <w:t>time</w:t>
      </w:r>
      <w:r w:rsidR="001B4402">
        <w:t>.</w:t>
      </w:r>
    </w:p>
    <w:p w14:paraId="7A856692" w14:textId="1AD2A9B7" w:rsidR="00210ED9" w:rsidRDefault="001B4402">
      <w:r>
        <w:t xml:space="preserve">The model </w:t>
      </w:r>
      <w:proofErr w:type="gramStart"/>
      <w:r w:rsidR="00CD3AC4">
        <w:t>was trained</w:t>
      </w:r>
      <w:proofErr w:type="gramEnd"/>
      <w:r w:rsidR="00CD3AC4">
        <w:t xml:space="preserve"> with </w:t>
      </w:r>
      <w:r>
        <w:t xml:space="preserve">two inputs, </w:t>
      </w:r>
      <w:r w:rsidR="00F90763">
        <w:t xml:space="preserve">a CT </w:t>
      </w:r>
      <w:r w:rsidR="00BA557C">
        <w:t>image</w:t>
      </w:r>
      <w:r>
        <w:t xml:space="preserve"> and a</w:t>
      </w:r>
      <w:r w:rsidR="00BA557C">
        <w:t xml:space="preserve"> binary mask of the liver</w:t>
      </w:r>
      <w:r>
        <w:t>. The liver mask</w:t>
      </w:r>
      <w:r w:rsidR="00BA557C">
        <w:t xml:space="preserve"> automatically </w:t>
      </w:r>
      <w:r>
        <w:t xml:space="preserve">assigns </w:t>
      </w:r>
      <w:ins w:id="282" w:author="Anderson,Brian M" w:date="2020-11-02T08:24:00Z">
        <w:r w:rsidR="00631DAD">
          <w:t xml:space="preserve">a </w:t>
        </w:r>
      </w:ins>
      <w:r>
        <w:t>background to any voxel</w:t>
      </w:r>
      <w:ins w:id="283" w:author="Anderson,Brian M" w:date="2020-11-02T08:24:00Z">
        <w:r w:rsidR="00631DAD">
          <w:t xml:space="preserve"> that is</w:t>
        </w:r>
      </w:ins>
      <w:r>
        <w:t xml:space="preserve"> not present within the liver,</w:t>
      </w:r>
      <w:r w:rsidR="00BA557C">
        <w:t xml:space="preserve"> as any disease should be within the</w:t>
      </w:r>
      <w:r>
        <w:t xml:space="preserve"> provided</w:t>
      </w:r>
      <w:r w:rsidR="00BA557C">
        <w:t xml:space="preserve"> liver contour.</w:t>
      </w:r>
      <w:r>
        <w:t xml:space="preserve"> Training involved passing </w:t>
      </w:r>
      <w:r w:rsidR="0000252A">
        <w:t xml:space="preserve">B*N*H*W*C </w:t>
      </w:r>
      <w:r w:rsidR="00E94FAB">
        <w:t>tensors</w:t>
      </w:r>
      <w:ins w:id="284" w:author="Anderson,Brian M" w:date="2020-11-02T08:24:00Z">
        <w:r w:rsidR="00631DAD">
          <w:t xml:space="preserve"> to the model</w:t>
        </w:r>
      </w:ins>
      <w:r w:rsidR="00E94FAB">
        <w:t>, where</w:t>
      </w:r>
      <w:ins w:id="285" w:author="Anderson,Brian M" w:date="2020-11-02T08:24:00Z">
        <w:r w:rsidR="00631DAD">
          <w:t xml:space="preserve"> the</w:t>
        </w:r>
      </w:ins>
      <w:r w:rsidR="00E94FAB">
        <w:t xml:space="preserve"> (B)</w:t>
      </w:r>
      <w:proofErr w:type="spellStart"/>
      <w:r w:rsidR="00E94FAB">
        <w:t>atch</w:t>
      </w:r>
      <w:proofErr w:type="spellEnd"/>
      <w:r w:rsidR="00E94FAB">
        <w:t xml:space="preserve"> varied from </w:t>
      </w:r>
      <w:del w:id="286" w:author="Anderson,Brian M" w:date="2020-11-02T08:24:00Z">
        <w:r w:rsidR="00E94FAB" w:rsidDel="00631DAD">
          <w:delText>[</w:delText>
        </w:r>
      </w:del>
      <w:r w:rsidR="00E94FAB">
        <w:t>8,</w:t>
      </w:r>
      <w:ins w:id="287" w:author="Anderson,Brian M" w:date="2020-11-02T08:24:00Z">
        <w:r w:rsidR="00631DAD">
          <w:t xml:space="preserve"> to</w:t>
        </w:r>
      </w:ins>
      <w:r w:rsidR="00E94FAB">
        <w:t xml:space="preserve"> 16</w:t>
      </w:r>
      <w:del w:id="288" w:author="Anderson,Brian M" w:date="2020-11-02T08:24:00Z">
        <w:r w:rsidR="00E94FAB" w:rsidDel="00631DAD">
          <w:delText>]</w:delText>
        </w:r>
      </w:del>
      <w:r w:rsidR="00E94FAB">
        <w:t>,</w:t>
      </w:r>
      <w:ins w:id="289" w:author="Anderson,Brian M" w:date="2020-11-02T08:24:00Z">
        <w:r w:rsidR="00631DAD">
          <w:t xml:space="preserve"> the</w:t>
        </w:r>
      </w:ins>
      <w:r w:rsidR="00E94FAB">
        <w:t xml:space="preserve"> (N)umber of slices </w:t>
      </w:r>
      <w:ins w:id="290" w:author="Anderson,Brian M" w:date="2020-11-02T08:24:00Z">
        <w:r w:rsidR="00631DAD">
          <w:t>was</w:t>
        </w:r>
      </w:ins>
      <w:del w:id="291" w:author="Anderson,Brian M" w:date="2020-11-02T08:24:00Z">
        <w:r w:rsidR="00E94FAB" w:rsidDel="00631DAD">
          <w:delText>is</w:delText>
        </w:r>
      </w:del>
      <w:r w:rsidR="00E94FAB">
        <w:t xml:space="preserve"> 32,</w:t>
      </w:r>
      <w:ins w:id="292" w:author="Anderson,Brian M" w:date="2020-11-02T08:24:00Z">
        <w:r w:rsidR="00631DAD">
          <w:t xml:space="preserve"> the</w:t>
        </w:r>
      </w:ins>
      <w:r w:rsidR="00E94FAB">
        <w:t xml:space="preserve"> (H)eight </w:t>
      </w:r>
      <w:ins w:id="293" w:author="Anderson,Brian M" w:date="2020-11-02T08:24:00Z">
        <w:r w:rsidR="00631DAD">
          <w:t>wa</w:t>
        </w:r>
      </w:ins>
      <w:del w:id="294" w:author="Anderson,Brian M" w:date="2020-11-02T08:24:00Z">
        <w:r w:rsidR="00E94FAB" w:rsidDel="00631DAD">
          <w:delText>i</w:delText>
        </w:r>
      </w:del>
      <w:r w:rsidR="00E94FAB">
        <w:t xml:space="preserve">s 120, </w:t>
      </w:r>
      <w:ins w:id="295" w:author="Anderson,Brian M" w:date="2020-11-02T08:25:00Z">
        <w:r w:rsidR="00631DAD">
          <w:t xml:space="preserve">the </w:t>
        </w:r>
      </w:ins>
      <w:r w:rsidR="00E94FAB">
        <w:t>(W)</w:t>
      </w:r>
      <w:proofErr w:type="spellStart"/>
      <w:r w:rsidR="00E94FAB">
        <w:t>idth</w:t>
      </w:r>
      <w:proofErr w:type="spellEnd"/>
      <w:r w:rsidR="00E94FAB">
        <w:t xml:space="preserve"> </w:t>
      </w:r>
      <w:ins w:id="296" w:author="Anderson,Brian M" w:date="2020-11-02T08:25:00Z">
        <w:r w:rsidR="00631DAD">
          <w:t>wa</w:t>
        </w:r>
      </w:ins>
      <w:del w:id="297" w:author="Anderson,Brian M" w:date="2020-11-02T08:25:00Z">
        <w:r w:rsidR="00E94FAB" w:rsidDel="00631DAD">
          <w:delText>i</w:delText>
        </w:r>
      </w:del>
      <w:r w:rsidR="00E94FAB">
        <w:t xml:space="preserve">s 120, and </w:t>
      </w:r>
      <w:ins w:id="298" w:author="Anderson,Brian M" w:date="2020-11-02T08:25:00Z">
        <w:r w:rsidR="00631DAD">
          <w:t xml:space="preserve">the </w:t>
        </w:r>
      </w:ins>
      <w:r w:rsidR="00E94FAB">
        <w:t>(C)</w:t>
      </w:r>
      <w:proofErr w:type="spellStart"/>
      <w:r w:rsidR="00E94FAB">
        <w:t>hannels</w:t>
      </w:r>
      <w:proofErr w:type="spellEnd"/>
      <w:r w:rsidR="00E94FAB">
        <w:t xml:space="preserve"> </w:t>
      </w:r>
      <w:ins w:id="299" w:author="Anderson,Brian M" w:date="2020-11-02T08:25:00Z">
        <w:r w:rsidR="00631DAD">
          <w:t>wa</w:t>
        </w:r>
      </w:ins>
      <w:del w:id="300" w:author="Anderson,Brian M" w:date="2020-11-02T08:25:00Z">
        <w:r w:rsidR="00E94FAB" w:rsidDel="00631DAD">
          <w:delText>i</w:delText>
        </w:r>
      </w:del>
      <w:r w:rsidR="00E94FAB">
        <w:t>s 2 (</w:t>
      </w:r>
      <w:del w:id="301" w:author="Anderson,Brian M" w:date="2020-11-02T08:25:00Z">
        <w:r w:rsidR="00E94FAB" w:rsidDel="00631DAD">
          <w:delText xml:space="preserve">being </w:delText>
        </w:r>
      </w:del>
      <w:r w:rsidR="00E94FAB">
        <w:t>image and binary liver mask)</w:t>
      </w:r>
      <w:del w:id="302" w:author="Anderson,Brian M" w:date="2020-11-02T08:25:00Z">
        <w:r w:rsidDel="00631DAD">
          <w:delText xml:space="preserve"> to the model</w:delText>
        </w:r>
      </w:del>
      <w:r>
        <w:t>.</w:t>
      </w:r>
      <w:ins w:id="303" w:author="Anderson,Brian M" w:date="2020-11-02T08:25:00Z">
        <w:r w:rsidR="00631DAD">
          <w:t xml:space="preserve"> Thus,</w:t>
        </w:r>
      </w:ins>
      <w:del w:id="304" w:author="Anderson,Brian M" w:date="2020-11-02T08:25:00Z">
        <w:r w:rsidR="00E94FAB" w:rsidDel="00631DAD">
          <w:delText xml:space="preserve"> A</w:delText>
        </w:r>
      </w:del>
      <w:ins w:id="305" w:author="Anderson,Brian M" w:date="2020-11-02T08:25:00Z">
        <w:r w:rsidR="00631DAD">
          <w:t xml:space="preserve"> a</w:t>
        </w:r>
      </w:ins>
      <w:r w:rsidR="00E94FAB">
        <w:t xml:space="preserve"> single pass </w:t>
      </w:r>
      <w:del w:id="306" w:author="Anderson,Brian M" w:date="2020-11-02T08:25:00Z">
        <w:r w:rsidR="00E94FAB" w:rsidDel="00631DAD">
          <w:delText xml:space="preserve">then </w:delText>
        </w:r>
      </w:del>
      <w:r w:rsidR="00E94FAB">
        <w:t xml:space="preserve">might be </w:t>
      </w:r>
      <w:del w:id="307" w:author="Anderson,Brian M" w:date="2020-11-02T08:25:00Z">
        <w:r w:rsidR="00E94FAB" w:rsidDel="00631DAD">
          <w:delText xml:space="preserve">sizes </w:delText>
        </w:r>
      </w:del>
      <w:r w:rsidR="00E94FAB">
        <w:t>8x32x120x120x2 in size.</w:t>
      </w:r>
    </w:p>
    <w:p w14:paraId="0EB87943" w14:textId="63580BD9" w:rsidR="008022BB" w:rsidRDefault="008022BB" w:rsidP="00484061">
      <w:pPr>
        <w:pStyle w:val="Heading4"/>
      </w:pPr>
      <w:r>
        <w:t>Training</w:t>
      </w:r>
      <w:ins w:id="308" w:author="Anderson,Brian M" w:date="2020-11-02T08:26:00Z">
        <w:r w:rsidR="00631DAD">
          <w:t xml:space="preserve"> the</w:t>
        </w:r>
      </w:ins>
      <w:r>
        <w:t xml:space="preserve"> DenseNet121 </w:t>
      </w:r>
      <w:proofErr w:type="spellStart"/>
      <w:r>
        <w:t>UNet</w:t>
      </w:r>
      <w:proofErr w:type="spellEnd"/>
    </w:p>
    <w:p w14:paraId="5E46A4A1" w14:textId="11B3686F" w:rsidR="008022BB" w:rsidRDefault="0067647D">
      <w:r>
        <w:t>When training the 2D aspect of the H</w:t>
      </w:r>
      <w:ins w:id="309" w:author="Anderson,Brian M" w:date="2020-11-02T08:26:00Z">
        <w:r w:rsidR="00631DAD">
          <w:t>ybrid-</w:t>
        </w:r>
      </w:ins>
      <w:proofErr w:type="spellStart"/>
      <w:r>
        <w:t>WNet</w:t>
      </w:r>
      <w:proofErr w:type="spellEnd"/>
      <w:r>
        <w:t xml:space="preserve">, 3D cubes </w:t>
      </w:r>
      <w:del w:id="310" w:author="Anderson,Brian M" w:date="2020-11-02T08:26:00Z">
        <w:r w:rsidDel="00631DAD">
          <w:delText xml:space="preserve">are </w:delText>
        </w:r>
      </w:del>
      <w:proofErr w:type="gramStart"/>
      <w:ins w:id="311" w:author="Anderson,Brian M" w:date="2020-11-02T08:26:00Z">
        <w:r w:rsidR="00631DAD">
          <w:t xml:space="preserve">were </w:t>
        </w:r>
      </w:ins>
      <w:r>
        <w:t>reshaped</w:t>
      </w:r>
      <w:proofErr w:type="gramEnd"/>
      <w:r>
        <w:t xml:space="preserve"> into stacked 2D images. For example, a batch of 8x32x120x120x1 </w:t>
      </w:r>
      <w:proofErr w:type="gramStart"/>
      <w:r>
        <w:t>would be transformed</w:t>
      </w:r>
      <w:proofErr w:type="gramEnd"/>
      <w:r>
        <w:t xml:space="preserve"> into 8*32x120x120x1. </w:t>
      </w:r>
      <w:r w:rsidR="008022BB">
        <w:t xml:space="preserve">To ensure </w:t>
      </w:r>
      <w:ins w:id="312" w:author="Anderson,Brian M" w:date="2020-11-02T08:26:00Z">
        <w:r w:rsidR="00631DAD">
          <w:t xml:space="preserve">that </w:t>
        </w:r>
      </w:ins>
      <w:r w:rsidR="008022BB">
        <w:t xml:space="preserve">pre-trained weights </w:t>
      </w:r>
      <w:del w:id="313" w:author="Anderson,Brian M" w:date="2020-11-02T08:26:00Z">
        <w:r w:rsidR="008022BB" w:rsidDel="00631DAD">
          <w:delText xml:space="preserve">are </w:delText>
        </w:r>
      </w:del>
      <w:proofErr w:type="gramStart"/>
      <w:ins w:id="314" w:author="Anderson,Brian M" w:date="2020-11-02T08:26:00Z">
        <w:r w:rsidR="00631DAD">
          <w:t xml:space="preserve">were </w:t>
        </w:r>
      </w:ins>
      <w:r w:rsidR="008022BB">
        <w:t>taken</w:t>
      </w:r>
      <w:proofErr w:type="gramEnd"/>
      <w:r w:rsidR="008022BB">
        <w:t xml:space="preserve"> advantage of, the first iteration </w:t>
      </w:r>
      <w:del w:id="315" w:author="Anderson,Brian M" w:date="2020-11-02T08:26:00Z">
        <w:r w:rsidR="008022BB" w:rsidDel="00631DAD">
          <w:delText xml:space="preserve">freezes </w:delText>
        </w:r>
      </w:del>
      <w:ins w:id="316" w:author="Anderson,Brian M" w:date="2020-11-02T08:26:00Z">
        <w:r w:rsidR="00631DAD">
          <w:t xml:space="preserve">froze </w:t>
        </w:r>
      </w:ins>
      <w:r w:rsidR="008022BB">
        <w:t xml:space="preserve">all weights on the </w:t>
      </w:r>
      <w:r w:rsidR="00A26A24">
        <w:t xml:space="preserve">pre-trained </w:t>
      </w:r>
      <w:r w:rsidR="008022BB">
        <w:t xml:space="preserve">encoding aspect of the architecture, only training the decoding aspect. Next, all weights </w:t>
      </w:r>
      <w:del w:id="317" w:author="Anderson,Brian M" w:date="2020-11-02T08:26:00Z">
        <w:r w:rsidR="008022BB" w:rsidDel="00631DAD">
          <w:delText xml:space="preserve">are </w:delText>
        </w:r>
      </w:del>
      <w:ins w:id="318" w:author="Anderson,Brian M" w:date="2020-11-02T08:26:00Z">
        <w:r w:rsidR="00631DAD">
          <w:t xml:space="preserve">were </w:t>
        </w:r>
      </w:ins>
      <w:r w:rsidR="008022BB">
        <w:t>made trainable, allowing the model to tweak any pre-trained layers.</w:t>
      </w:r>
    </w:p>
    <w:p w14:paraId="32332F2E" w14:textId="2898FF18" w:rsidR="008022BB" w:rsidRDefault="008022BB" w:rsidP="00484061">
      <w:pPr>
        <w:pStyle w:val="Heading4"/>
      </w:pPr>
      <w:r>
        <w:t xml:space="preserve">Training </w:t>
      </w:r>
      <w:ins w:id="319" w:author="Anderson,Brian M" w:date="2020-11-02T08:27:00Z">
        <w:r w:rsidR="00631DAD">
          <w:t xml:space="preserve">the </w:t>
        </w:r>
      </w:ins>
      <w:r>
        <w:t xml:space="preserve">Combined 2D-3D </w:t>
      </w:r>
      <w:proofErr w:type="spellStart"/>
      <w:r>
        <w:t>WNet</w:t>
      </w:r>
      <w:proofErr w:type="spellEnd"/>
    </w:p>
    <w:p w14:paraId="14F56037" w14:textId="6560CD88" w:rsidR="0067647D" w:rsidRDefault="0067647D">
      <w:del w:id="320" w:author="Anderson,Brian M" w:date="2020-11-02T08:27:00Z">
        <w:r w:rsidDel="00631DAD">
          <w:delText xml:space="preserve"> </w:delText>
        </w:r>
      </w:del>
      <w:r w:rsidR="008022BB">
        <w:t xml:space="preserve">After training the 2D </w:t>
      </w:r>
      <w:r w:rsidR="00E94FAB">
        <w:t>part</w:t>
      </w:r>
      <w:r w:rsidR="008022BB">
        <w:t xml:space="preserve"> of the W-Net, </w:t>
      </w:r>
      <w:ins w:id="321" w:author="Anderson,Brian M" w:date="2020-11-02T08:27:00Z">
        <w:r w:rsidR="00631DAD">
          <w:t xml:space="preserve">we concatenated </w:t>
        </w:r>
      </w:ins>
      <w:r w:rsidR="008022BB">
        <w:t xml:space="preserve">the </w:t>
      </w:r>
      <w:r w:rsidR="00A26A24">
        <w:t>2D features</w:t>
      </w:r>
      <w:r w:rsidR="008022BB">
        <w:t xml:space="preserve"> </w:t>
      </w:r>
      <w:r w:rsidR="00A26A24">
        <w:t xml:space="preserve">before classification </w:t>
      </w:r>
      <w:del w:id="322" w:author="Anderson,Brian M" w:date="2020-11-02T08:27:00Z">
        <w:r w:rsidR="00A26A24" w:rsidDel="00631DAD">
          <w:delText>are</w:delText>
        </w:r>
        <w:r w:rsidR="008022BB" w:rsidDel="00631DAD">
          <w:delText xml:space="preserve"> concatenated </w:delText>
        </w:r>
      </w:del>
      <w:r w:rsidR="008022BB">
        <w:t>to the</w:t>
      </w:r>
      <w:ins w:id="323" w:author="Anderson,Brian M" w:date="2020-11-02T08:27:00Z">
        <w:r w:rsidR="00631DAD">
          <w:t xml:space="preserve"> input of the</w:t>
        </w:r>
      </w:ins>
      <w:r w:rsidR="008022BB">
        <w:t xml:space="preserve"> 3D model. For the first iteration, all weights from the 2D network </w:t>
      </w:r>
      <w:del w:id="324" w:author="Anderson,Brian M" w:date="2020-11-02T08:28:00Z">
        <w:r w:rsidR="008022BB" w:rsidDel="00631DAD">
          <w:delText xml:space="preserve">are </w:delText>
        </w:r>
      </w:del>
      <w:ins w:id="325" w:author="Anderson,Brian M" w:date="2020-11-02T08:28:00Z">
        <w:r w:rsidR="00631DAD">
          <w:t xml:space="preserve">were </w:t>
        </w:r>
      </w:ins>
      <w:r w:rsidR="008022BB">
        <w:t xml:space="preserve">frozen, and only the 3D model </w:t>
      </w:r>
      <w:del w:id="326" w:author="Anderson,Brian M" w:date="2020-11-02T08:28:00Z">
        <w:r w:rsidR="008022BB" w:rsidDel="00631DAD">
          <w:delText xml:space="preserve">is </w:delText>
        </w:r>
      </w:del>
      <w:proofErr w:type="gramStart"/>
      <w:ins w:id="327" w:author="Anderson,Brian M" w:date="2020-11-02T08:28:00Z">
        <w:r w:rsidR="00631DAD">
          <w:t xml:space="preserve">was </w:t>
        </w:r>
      </w:ins>
      <w:r w:rsidR="008022BB">
        <w:t>trained</w:t>
      </w:r>
      <w:proofErr w:type="gramEnd"/>
      <w:r w:rsidR="008022BB">
        <w:t xml:space="preserve">. Next, all weights </w:t>
      </w:r>
      <w:del w:id="328" w:author="Anderson,Brian M" w:date="2020-11-02T08:28:00Z">
        <w:r w:rsidR="008022BB" w:rsidDel="00631DAD">
          <w:delText xml:space="preserve">are </w:delText>
        </w:r>
      </w:del>
      <w:ins w:id="329" w:author="Anderson,Brian M" w:date="2020-11-02T08:28:00Z">
        <w:r w:rsidR="00631DAD">
          <w:t xml:space="preserve">were </w:t>
        </w:r>
      </w:ins>
      <w:r w:rsidR="008022BB">
        <w:t xml:space="preserve">unfrozen, allowing the model to </w:t>
      </w:r>
      <w:ins w:id="330" w:author="Anderson,Brian M" w:date="2020-11-02T08:28:00Z">
        <w:r w:rsidR="00631DAD">
          <w:t xml:space="preserve">be </w:t>
        </w:r>
      </w:ins>
      <w:proofErr w:type="spellStart"/>
      <w:proofErr w:type="gramStart"/>
      <w:r w:rsidR="008022BB">
        <w:t>fine tune</w:t>
      </w:r>
      <w:ins w:id="331" w:author="Anderson,Brian M" w:date="2020-11-02T08:28:00Z">
        <w:r w:rsidR="00631DAD">
          <w:t>d</w:t>
        </w:r>
      </w:ins>
      <w:proofErr w:type="spellEnd"/>
      <w:proofErr w:type="gramEnd"/>
      <w:r w:rsidR="008022BB">
        <w:t>.</w:t>
      </w:r>
    </w:p>
    <w:p w14:paraId="6ABCDB75" w14:textId="77777777" w:rsidR="00BA557C" w:rsidRDefault="00BA557C" w:rsidP="00BA557C">
      <w:pPr>
        <w:pStyle w:val="Heading3"/>
      </w:pPr>
      <w:r>
        <w:t>Hyper-Parameters</w:t>
      </w:r>
    </w:p>
    <w:p w14:paraId="1D74D74B" w14:textId="71E13B37" w:rsidR="00DD0937" w:rsidRDefault="00BA557C" w:rsidP="00646E58">
      <w:r>
        <w:t xml:space="preserve">The learning rate </w:t>
      </w:r>
      <w:proofErr w:type="gramStart"/>
      <w:r w:rsidR="0067571B">
        <w:t>is known</w:t>
      </w:r>
      <w:proofErr w:type="gramEnd"/>
      <w:r>
        <w:t xml:space="preserve"> to be one of the most important </w:t>
      </w:r>
      <w:r w:rsidR="0067571B">
        <w:t>variables</w:t>
      </w:r>
      <w:r>
        <w:t xml:space="preserve"> in determining a model’s ability to converge</w:t>
      </w:r>
      <w:ins w:id="332" w:author="Anderson,Brian M" w:date="2020-11-02T08:28:00Z">
        <w:r w:rsidR="00631DAD">
          <w:t>;</w:t>
        </w:r>
      </w:ins>
      <w:del w:id="333" w:author="Anderson,Brian M" w:date="2020-11-02T08:28:00Z">
        <w:r w:rsidR="0007182C" w:rsidDel="00631DAD">
          <w:delText>,</w:delText>
        </w:r>
      </w:del>
      <w:r w:rsidR="0007182C">
        <w:t xml:space="preserve"> </w:t>
      </w:r>
      <w:del w:id="334" w:author="Anderson,Brian M" w:date="2020-11-02T08:28:00Z">
        <w:r w:rsidR="0007182C" w:rsidDel="00631DAD">
          <w:delText xml:space="preserve">and </w:delText>
        </w:r>
      </w:del>
      <w:r w:rsidR="0007182C">
        <w:t xml:space="preserve">optimal rates </w:t>
      </w:r>
      <w:del w:id="335" w:author="Anderson,Brian M" w:date="2020-11-02T08:28:00Z">
        <w:r w:rsidR="0007182C" w:rsidDel="00631DAD">
          <w:delText xml:space="preserve">will </w:delText>
        </w:r>
      </w:del>
      <w:r w:rsidR="0007182C">
        <w:t xml:space="preserve">vary </w:t>
      </w:r>
      <w:del w:id="336" w:author="Anderson,Brian M" w:date="2020-11-02T08:28:00Z">
        <w:r w:rsidR="0007182C" w:rsidDel="00631DAD">
          <w:delText xml:space="preserve">based </w:delText>
        </w:r>
      </w:del>
      <w:del w:id="337" w:author="Anderson,Brian M" w:date="2020-11-02T08:29:00Z">
        <w:r w:rsidR="0007182C" w:rsidDel="00631DAD">
          <w:delText xml:space="preserve">on the </w:delText>
        </w:r>
      </w:del>
      <w:ins w:id="338" w:author="Anderson,Brian M" w:date="2020-11-02T08:29:00Z">
        <w:r w:rsidR="00631DAD">
          <w:t>based on</w:t>
        </w:r>
      </w:ins>
      <w:ins w:id="339" w:author="Anderson,Brian M" w:date="2020-11-02T08:28:00Z">
        <w:r w:rsidR="00631DAD">
          <w:t xml:space="preserve"> </w:t>
        </w:r>
      </w:ins>
      <w:r w:rsidR="0007182C">
        <w:t>architectu</w:t>
      </w:r>
      <w:ins w:id="340" w:author="Anderson,Brian M" w:date="2020-11-02T08:29:00Z">
        <w:r w:rsidR="00631DAD">
          <w:t>re</w:t>
        </w:r>
      </w:ins>
      <w:del w:id="341" w:author="Anderson,Brian M" w:date="2020-11-02T08:29:00Z">
        <w:r w:rsidR="0007182C" w:rsidDel="00631DAD">
          <w:delText>re</w:delText>
        </w:r>
      </w:del>
      <w:r w:rsidR="0007182C">
        <w:t xml:space="preserve"> depth (layers), number of convolution blocks, and number of filters in each block. For each model, a variation </w:t>
      </w:r>
      <w:del w:id="342" w:author="Anderson,Brian M" w:date="2020-11-02T08:29:00Z">
        <w:r w:rsidR="0007182C" w:rsidDel="00631DAD">
          <w:delText>o</w:delText>
        </w:r>
      </w:del>
      <w:ins w:id="343" w:author="Anderson,Brian M" w:date="2020-11-02T08:29:00Z">
        <w:r w:rsidR="00631DAD">
          <w:t>i</w:t>
        </w:r>
      </w:ins>
      <w:r w:rsidR="0007182C">
        <w:t>n the cyclical learning rate</w:t>
      </w:r>
      <w:r w:rsidR="0007182C">
        <w:fldChar w:fldCharType="begin" w:fldLock="1"/>
      </w:r>
      <w:r w:rsidR="00B232C6">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17&lt;/sup&gt;","plainTextFormattedCitation":"17","previouslyFormattedCitation":"&lt;sup&gt;17&lt;/sup&gt;"},"properties":{"noteIndex":0},"schema":"https://github.com/citation-style-language/schema/raw/master/csl-citation.json"}</w:instrText>
      </w:r>
      <w:r w:rsidR="0007182C">
        <w:fldChar w:fldCharType="separate"/>
      </w:r>
      <w:r w:rsidR="00014931" w:rsidRPr="00014931">
        <w:rPr>
          <w:noProof/>
          <w:vertAlign w:val="superscript"/>
        </w:rPr>
        <w:t>17</w:t>
      </w:r>
      <w:r w:rsidR="0007182C">
        <w:fldChar w:fldCharType="end"/>
      </w:r>
      <w:r w:rsidR="0007182C">
        <w:t xml:space="preserve"> </w:t>
      </w:r>
      <w:del w:id="344" w:author="Anderson,Brian M" w:date="2020-11-02T08:29:00Z">
        <w:r w:rsidR="0007182C" w:rsidDel="00631DAD">
          <w:delText>i</w:delText>
        </w:r>
      </w:del>
      <w:proofErr w:type="spellStart"/>
      <w:ins w:id="345" w:author="Anderson,Brian M" w:date="2020-11-02T08:29:00Z">
        <w:r w:rsidR="00631DAD">
          <w:t>w</w:t>
        </w:r>
      </w:ins>
      <w:r w:rsidR="0007182C">
        <w:t>s</w:t>
      </w:r>
      <w:proofErr w:type="spellEnd"/>
      <w:r w:rsidR="0007182C">
        <w:t xml:space="preserve"> used</w:t>
      </w:r>
      <w:r w:rsidR="00582518">
        <w:t xml:space="preserve"> (</w:t>
      </w:r>
      <w:r w:rsidR="0067571B">
        <w:t>GitHub</w:t>
      </w:r>
      <w:r w:rsidR="00BB00B6">
        <w:t xml:space="preserve"> link: </w:t>
      </w:r>
      <w:r w:rsidR="0078374C">
        <w:t>anonymized for review</w:t>
      </w:r>
      <w:r w:rsidR="00582518">
        <w:t>)</w:t>
      </w:r>
      <w:r w:rsidR="0007182C">
        <w:t>, where the model start</w:t>
      </w:r>
      <w:ins w:id="346" w:author="Anderson,Brian M" w:date="2020-11-02T08:29:00Z">
        <w:r w:rsidR="00631DAD">
          <w:t>ed</w:t>
        </w:r>
      </w:ins>
      <w:del w:id="347" w:author="Anderson,Brian M" w:date="2020-11-02T08:29:00Z">
        <w:r w:rsidR="0007182C" w:rsidDel="00631DAD">
          <w:delText>s</w:delText>
        </w:r>
      </w:del>
      <w:r w:rsidR="0007182C">
        <w:t xml:space="preserve"> training at a minimum learning rate before </w:t>
      </w:r>
      <w:r w:rsidR="00582518">
        <w:t xml:space="preserve">linearly </w:t>
      </w:r>
      <w:r w:rsidR="0007182C">
        <w:t xml:space="preserve">increasing to the maximum and </w:t>
      </w:r>
      <w:ins w:id="348" w:author="Anderson,Brian M" w:date="2020-11-02T08:29:00Z">
        <w:r w:rsidR="00631DAD">
          <w:t xml:space="preserve">decreasing </w:t>
        </w:r>
      </w:ins>
      <w:r w:rsidR="0007182C">
        <w:t xml:space="preserve">back </w:t>
      </w:r>
      <w:del w:id="349" w:author="Anderson,Brian M" w:date="2020-11-02T08:30:00Z">
        <w:r w:rsidR="0007182C" w:rsidDel="00631DAD">
          <w:delText xml:space="preserve">down </w:delText>
        </w:r>
      </w:del>
      <w:r w:rsidR="0007182C">
        <w:t>to the minimum</w:t>
      </w:r>
      <w:r w:rsidR="0078374C">
        <w:t>.</w:t>
      </w:r>
    </w:p>
    <w:p w14:paraId="4D03C91A" w14:textId="2CB5B3AD" w:rsidR="0067571B" w:rsidRDefault="00EA237D" w:rsidP="0067571B">
      <w:r>
        <w:t xml:space="preserve">The minimum and maximum learning rates </w:t>
      </w:r>
      <w:proofErr w:type="gramStart"/>
      <w:r>
        <w:t>were defined</w:t>
      </w:r>
      <w:proofErr w:type="gramEnd"/>
      <w:r>
        <w:t xml:space="preserve"> using an in-house function</w:t>
      </w:r>
      <w:r w:rsidR="0078374C">
        <w:t xml:space="preserve"> (</w:t>
      </w:r>
      <w:proofErr w:type="spellStart"/>
      <w:r w:rsidR="0078374C">
        <w:t>Githb</w:t>
      </w:r>
      <w:proofErr w:type="spellEnd"/>
      <w:r w:rsidR="0078374C">
        <w:t xml:space="preserve"> link: anonymized for review)</w:t>
      </w:r>
      <w:r>
        <w:t xml:space="preserve">. </w:t>
      </w:r>
      <w:r w:rsidR="0067571B">
        <w:t>This function slowly increas</w:t>
      </w:r>
      <w:r>
        <w:t>es</w:t>
      </w:r>
      <w:r w:rsidR="0067571B">
        <w:t xml:space="preserve"> the learning rate from a very low value (~1e-10) to a large value (~1-e-1</w:t>
      </w:r>
      <w:r>
        <w:t>)</w:t>
      </w:r>
      <w:r w:rsidR="0067571B">
        <w:t xml:space="preserve"> on the training dataset. </w:t>
      </w:r>
      <w:del w:id="350" w:author="Anderson,Brian M" w:date="2020-11-02T08:30:00Z">
        <w:r w:rsidDel="00631DAD">
          <w:delText>From the resulting training loss curve, t</w:delText>
        </w:r>
      </w:del>
      <w:ins w:id="351" w:author="Anderson,Brian M" w:date="2020-11-02T08:30:00Z">
        <w:r w:rsidR="00631DAD">
          <w:t>T</w:t>
        </w:r>
      </w:ins>
      <w:r>
        <w:t xml:space="preserve">he minimum and maximum learning rates </w:t>
      </w:r>
      <w:proofErr w:type="gramStart"/>
      <w:r>
        <w:t>were extracted</w:t>
      </w:r>
      <w:proofErr w:type="gramEnd"/>
      <w:r>
        <w:t xml:space="preserve"> </w:t>
      </w:r>
      <w:ins w:id="352" w:author="Anderson,Brian M" w:date="2020-11-02T08:30:00Z">
        <w:r w:rsidR="00631DAD">
          <w:t xml:space="preserve">from the resulting training loss curve </w:t>
        </w:r>
      </w:ins>
      <w:r>
        <w:t xml:space="preserve">where the loss </w:t>
      </w:r>
      <w:del w:id="353" w:author="Anderson,Brian M" w:date="2020-11-02T08:30:00Z">
        <w:r w:rsidDel="00631DAD">
          <w:delText xml:space="preserve">begins </w:delText>
        </w:r>
      </w:del>
      <w:ins w:id="354" w:author="Anderson,Brian M" w:date="2020-11-02T08:30:00Z">
        <w:r w:rsidR="00631DAD">
          <w:t xml:space="preserve">began </w:t>
        </w:r>
      </w:ins>
      <w:r>
        <w:t xml:space="preserve">to decrease and increase, respectively (Figure XXX, supplementary material). </w:t>
      </w:r>
    </w:p>
    <w:p w14:paraId="2546D179" w14:textId="77777777" w:rsidR="002C04E1" w:rsidRDefault="0067571B" w:rsidP="0078374C">
      <w:pPr>
        <w:keepNext/>
        <w:jc w:val="center"/>
      </w:pPr>
      <w:r>
        <w:rPr>
          <w:noProof/>
        </w:rPr>
        <w:lastRenderedPageBreak/>
        <w:drawing>
          <wp:inline distT="0" distB="0" distL="0" distR="0" wp14:anchorId="05C14334" wp14:editId="623BD6DD">
            <wp:extent cx="4597879" cy="34485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4532" cy="3453524"/>
                    </a:xfrm>
                    <a:prstGeom prst="rect">
                      <a:avLst/>
                    </a:prstGeom>
                    <a:noFill/>
                  </pic:spPr>
                </pic:pic>
              </a:graphicData>
            </a:graphic>
          </wp:inline>
        </w:drawing>
      </w:r>
    </w:p>
    <w:p w14:paraId="28DEDF6F" w14:textId="5DD99A84" w:rsidR="0067571B" w:rsidRDefault="00C22B48" w:rsidP="002C04E1">
      <w:pPr>
        <w:pStyle w:val="Caption"/>
      </w:pPr>
      <w:r>
        <w:t xml:space="preserve">Supplementary </w:t>
      </w:r>
      <w:r w:rsidR="002C04E1">
        <w:t xml:space="preserve">Figure </w:t>
      </w:r>
      <w:r w:rsidR="0063709D">
        <w:fldChar w:fldCharType="begin"/>
      </w:r>
      <w:r w:rsidR="0063709D">
        <w:instrText xml:space="preserve"> SEQ Figure \* ARABIC </w:instrText>
      </w:r>
      <w:r w:rsidR="0063709D">
        <w:fldChar w:fldCharType="separate"/>
      </w:r>
      <w:ins w:id="355" w:author="Anderson,Brian M" w:date="2020-10-30T08:40:00Z">
        <w:r w:rsidR="00AF26C7">
          <w:rPr>
            <w:noProof/>
          </w:rPr>
          <w:t>4</w:t>
        </w:r>
      </w:ins>
      <w:del w:id="356" w:author="Anderson,Brian M" w:date="2020-10-30T08:40:00Z">
        <w:r w:rsidR="00CD76F5" w:rsidDel="00AF26C7">
          <w:rPr>
            <w:noProof/>
          </w:rPr>
          <w:delText>5</w:delText>
        </w:r>
      </w:del>
      <w:r w:rsidR="0063709D">
        <w:rPr>
          <w:noProof/>
        </w:rPr>
        <w:fldChar w:fldCharType="end"/>
      </w:r>
      <w:r w:rsidR="002C04E1">
        <w:t xml:space="preserve">: Learning Rate Finder figure. Learning rate </w:t>
      </w:r>
      <w:proofErr w:type="gramStart"/>
      <w:r w:rsidR="002C04E1">
        <w:t>is gradually increased</w:t>
      </w:r>
      <w:proofErr w:type="gramEnd"/>
      <w:r w:rsidR="002C04E1">
        <w:t xml:space="preserve"> from 10e-7 to 10e-0, the point where loss begins to decrease is the minimum learning rate (Min LR), the point where it begins to increase is the maximum learning rate (Max LR).</w:t>
      </w:r>
    </w:p>
    <w:p w14:paraId="092E5BF3" w14:textId="555923E8" w:rsidR="002C04E1" w:rsidRDefault="00631DAD" w:rsidP="002C04E1">
      <w:ins w:id="357" w:author="Anderson,Brian M" w:date="2020-11-02T08:30:00Z">
        <w:r>
          <w:t>U</w:t>
        </w:r>
      </w:ins>
      <w:del w:id="358" w:author="Anderson,Brian M" w:date="2020-11-02T08:30:00Z">
        <w:r w:rsidR="001B4402" w:rsidDel="00631DAD">
          <w:delText>A u</w:delText>
        </w:r>
      </w:del>
      <w:r w:rsidR="001B4402">
        <w:t>nique minimum and maximum l</w:t>
      </w:r>
      <w:r w:rsidR="004A25D3">
        <w:t>earning rate</w:t>
      </w:r>
      <w:ins w:id="359" w:author="Anderson,Brian M" w:date="2020-11-02T08:30:00Z">
        <w:r>
          <w:t>s</w:t>
        </w:r>
      </w:ins>
      <w:r w:rsidR="004A25D3">
        <w:t xml:space="preserve"> </w:t>
      </w:r>
      <w:proofErr w:type="gramStart"/>
      <w:r w:rsidR="004A25D3">
        <w:t>were</w:t>
      </w:r>
      <w:r w:rsidR="001B4402">
        <w:t xml:space="preserve"> found</w:t>
      </w:r>
      <w:proofErr w:type="gramEnd"/>
      <w:r w:rsidR="001B4402">
        <w:t xml:space="preserve"> for each architectur</w:t>
      </w:r>
      <w:ins w:id="360" w:author="Anderson,Brian M" w:date="2020-11-02T08:31:00Z">
        <w:r>
          <w:t>al</w:t>
        </w:r>
      </w:ins>
      <w:del w:id="361" w:author="Anderson,Brian M" w:date="2020-11-02T08:31:00Z">
        <w:r w:rsidR="001B4402" w:rsidDel="00631DAD">
          <w:delText>e</w:delText>
        </w:r>
      </w:del>
      <w:r w:rsidR="001B4402">
        <w:t xml:space="preserve"> parameter</w:t>
      </w:r>
      <w:del w:id="362" w:author="Anderson,Brian M" w:date="2020-11-02T08:31:00Z">
        <w:r w:rsidR="004A25D3" w:rsidDel="00631DAD">
          <w:delText>,</w:delText>
        </w:r>
      </w:del>
      <w:r w:rsidR="001B4402">
        <w:t xml:space="preserve"> for reach </w:t>
      </w:r>
      <w:del w:id="363" w:author="Anderson,Brian M" w:date="2020-11-02T08:31:00Z">
        <w:r w:rsidR="001B4402" w:rsidDel="00631DAD">
          <w:delText xml:space="preserve">style of </w:delText>
        </w:r>
      </w:del>
      <w:r w:rsidR="001B4402">
        <w:t>architectur</w:t>
      </w:r>
      <w:ins w:id="364" w:author="Anderson,Brian M" w:date="2020-11-02T08:31:00Z">
        <w:r>
          <w:t>al style</w:t>
        </w:r>
      </w:ins>
      <w:del w:id="365" w:author="Anderson,Brian M" w:date="2020-11-02T08:31:00Z">
        <w:r w:rsidR="001B4402" w:rsidDel="00631DAD">
          <w:delText>e</w:delText>
        </w:r>
      </w:del>
      <w:r w:rsidR="001B4402">
        <w:t xml:space="preserve">. </w:t>
      </w:r>
    </w:p>
    <w:p w14:paraId="528A3CB6" w14:textId="4AC23F08" w:rsidR="003C315D" w:rsidRDefault="001A6AD2" w:rsidP="003C315D">
      <w:pPr>
        <w:pStyle w:val="Heading3"/>
      </w:pPr>
      <w:ins w:id="366" w:author="Anderson,Brian M" w:date="2020-11-02T08:31:00Z">
        <w:r>
          <w:t xml:space="preserve">Model </w:t>
        </w:r>
      </w:ins>
      <w:r w:rsidR="003C315D">
        <w:t>Optimization</w:t>
      </w:r>
    </w:p>
    <w:p w14:paraId="1C47FE3E" w14:textId="51FC41A0" w:rsidR="00340605" w:rsidRDefault="00EA4113" w:rsidP="003C315D">
      <w:r>
        <w:t>To overcome the impact of</w:t>
      </w:r>
      <w:r w:rsidR="0078374C">
        <w:t xml:space="preserve"> </w:t>
      </w:r>
      <w:r w:rsidR="00EB2F3B">
        <w:t xml:space="preserve">variable </w:t>
      </w:r>
      <w:r>
        <w:t xml:space="preserve">initialization, </w:t>
      </w:r>
      <w:ins w:id="367" w:author="Anderson,Brian M" w:date="2020-11-02T08:31:00Z">
        <w:r w:rsidR="001A6AD2">
          <w:t xml:space="preserve">we ran </w:t>
        </w:r>
      </w:ins>
      <w:r>
        <w:t>e</w:t>
      </w:r>
      <w:r w:rsidR="003C315D">
        <w:t xml:space="preserve">ach unique model </w:t>
      </w:r>
      <w:del w:id="368" w:author="Anderson,Brian M" w:date="2020-11-02T08:31:00Z">
        <w:r w:rsidR="003C315D" w:rsidDel="001A6AD2">
          <w:delText xml:space="preserve">was run </w:delText>
        </w:r>
      </w:del>
      <w:r w:rsidR="003C315D">
        <w:t xml:space="preserve">three </w:t>
      </w:r>
      <w:ins w:id="369" w:author="Anderson,Brian M" w:date="2020-11-02T08:31:00Z">
        <w:r w:rsidR="001A6AD2">
          <w:t xml:space="preserve">times </w:t>
        </w:r>
      </w:ins>
      <w:r w:rsidR="003C315D">
        <w:t>independent</w:t>
      </w:r>
      <w:ins w:id="370" w:author="Anderson,Brian M" w:date="2020-11-02T08:31:00Z">
        <w:r w:rsidR="001A6AD2">
          <w:t>ly</w:t>
        </w:r>
      </w:ins>
      <w:del w:id="371" w:author="Anderson,Brian M" w:date="2020-11-02T08:31:00Z">
        <w:r w:rsidR="003C315D" w:rsidDel="001A6AD2">
          <w:delText xml:space="preserve"> times w</w:delText>
        </w:r>
        <w:r w:rsidR="00340605" w:rsidDel="001A6AD2">
          <w:delText>it</w:delText>
        </w:r>
      </w:del>
      <w:del w:id="372" w:author="Anderson,Brian M" w:date="2020-11-02T08:32:00Z">
        <w:r w:rsidR="00340605" w:rsidDel="001A6AD2">
          <w:delText>h</w:delText>
        </w:r>
      </w:del>
      <w:ins w:id="373" w:author="Anderson,Brian M" w:date="2020-11-02T08:32:00Z">
        <w:r w:rsidR="001A6AD2">
          <w:t xml:space="preserve"> using</w:t>
        </w:r>
      </w:ins>
      <w:r w:rsidR="00340605">
        <w:t xml:space="preserve"> randomly initialized variables</w:t>
      </w:r>
      <w:r w:rsidR="003C315D">
        <w:t xml:space="preserve"> </w:t>
      </w:r>
      <w:r w:rsidR="00340605">
        <w:t>for 101</w:t>
      </w:r>
      <w:r w:rsidR="003C315D">
        <w:t xml:space="preserve"> epochs. </w:t>
      </w:r>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47778A">
        <w:t xml:space="preserve"> (</w:t>
      </w:r>
      <w:hyperlink r:id="rId10" w:history="1">
        <w:r w:rsidR="0047778A" w:rsidRPr="00ED14F5">
          <w:rPr>
            <w:rStyle w:val="Hyperlink"/>
          </w:rPr>
          <w:t>https://github.com/tensorflow/tensorboard</w:t>
        </w:r>
      </w:hyperlink>
      <w:r w:rsidR="0047778A">
        <w:t xml:space="preserve">) </w:t>
      </w:r>
      <w:r w:rsidR="003C315D">
        <w:t xml:space="preserve">with </w:t>
      </w:r>
      <w:proofErr w:type="spellStart"/>
      <w:r w:rsidR="003C315D">
        <w:t>hyperparameter</w:t>
      </w:r>
      <w:proofErr w:type="spellEnd"/>
      <w:r w:rsidR="003C315D">
        <w:t xml:space="preserve"> tuning </w:t>
      </w:r>
      <w:del w:id="374" w:author="Anderson,Brian M" w:date="2020-11-02T08:32:00Z">
        <w:r w:rsidR="003C315D" w:rsidDel="00E21474">
          <w:delText xml:space="preserve">were </w:delText>
        </w:r>
      </w:del>
      <w:ins w:id="375" w:author="Anderson,Brian M" w:date="2020-11-02T08:32:00Z">
        <w:r w:rsidR="00E21474">
          <w:t xml:space="preserve">was </w:t>
        </w:r>
      </w:ins>
      <w:r w:rsidR="003C315D">
        <w:t>used to identify any potential tr</w:t>
      </w:r>
      <w:r w:rsidR="00340605">
        <w:t>ends and direct model training.</w:t>
      </w:r>
      <w:r w:rsidR="009223FE">
        <w:t xml:space="preserve"> The final model was selected </w:t>
      </w:r>
      <w:del w:id="376" w:author="Anderson,Brian M" w:date="2020-11-02T08:32:00Z">
        <w:r w:rsidR="009223FE" w:rsidDel="00E21474">
          <w:delText xml:space="preserve">based </w:delText>
        </w:r>
      </w:del>
      <w:proofErr w:type="gramStart"/>
      <w:r w:rsidR="009223FE">
        <w:t>on the</w:t>
      </w:r>
      <w:ins w:id="377" w:author="Anderson,Brian M" w:date="2020-11-02T08:32:00Z">
        <w:r w:rsidR="00E21474">
          <w:t xml:space="preserve"> basis of</w:t>
        </w:r>
        <w:proofErr w:type="gramEnd"/>
        <w:r w:rsidR="00E21474">
          <w:t xml:space="preserve"> the Dice similarity coefficient (DSC)</w:t>
        </w:r>
      </w:ins>
      <w:del w:id="378" w:author="Anderson,Brian M" w:date="2020-11-02T08:32:00Z">
        <w:r w:rsidR="00EB2F3B" w:rsidDel="00E21474">
          <w:delText xml:space="preserve"> DSC</w:delText>
        </w:r>
        <w:r w:rsidR="009223FE" w:rsidDel="00E21474">
          <w:delText xml:space="preserve"> b</w:delText>
        </w:r>
      </w:del>
      <w:ins w:id="379" w:author="Anderson,Brian M" w:date="2020-11-02T08:32:00Z">
        <w:r w:rsidR="00E21474">
          <w:t xml:space="preserve"> b</w:t>
        </w:r>
      </w:ins>
      <w:r w:rsidR="009223FE">
        <w:t>etween the validation set prediction and</w:t>
      </w:r>
      <w:ins w:id="380" w:author="Anderson,Brian M" w:date="2020-11-02T08:32:00Z">
        <w:r w:rsidR="00E21474">
          <w:t xml:space="preserve"> the</w:t>
        </w:r>
      </w:ins>
      <w:r w:rsidR="009223FE">
        <w:t xml:space="preserve"> ground truth during the training process.</w:t>
      </w:r>
    </w:p>
    <w:p w14:paraId="668C2BB7" w14:textId="77777777" w:rsidR="00E21474" w:rsidRPr="00E21474" w:rsidRDefault="00E21474" w:rsidP="00E21474">
      <w:pPr>
        <w:rPr>
          <w:ins w:id="381" w:author="Anderson,Brian M" w:date="2020-11-02T08:33:00Z"/>
        </w:rPr>
      </w:pPr>
      <w:ins w:id="382" w:author="Anderson,Brian M" w:date="2020-11-02T08:33:00Z">
        <w:r w:rsidRPr="00E21474">
          <w:t xml:space="preserve">Disease sites can be small; therefore, quantitative metrics may led to inaccurate segmentation results. Prediction images </w:t>
        </w:r>
        <w:proofErr w:type="gramStart"/>
        <w:r w:rsidRPr="00E21474">
          <w:t>were created</w:t>
        </w:r>
        <w:proofErr w:type="gramEnd"/>
        <w:r w:rsidRPr="00E21474">
          <w:t xml:space="preserve"> on the validation data during training to visually assess training accuracy (Figure xxx). This method </w:t>
        </w:r>
        <w:proofErr w:type="gramStart"/>
        <w:r w:rsidRPr="00E21474">
          <w:t>has been implemented</w:t>
        </w:r>
        <w:proofErr w:type="gramEnd"/>
        <w:r w:rsidRPr="00E21474">
          <w:t xml:space="preserve"> as a </w:t>
        </w:r>
        <w:proofErr w:type="spellStart"/>
        <w:r w:rsidRPr="00E21474">
          <w:t>Tensorflow</w:t>
        </w:r>
        <w:proofErr w:type="spellEnd"/>
        <w:r w:rsidRPr="00E21474">
          <w:t xml:space="preserve"> callback function (</w:t>
        </w:r>
        <w:proofErr w:type="spellStart"/>
        <w:r w:rsidRPr="00E21474">
          <w:t>Githb</w:t>
        </w:r>
        <w:proofErr w:type="spellEnd"/>
        <w:r w:rsidRPr="00E21474">
          <w:t xml:space="preserve"> link: anonymized for review).</w:t>
        </w:r>
      </w:ins>
    </w:p>
    <w:p w14:paraId="13689E90" w14:textId="2DDF31F4" w:rsidR="00340605" w:rsidDel="00E21474" w:rsidRDefault="00340605" w:rsidP="00340605">
      <w:pPr>
        <w:rPr>
          <w:del w:id="383" w:author="Anderson,Brian M" w:date="2020-11-02T08:33:00Z"/>
        </w:rPr>
      </w:pPr>
      <w:del w:id="384" w:author="Anderson,Brian M" w:date="2020-11-02T08:33:00Z">
        <w:r w:rsidDel="00E21474">
          <w:delText xml:space="preserve">As disease sites </w:delText>
        </w:r>
        <w:r w:rsidR="00EB2F3B" w:rsidDel="00E21474">
          <w:delText>can be</w:delText>
        </w:r>
        <w:r w:rsidDel="00E21474">
          <w:delText xml:space="preserve"> small and </w:delText>
        </w:r>
        <w:r w:rsidR="002B1E54" w:rsidDel="00E21474">
          <w:delText>therefore</w:delText>
        </w:r>
        <w:r w:rsidDel="00E21474">
          <w:delText xml:space="preserve"> </w:delText>
        </w:r>
        <w:r w:rsidR="002B1E54" w:rsidDel="00E21474">
          <w:delText xml:space="preserve">quantitative metrics may be </w:delText>
        </w:r>
        <w:r w:rsidDel="00E21474">
          <w:delText xml:space="preserve">misleading to </w:delText>
        </w:r>
        <w:r w:rsidR="00EB2F3B" w:rsidDel="00E21474">
          <w:delText xml:space="preserve">the </w:delText>
        </w:r>
        <w:r w:rsidDel="00E21474">
          <w:delText>actual segmentation accuracy, a method of creating prediction images on the validation data during training</w:delText>
        </w:r>
        <w:r w:rsidR="002B1E54" w:rsidDel="00E21474">
          <w:delText xml:space="preserve"> was implemented to visually assess the accuracy of the training</w:delText>
        </w:r>
        <w:r w:rsidDel="00E21474">
          <w:delText xml:space="preserve">, Figure xxx. This method </w:delText>
        </w:r>
        <w:r w:rsidR="00582F76" w:rsidDel="00E21474">
          <w:delText>has been</w:delText>
        </w:r>
        <w:r w:rsidDel="00E21474">
          <w:delText xml:space="preserve"> implemented as a </w:delText>
        </w:r>
        <w:r w:rsidR="00582F76" w:rsidDel="00E21474">
          <w:delText>Tensorflow callback function (Githb link: anonymized for review).</w:delText>
        </w:r>
      </w:del>
    </w:p>
    <w:p w14:paraId="2F97B0DD" w14:textId="77777777" w:rsidR="00C92E3B" w:rsidRDefault="00C92E3B" w:rsidP="003F5E68">
      <w:pPr>
        <w:keepNext/>
        <w:keepLines/>
        <w:widowControl w:val="0"/>
      </w:pPr>
      <w:r>
        <w:rPr>
          <w:noProof/>
        </w:rPr>
        <w:lastRenderedPageBreak/>
        <w:drawing>
          <wp:inline distT="0" distB="0" distL="0" distR="0" wp14:anchorId="2CAEC63C" wp14:editId="47F7BF7E">
            <wp:extent cx="5810250" cy="50539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250" cy="5053965"/>
                    </a:xfrm>
                    <a:prstGeom prst="rect">
                      <a:avLst/>
                    </a:prstGeom>
                    <a:noFill/>
                  </pic:spPr>
                </pic:pic>
              </a:graphicData>
            </a:graphic>
          </wp:inline>
        </w:drawing>
      </w:r>
    </w:p>
    <w:p w14:paraId="654DDCC1" w14:textId="526AA4D2" w:rsidR="003F5E68" w:rsidRDefault="00C92E3B" w:rsidP="003F5E68">
      <w:pPr>
        <w:pStyle w:val="Caption"/>
        <w:keepNext/>
        <w:keepLines/>
        <w:widowControl w:val="0"/>
      </w:pPr>
      <w:r>
        <w:t xml:space="preserve">Figure </w:t>
      </w:r>
      <w:r w:rsidR="0063709D">
        <w:fldChar w:fldCharType="begin"/>
      </w:r>
      <w:r w:rsidR="0063709D">
        <w:instrText xml:space="preserve"> SEQ Figure \* ARABIC </w:instrText>
      </w:r>
      <w:r w:rsidR="0063709D">
        <w:fldChar w:fldCharType="separate"/>
      </w:r>
      <w:ins w:id="385" w:author="Anderson,Brian M" w:date="2020-10-30T08:40:00Z">
        <w:r w:rsidR="00AF26C7">
          <w:rPr>
            <w:noProof/>
          </w:rPr>
          <w:t>5</w:t>
        </w:r>
      </w:ins>
      <w:del w:id="386" w:author="Anderson,Brian M" w:date="2020-10-30T08:40:00Z">
        <w:r w:rsidR="00CD76F5" w:rsidDel="00AF26C7">
          <w:rPr>
            <w:noProof/>
          </w:rPr>
          <w:delText>6</w:delText>
        </w:r>
      </w:del>
      <w:r w:rsidR="0063709D">
        <w:rPr>
          <w:noProof/>
        </w:rPr>
        <w:fldChar w:fldCharType="end"/>
      </w:r>
      <w:r>
        <w:t xml:space="preserve">: Example of visualization of prediction on validation data during training. Top row: Image </w:t>
      </w:r>
      <w:proofErr w:type="gramStart"/>
      <w:r>
        <w:t>being fed</w:t>
      </w:r>
      <w:proofErr w:type="gramEnd"/>
      <w:r>
        <w:t xml:space="preserve"> into model, masked</w:t>
      </w:r>
      <w:r w:rsidR="00CC47A6">
        <w:t xml:space="preserve"> by the </w:t>
      </w:r>
      <w:r>
        <w:t>liver</w:t>
      </w:r>
      <w:r w:rsidR="00CC47A6">
        <w:t xml:space="preserve"> segmentation</w:t>
      </w:r>
      <w:r>
        <w:t xml:space="preserve">. Middle row: Ground truth of disease contours. Bottom row: Prediction of disease contours, set with </w:t>
      </w:r>
      <w:r w:rsidR="00CC47A6">
        <w:t xml:space="preserve">a </w:t>
      </w:r>
      <w:r>
        <w:t>threshold of 0.5 to binary mask.</w:t>
      </w:r>
    </w:p>
    <w:p w14:paraId="379A490B" w14:textId="77777777" w:rsidR="003F5E68" w:rsidRDefault="00C92E3B" w:rsidP="003F5E68">
      <w:pPr>
        <w:pStyle w:val="Heading2"/>
        <w:keepNext w:val="0"/>
        <w:keepLines w:val="0"/>
        <w:widowControl w:val="0"/>
      </w:pPr>
      <w:r>
        <w:t>Model Evaluation</w:t>
      </w:r>
    </w:p>
    <w:p w14:paraId="2017F4D1" w14:textId="0977FA9E" w:rsidR="00D61972" w:rsidRDefault="00D61972" w:rsidP="0063792B">
      <w:pPr>
        <w:pStyle w:val="Heading3"/>
      </w:pPr>
      <w:del w:id="387" w:author="Anderson,Brian M" w:date="2020-11-02T08:33:00Z">
        <w:r w:rsidDel="00E21474">
          <w:delText xml:space="preserve">Determining </w:delText>
        </w:r>
      </w:del>
      <w:r>
        <w:t>Seed and Threshold Values</w:t>
      </w:r>
    </w:p>
    <w:p w14:paraId="00BC60AD" w14:textId="190A4FBE" w:rsidR="007847DE" w:rsidRDefault="00E21474" w:rsidP="003F5E68">
      <w:pPr>
        <w:widowControl w:val="0"/>
      </w:pPr>
      <w:ins w:id="388" w:author="Anderson,Brian M" w:date="2020-11-02T08:33:00Z">
        <w:r>
          <w:t xml:space="preserve">The disease </w:t>
        </w:r>
      </w:ins>
      <w:del w:id="389" w:author="Anderson,Brian M" w:date="2020-11-02T08:33:00Z">
        <w:r w:rsidR="00D61972" w:rsidDel="00E21474">
          <w:delText>P</w:delText>
        </w:r>
      </w:del>
      <w:ins w:id="390" w:author="Anderson,Brian M" w:date="2020-11-02T08:33:00Z">
        <w:r>
          <w:t>p</w:t>
        </w:r>
      </w:ins>
      <w:r w:rsidR="00D61972">
        <w:t xml:space="preserve">redictions </w:t>
      </w:r>
      <w:del w:id="391" w:author="Anderson,Brian M" w:date="2020-11-02T08:34:00Z">
        <w:r w:rsidR="00D61972" w:rsidDel="00E21474">
          <w:delText xml:space="preserve">of disease </w:delText>
        </w:r>
      </w:del>
      <w:r w:rsidR="00D61972">
        <w:t xml:space="preserve">from </w:t>
      </w:r>
      <w:del w:id="392" w:author="Anderson,Brian M" w:date="2020-11-02T08:34:00Z">
        <w:r w:rsidR="00D61972" w:rsidDel="00E21474">
          <w:delText xml:space="preserve">the </w:delText>
        </w:r>
      </w:del>
      <w:ins w:id="393" w:author="Anderson,Brian M" w:date="2020-11-02T08:34:00Z">
        <w:r>
          <w:t xml:space="preserve">our </w:t>
        </w:r>
      </w:ins>
      <w:r w:rsidR="00D61972">
        <w:t xml:space="preserve">model </w:t>
      </w:r>
      <w:del w:id="394" w:author="Anderson,Brian M" w:date="2020-11-02T08:34:00Z">
        <w:r w:rsidR="00D61972" w:rsidDel="00E21474">
          <w:delText>come in a range</w:delText>
        </w:r>
      </w:del>
      <w:ins w:id="395" w:author="Anderson,Brian M" w:date="2020-11-02T08:34:00Z">
        <w:r>
          <w:t>ranged from</w:t>
        </w:r>
      </w:ins>
      <w:del w:id="396" w:author="Anderson,Brian M" w:date="2020-11-02T08:34:00Z">
        <w:r w:rsidR="00D61972" w:rsidDel="00E21474">
          <w:delText xml:space="preserve"> of</w:delText>
        </w:r>
      </w:del>
      <w:r w:rsidR="00D61972">
        <w:t xml:space="preserve"> 0-</w:t>
      </w:r>
      <w:r w:rsidR="001911A5">
        <w:t>1.</w:t>
      </w:r>
      <w:r w:rsidR="00D61972">
        <w:t xml:space="preserve"> </w:t>
      </w:r>
      <w:r w:rsidR="00A26A24">
        <w:t xml:space="preserve">Unfortunately, </w:t>
      </w:r>
      <w:del w:id="397" w:author="Anderson,Brian M" w:date="2020-11-02T08:34:00Z">
        <w:r w:rsidR="00A26A24" w:rsidDel="00E21474">
          <w:delText xml:space="preserve">due </w:delText>
        </w:r>
      </w:del>
      <w:ins w:id="398" w:author="Anderson,Brian M" w:date="2020-11-02T08:34:00Z">
        <w:r>
          <w:t>because of</w:t>
        </w:r>
      </w:ins>
      <w:del w:id="399" w:author="Anderson,Brian M" w:date="2020-11-02T08:34:00Z">
        <w:r w:rsidR="00A26A24" w:rsidDel="00E21474">
          <w:delText>to</w:delText>
        </w:r>
      </w:del>
      <w:r w:rsidR="00A26A24">
        <w:t xml:space="preserve"> slice thickness, the </w:t>
      </w:r>
      <w:r w:rsidR="006406B6">
        <w:t>most inferior and superior aspects</w:t>
      </w:r>
      <w:r w:rsidR="00A26A24">
        <w:t xml:space="preserve"> of a disease site might have a lower probability than the </w:t>
      </w:r>
      <w:del w:id="400" w:author="Anderson,Brian M" w:date="2020-11-02T08:34:00Z">
        <w:r w:rsidR="00A26A24" w:rsidDel="00E21474">
          <w:delText>‘</w:delText>
        </w:r>
      </w:del>
      <w:ins w:id="401" w:author="Anderson,Brian M" w:date="2020-11-02T08:34:00Z">
        <w:r>
          <w:t>“</w:t>
        </w:r>
      </w:ins>
      <w:r w:rsidR="00A26A24">
        <w:t>middle</w:t>
      </w:r>
      <w:ins w:id="402" w:author="Anderson,Brian M" w:date="2020-11-02T08:34:00Z">
        <w:r>
          <w:t>”</w:t>
        </w:r>
      </w:ins>
      <w:del w:id="403" w:author="Anderson,Brian M" w:date="2020-11-02T08:34:00Z">
        <w:r w:rsidR="00A26A24" w:rsidDel="00E21474">
          <w:delText>’</w:delText>
        </w:r>
      </w:del>
      <w:r w:rsidR="00A26A24">
        <w:t xml:space="preserve"> of the disease. For this reason, we use</w:t>
      </w:r>
      <w:ins w:id="404" w:author="Anderson,Brian M" w:date="2020-11-02T08:34:00Z">
        <w:r w:rsidR="00980913">
          <w:t>d</w:t>
        </w:r>
      </w:ins>
      <w:r w:rsidR="00A26A24">
        <w:t xml:space="preserve"> seed-point growth for</w:t>
      </w:r>
      <w:ins w:id="405" w:author="Anderson,Brian M" w:date="2020-11-02T08:34:00Z">
        <w:r w:rsidR="00980913">
          <w:t xml:space="preserve"> the</w:t>
        </w:r>
      </w:ins>
      <w:r w:rsidR="00A26A24">
        <w:t xml:space="preserve"> final prediction. Seed points </w:t>
      </w:r>
      <w:del w:id="406" w:author="Anderson,Brian M" w:date="2020-11-02T08:35:00Z">
        <w:r w:rsidR="00A26A24" w:rsidDel="00980913">
          <w:delText xml:space="preserve">are </w:delText>
        </w:r>
      </w:del>
      <w:proofErr w:type="gramStart"/>
      <w:ins w:id="407" w:author="Anderson,Brian M" w:date="2020-11-02T08:35:00Z">
        <w:r w:rsidR="00980913">
          <w:t xml:space="preserve">were </w:t>
        </w:r>
      </w:ins>
      <w:r w:rsidR="00A26A24">
        <w:t>created to define the likely starting point of a disease site, and then grown outwards to the threshold value</w:t>
      </w:r>
      <w:proofErr w:type="gramEnd"/>
      <w:r w:rsidR="001911A5">
        <w:t>.</w:t>
      </w:r>
      <w:r w:rsidR="00D61972">
        <w:t xml:space="preserve"> </w:t>
      </w:r>
      <w:r w:rsidR="004C6613">
        <w:t xml:space="preserve">The </w:t>
      </w:r>
      <w:del w:id="408" w:author="Anderson,Brian M" w:date="2020-11-02T08:35:00Z">
        <w:r w:rsidR="004C6613" w:rsidDel="00980913">
          <w:delText xml:space="preserve">ideal </w:delText>
        </w:r>
      </w:del>
      <w:r w:rsidR="004C6613">
        <w:t xml:space="preserve">seed value and threshold values were selected </w:t>
      </w:r>
      <w:del w:id="409" w:author="Anderson,Brian M" w:date="2020-11-02T08:36:00Z">
        <w:r w:rsidR="004C6613" w:rsidDel="00980913">
          <w:delText xml:space="preserve">based </w:delText>
        </w:r>
      </w:del>
      <w:proofErr w:type="gramStart"/>
      <w:r w:rsidR="004C6613">
        <w:t xml:space="preserve">on the </w:t>
      </w:r>
      <w:ins w:id="410" w:author="Anderson,Brian M" w:date="2020-11-02T08:36:00Z">
        <w:r w:rsidR="00980913">
          <w:t>basis of</w:t>
        </w:r>
        <w:proofErr w:type="gramEnd"/>
        <w:r w:rsidR="00980913">
          <w:t xml:space="preserve"> the </w:t>
        </w:r>
      </w:ins>
      <w:r w:rsidR="004C6613">
        <w:t xml:space="preserve">highest DSC in the validation dataset. </w:t>
      </w:r>
      <w:del w:id="411" w:author="Anderson,Brian M" w:date="2020-11-02T08:36:00Z">
        <w:r w:rsidR="004C6613" w:rsidDel="00980913">
          <w:delText>S</w:delText>
        </w:r>
      </w:del>
      <w:ins w:id="412" w:author="Anderson,Brian M" w:date="2020-11-02T08:36:00Z">
        <w:r w:rsidR="00980913">
          <w:t>The s</w:t>
        </w:r>
      </w:ins>
      <w:r w:rsidR="004C6613">
        <w:t>eed</w:t>
      </w:r>
      <w:r w:rsidR="00D61972">
        <w:t xml:space="preserve"> values </w:t>
      </w:r>
      <w:r w:rsidR="004C6613">
        <w:t>ranged</w:t>
      </w:r>
      <w:r w:rsidR="00FC59B5">
        <w:t xml:space="preserve"> from 0.25-0.95 in 0.0</w:t>
      </w:r>
      <w:r w:rsidR="008D6DAB">
        <w:t>1</w:t>
      </w:r>
      <w:r w:rsidR="00D61972">
        <w:t xml:space="preserve"> increments, and</w:t>
      </w:r>
      <w:ins w:id="413" w:author="Anderson,Brian M" w:date="2020-11-02T08:36:00Z">
        <w:r w:rsidR="00980913">
          <w:t xml:space="preserve"> the</w:t>
        </w:r>
      </w:ins>
      <w:r w:rsidR="00D61972">
        <w:t xml:space="preserve"> threshol</w:t>
      </w:r>
      <w:r w:rsidR="00FC59B5">
        <w:t>d</w:t>
      </w:r>
      <w:ins w:id="414" w:author="Anderson,Brian M" w:date="2020-11-02T08:36:00Z">
        <w:r w:rsidR="00980913">
          <w:t>s</w:t>
        </w:r>
      </w:ins>
      <w:r w:rsidR="00FC59B5">
        <w:t xml:space="preserve"> range</w:t>
      </w:r>
      <w:ins w:id="415" w:author="Anderson,Brian M" w:date="2020-11-02T08:36:00Z">
        <w:r w:rsidR="00980913">
          <w:t>d</w:t>
        </w:r>
      </w:ins>
      <w:del w:id="416" w:author="Anderson,Brian M" w:date="2020-11-02T08:36:00Z">
        <w:r w:rsidR="00FC59B5" w:rsidDel="00980913">
          <w:delText>s</w:delText>
        </w:r>
      </w:del>
      <w:r w:rsidR="00FC59B5">
        <w:t xml:space="preserve"> from 0.2 to 0.8 in 0.01</w:t>
      </w:r>
      <w:r w:rsidR="00D61972">
        <w:t xml:space="preserve"> increme</w:t>
      </w:r>
      <w:r w:rsidR="004C6613">
        <w:t>nts.</w:t>
      </w:r>
    </w:p>
    <w:p w14:paraId="67E3C266" w14:textId="77777777" w:rsidR="007847DE" w:rsidRDefault="007847DE" w:rsidP="00582F76">
      <w:pPr>
        <w:pStyle w:val="Heading3"/>
      </w:pPr>
      <w:r>
        <w:t>Quantitative Evaluation</w:t>
      </w:r>
    </w:p>
    <w:p w14:paraId="0FBC68EF" w14:textId="77777777" w:rsidR="00513C3B" w:rsidRDefault="007847DE" w:rsidP="007847DE">
      <w:pPr>
        <w:rPr>
          <w:ins w:id="417" w:author="Anderson,Brian M" w:date="2020-11-02T08:39:00Z"/>
        </w:rPr>
      </w:pPr>
      <w:r>
        <w:t xml:space="preserve">The geometric performance of the model </w:t>
      </w:r>
      <w:proofErr w:type="gramStart"/>
      <w:r>
        <w:t>was evaluated</w:t>
      </w:r>
      <w:proofErr w:type="gramEnd"/>
      <w:r>
        <w:t xml:space="preserve"> on the test set using the </w:t>
      </w:r>
      <w:del w:id="418" w:author="Anderson,Brian M" w:date="2020-11-02T08:36:00Z">
        <w:r w:rsidDel="00980913">
          <w:delText xml:space="preserve">Dice Similarity Coefficient </w:delText>
        </w:r>
      </w:del>
      <w:r>
        <w:t>(DSC) and Median Surface Distance</w:t>
      </w:r>
      <w:del w:id="419" w:author="Anderson,Brian M" w:date="2020-11-02T08:37:00Z">
        <w:r w:rsidDel="00980913">
          <w:delText xml:space="preserve"> (MSD)</w:delText>
        </w:r>
      </w:del>
      <w:r>
        <w:t xml:space="preserve"> between the manual and predicted </w:t>
      </w:r>
      <w:r>
        <w:lastRenderedPageBreak/>
        <w:t xml:space="preserve">segmentations. To </w:t>
      </w:r>
      <w:ins w:id="420" w:author="Anderson,Brian M" w:date="2020-11-02T08:37:00Z">
        <w:r w:rsidR="00980913">
          <w:t xml:space="preserve">evaluate our model, </w:t>
        </w:r>
      </w:ins>
      <w:del w:id="421" w:author="Anderson,Brian M" w:date="2020-11-02T08:37:00Z">
        <w:r w:rsidDel="00980913">
          <w:delText xml:space="preserve">measure the impact of patients with multiple small disease sites, </w:delText>
        </w:r>
      </w:del>
      <w:del w:id="422" w:author="Anderson,Brian M" w:date="2020-11-02T08:38:00Z">
        <w:r w:rsidDel="00980913">
          <w:delText xml:space="preserve">the evaluation was separated in a </w:delText>
        </w:r>
      </w:del>
      <w:ins w:id="423" w:author="Anderson,Brian M" w:date="2020-11-02T08:38:00Z">
        <w:r w:rsidR="00980913">
          <w:t xml:space="preserve">we report on predictions in a </w:t>
        </w:r>
      </w:ins>
      <w:r>
        <w:t>disease site-by-site</w:t>
      </w:r>
      <w:r w:rsidR="00DD7A89">
        <w:t>,</w:t>
      </w:r>
      <w:r>
        <w:t xml:space="preserve"> patient-by-patient</w:t>
      </w:r>
      <w:del w:id="424" w:author="Anderson,Brian M" w:date="2020-11-02T08:38:00Z">
        <w:r w:rsidDel="00980913">
          <w:delText xml:space="preserve"> basis</w:delText>
        </w:r>
      </w:del>
      <w:r w:rsidR="00DD7A89">
        <w:t xml:space="preserve">, and </w:t>
      </w:r>
      <w:ins w:id="425" w:author="Anderson,Brian M" w:date="2020-11-02T08:38:00Z">
        <w:r w:rsidR="00980913">
          <w:t>“</w:t>
        </w:r>
      </w:ins>
      <w:del w:id="426" w:author="Anderson,Brian M" w:date="2020-11-02T08:38:00Z">
        <w:r w:rsidR="00DD7A89" w:rsidDel="00980913">
          <w:delText>‘</w:delText>
        </w:r>
      </w:del>
      <w:r w:rsidR="00DD7A89">
        <w:t>global</w:t>
      </w:r>
      <w:ins w:id="427" w:author="Anderson,Brian M" w:date="2020-11-02T08:39:00Z">
        <w:r w:rsidR="00980913">
          <w:t>”</w:t>
        </w:r>
      </w:ins>
      <w:del w:id="428" w:author="Anderson,Brian M" w:date="2020-11-02T08:39:00Z">
        <w:r w:rsidR="00DD7A89" w:rsidDel="00980913">
          <w:delText>’</w:delText>
        </w:r>
      </w:del>
      <w:r w:rsidR="00DD7A89">
        <w:t xml:space="preserve"> basis</w:t>
      </w:r>
      <w:r>
        <w:t>.</w:t>
      </w:r>
      <w:del w:id="429" w:author="Anderson,Brian M" w:date="2020-11-02T08:39:00Z">
        <w:r w:rsidDel="00513C3B">
          <w:delText xml:space="preserve"> </w:delText>
        </w:r>
      </w:del>
    </w:p>
    <w:p w14:paraId="27A59FD1" w14:textId="14901941" w:rsidR="007847DE" w:rsidRPr="00484061" w:rsidRDefault="007847DE" w:rsidP="007847DE">
      <w:pPr>
        <w:rPr>
          <w:b/>
        </w:rPr>
      </w:pPr>
      <w:r>
        <w:t xml:space="preserve">For the site-by-site comparison, each non-connected disease segmentation of the test patients </w:t>
      </w:r>
      <w:proofErr w:type="gramStart"/>
      <w:r>
        <w:t>was considered</w:t>
      </w:r>
      <w:proofErr w:type="gramEnd"/>
      <w:r>
        <w:t xml:space="preserve"> </w:t>
      </w:r>
      <w:del w:id="430" w:author="Anderson,Brian M" w:date="2020-11-02T08:39:00Z">
        <w:r w:rsidDel="00513C3B">
          <w:delText xml:space="preserve">as </w:delText>
        </w:r>
      </w:del>
      <w:r>
        <w:t xml:space="preserve">an independent case. In that regard, </w:t>
      </w:r>
      <w:del w:id="431" w:author="Anderson,Brian M" w:date="2020-11-02T08:39:00Z">
        <w:r w:rsidDel="00513C3B">
          <w:delText>the metrics were</w:delText>
        </w:r>
      </w:del>
      <w:ins w:id="432" w:author="Anderson,Brian M" w:date="2020-11-02T08:39:00Z">
        <w:r w:rsidR="00513C3B">
          <w:t>we</w:t>
        </w:r>
      </w:ins>
      <w:r>
        <w:t xml:space="preserve"> computed </w:t>
      </w:r>
      <w:ins w:id="433" w:author="Anderson,Brian M" w:date="2020-11-02T08:39:00Z">
        <w:r w:rsidR="00513C3B">
          <w:t xml:space="preserve">the metrics </w:t>
        </w:r>
      </w:ins>
      <w:r>
        <w:t xml:space="preserve">between </w:t>
      </w:r>
      <w:del w:id="434" w:author="Anderson,Brian M" w:date="2020-11-02T08:39:00Z">
        <w:r w:rsidDel="00513C3B">
          <w:delText xml:space="preserve">each </w:delText>
        </w:r>
      </w:del>
      <w:ins w:id="435" w:author="Anderson,Brian M" w:date="2020-11-02T08:39:00Z">
        <w:r w:rsidR="00513C3B">
          <w:t xml:space="preserve">the </w:t>
        </w:r>
      </w:ins>
      <w:r>
        <w:t>manual</w:t>
      </w:r>
      <w:ins w:id="436" w:author="Anderson,Brian M" w:date="2020-11-02T08:39:00Z">
        <w:r w:rsidR="00513C3B">
          <w:t xml:space="preserve"> segmentation</w:t>
        </w:r>
      </w:ins>
      <w:r>
        <w:t xml:space="preserve"> and the closest continuous predicted disease segmentation</w:t>
      </w:r>
      <w:del w:id="437" w:author="Anderson,Brian M" w:date="2020-11-02T08:39:00Z">
        <w:r w:rsidDel="00513C3B">
          <w:delText>s</w:delText>
        </w:r>
      </w:del>
      <w:r>
        <w:t>, using the distance between site</w:t>
      </w:r>
      <w:del w:id="438" w:author="Anderson,Brian M" w:date="2020-11-02T08:40:00Z">
        <w:r w:rsidDel="00513C3B">
          <w:delText>s</w:delText>
        </w:r>
      </w:del>
      <w:r>
        <w:t xml:space="preserve"> centroids. For</w:t>
      </w:r>
      <w:ins w:id="439" w:author="Anderson,Brian M" w:date="2020-11-02T08:40:00Z">
        <w:r w:rsidR="00513C3B">
          <w:t xml:space="preserve"> the</w:t>
        </w:r>
      </w:ins>
      <w:r>
        <w:t xml:space="preserve"> patient-by-patient comparison, </w:t>
      </w:r>
      <w:del w:id="440" w:author="Anderson,Brian M" w:date="2020-11-02T08:40:00Z">
        <w:r w:rsidDel="00513C3B">
          <w:delText xml:space="preserve">metrics </w:delText>
        </w:r>
      </w:del>
      <w:r>
        <w:t>we</w:t>
      </w:r>
      <w:del w:id="441" w:author="Anderson,Brian M" w:date="2020-11-02T08:40:00Z">
        <w:r w:rsidDel="00513C3B">
          <w:delText>re</w:delText>
        </w:r>
      </w:del>
      <w:r>
        <w:t xml:space="preserve"> computed </w:t>
      </w:r>
      <w:ins w:id="442" w:author="Anderson,Brian M" w:date="2020-11-02T08:40:00Z">
        <w:r w:rsidR="00513C3B">
          <w:t xml:space="preserve">the metrics </w:t>
        </w:r>
      </w:ins>
      <w:r>
        <w:t>between the manual and predicted segmentations within the entire liver.</w:t>
      </w:r>
      <w:r w:rsidR="00845390" w:rsidRPr="00845390">
        <w:t xml:space="preserve"> </w:t>
      </w:r>
      <w:r w:rsidR="00DD7A89">
        <w:t xml:space="preserve">For global </w:t>
      </w:r>
      <w:r w:rsidR="00F0105E">
        <w:t>DSC</w:t>
      </w:r>
      <w:r w:rsidR="00DD7A89">
        <w:t xml:space="preserve">, all images </w:t>
      </w:r>
      <w:del w:id="443" w:author="Anderson,Brian M" w:date="2020-11-02T08:40:00Z">
        <w:r w:rsidR="00DD7A89" w:rsidDel="00513C3B">
          <w:delText xml:space="preserve">are </w:delText>
        </w:r>
      </w:del>
      <w:ins w:id="444" w:author="Anderson,Brian M" w:date="2020-11-02T08:40:00Z">
        <w:r w:rsidR="00513C3B">
          <w:t xml:space="preserve">were </w:t>
        </w:r>
      </w:ins>
      <w:r w:rsidR="00DD7A89">
        <w:t xml:space="preserve">stacked together, </w:t>
      </w:r>
      <w:ins w:id="445" w:author="Anderson,Brian M" w:date="2020-11-02T08:41:00Z">
        <w:r w:rsidR="00513C3B">
          <w:t xml:space="preserve">this metric </w:t>
        </w:r>
      </w:ins>
      <w:del w:id="446" w:author="Anderson,Brian M" w:date="2020-11-02T08:41:00Z">
        <w:r w:rsidR="00DD7A89" w:rsidDel="00513C3B">
          <w:delText xml:space="preserve">metric </w:delText>
        </w:r>
      </w:del>
      <w:r w:rsidR="00DD7A89">
        <w:t xml:space="preserve">comes from the </w:t>
      </w:r>
      <w:proofErr w:type="spellStart"/>
      <w:r w:rsidR="00DD7A89">
        <w:t>LiTs</w:t>
      </w:r>
      <w:proofErr w:type="spellEnd"/>
      <w:r w:rsidR="00DD7A89">
        <w:t xml:space="preserve"> challenge</w:t>
      </w:r>
      <w:r w:rsidR="00DD7A89">
        <w:fldChar w:fldCharType="begin" w:fldLock="1"/>
      </w:r>
      <w:r w:rsidR="00BC3022">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10&lt;/sup&gt;","plainTextFormattedCitation":"10","previouslyFormattedCitation":"&lt;sup&gt;10&lt;/sup&gt;"},"properties":{"noteIndex":0},"schema":"https://github.com/citation-style-language/schema/raw/master/csl-citation.json"}</w:instrText>
      </w:r>
      <w:r w:rsidR="00DD7A89">
        <w:fldChar w:fldCharType="separate"/>
      </w:r>
      <w:r w:rsidR="00B232C6" w:rsidRPr="00B232C6">
        <w:rPr>
          <w:noProof/>
          <w:vertAlign w:val="superscript"/>
        </w:rPr>
        <w:t>10</w:t>
      </w:r>
      <w:r w:rsidR="00DD7A89">
        <w:fldChar w:fldCharType="end"/>
      </w:r>
      <w:r w:rsidR="00DD7A89">
        <w:t xml:space="preserve">. </w:t>
      </w:r>
      <w:r w:rsidR="00845390" w:rsidRPr="00484061">
        <w:rPr>
          <w:b/>
        </w:rPr>
        <w:t xml:space="preserve">All metrics </w:t>
      </w:r>
      <w:proofErr w:type="gramStart"/>
      <w:r w:rsidR="00845390" w:rsidRPr="00484061">
        <w:rPr>
          <w:b/>
        </w:rPr>
        <w:t>were computed</w:t>
      </w:r>
      <w:proofErr w:type="gramEnd"/>
      <w:r w:rsidR="00845390" w:rsidRPr="00484061">
        <w:rPr>
          <w:b/>
        </w:rPr>
        <w:t xml:space="preserve"> using </w:t>
      </w:r>
      <w:r w:rsidR="00BC5A70">
        <w:rPr>
          <w:b/>
        </w:rPr>
        <w:t xml:space="preserve">their </w:t>
      </w:r>
      <w:r w:rsidR="00845390" w:rsidRPr="00484061">
        <w:rPr>
          <w:b/>
        </w:rPr>
        <w:t>original image resolution.</w:t>
      </w:r>
    </w:p>
    <w:p w14:paraId="17F0E9D3" w14:textId="257D2DF5" w:rsidR="007847DE" w:rsidRDefault="00513C3B" w:rsidP="007847DE">
      <w:ins w:id="447" w:author="Anderson,Brian M" w:date="2020-11-02T08:41:00Z">
        <w:r>
          <w:t xml:space="preserve">The </w:t>
        </w:r>
      </w:ins>
      <w:del w:id="448" w:author="Anderson,Brian M" w:date="2020-11-02T08:41:00Z">
        <w:r w:rsidR="007847DE" w:rsidDel="00513C3B">
          <w:delText>S</w:delText>
        </w:r>
      </w:del>
      <w:ins w:id="449" w:author="Anderson,Brian M" w:date="2020-11-02T08:41:00Z">
        <w:r>
          <w:t>s</w:t>
        </w:r>
      </w:ins>
      <w:r w:rsidR="007847DE">
        <w:t xml:space="preserve">ensitivity of the model was evaluated on a site-by-site basis, where the disease was considered identified if </w:t>
      </w:r>
      <w:proofErr w:type="gramStart"/>
      <w:r w:rsidR="007847DE">
        <w:t xml:space="preserve">at least </w:t>
      </w:r>
      <w:r w:rsidR="000B43C6">
        <w:t>4</w:t>
      </w:r>
      <w:r w:rsidR="007847DE">
        <w:t xml:space="preserve">5% of the manual disease volume was </w:t>
      </w:r>
      <w:r w:rsidR="00F0105E">
        <w:t xml:space="preserve">overlapped </w:t>
      </w:r>
      <w:r w:rsidR="007847DE">
        <w:t>by the predicted</w:t>
      </w:r>
      <w:proofErr w:type="gramEnd"/>
      <w:r w:rsidR="007847DE">
        <w:t xml:space="preserve"> disease volume. </w:t>
      </w:r>
      <w:ins w:id="450" w:author="Anderson,Brian M" w:date="2020-11-02T08:41:00Z">
        <w:r>
          <w:t xml:space="preserve">The </w:t>
        </w:r>
      </w:ins>
      <w:del w:id="451" w:author="Anderson,Brian M" w:date="2020-11-02T08:41:00Z">
        <w:r w:rsidR="007847DE" w:rsidDel="00513C3B">
          <w:delText>F</w:delText>
        </w:r>
      </w:del>
      <w:ins w:id="452" w:author="Anderson,Brian M" w:date="2020-11-02T08:41:00Z">
        <w:r>
          <w:t>f</w:t>
        </w:r>
      </w:ins>
      <w:r w:rsidR="007847DE">
        <w:t>alse</w:t>
      </w:r>
      <w:del w:id="453" w:author="Anderson,Brian M" w:date="2020-11-02T08:41:00Z">
        <w:r w:rsidR="007847DE" w:rsidDel="00513C3B">
          <w:delText xml:space="preserve"> </w:delText>
        </w:r>
      </w:del>
      <w:ins w:id="454" w:author="Anderson,Brian M" w:date="2020-11-02T08:41:00Z">
        <w:r>
          <w:t>-</w:t>
        </w:r>
      </w:ins>
      <w:r w:rsidR="007847DE">
        <w:t xml:space="preserve">positive volume </w:t>
      </w:r>
      <w:proofErr w:type="gramStart"/>
      <w:r w:rsidR="007847DE">
        <w:t>was defined</w:t>
      </w:r>
      <w:proofErr w:type="gramEnd"/>
      <w:r w:rsidR="007847DE">
        <w:t xml:space="preserve"> as the volume of </w:t>
      </w:r>
      <w:ins w:id="455" w:author="Anderson,Brian M" w:date="2020-11-02T08:41:00Z">
        <w:r>
          <w:t xml:space="preserve">the </w:t>
        </w:r>
      </w:ins>
      <w:r w:rsidR="007847DE">
        <w:t>predicted disease segmentation outside of the ground truth disease segmentation</w:t>
      </w:r>
      <w:del w:id="456" w:author="Anderson,Brian M" w:date="2020-11-02T08:42:00Z">
        <w:r w:rsidR="007847DE" w:rsidDel="00513C3B">
          <w:delText>.</w:delText>
        </w:r>
        <w:r w:rsidR="007847DE" w:rsidRPr="00EF2F0A" w:rsidDel="00513C3B">
          <w:delText xml:space="preserve"> </w:delText>
        </w:r>
        <w:r w:rsidR="007847DE" w:rsidDel="00513C3B">
          <w:delText>False positive volume is</w:delText>
        </w:r>
      </w:del>
      <w:ins w:id="457" w:author="Anderson,Brian M" w:date="2020-11-02T08:42:00Z">
        <w:r>
          <w:t xml:space="preserve"> and was</w:t>
        </w:r>
      </w:ins>
      <w:r w:rsidR="007847DE">
        <w:t xml:space="preserve"> comprised of two errors</w:t>
      </w:r>
      <w:del w:id="458" w:author="Anderson,Brian M" w:date="2020-11-02T08:42:00Z">
        <w:r w:rsidR="007847DE" w:rsidDel="008C1A8E">
          <w:delText>,</w:delText>
        </w:r>
      </w:del>
      <w:ins w:id="459" w:author="Anderson,Brian M" w:date="2020-11-02T08:42:00Z">
        <w:r w:rsidR="008C1A8E">
          <w:t>:</w:t>
        </w:r>
      </w:ins>
      <w:del w:id="460" w:author="Anderson,Brian M" w:date="2020-11-02T08:42:00Z">
        <w:r w:rsidR="007847DE" w:rsidDel="008C1A8E">
          <w:delText xml:space="preserve"> one is</w:delText>
        </w:r>
      </w:del>
      <w:r w:rsidR="007847DE">
        <w:t xml:space="preserve"> over</w:t>
      </w:r>
      <w:del w:id="461" w:author="Anderson,Brian M" w:date="2020-11-02T08:42:00Z">
        <w:r w:rsidR="007847DE" w:rsidDel="008C1A8E">
          <w:delText xml:space="preserve"> </w:delText>
        </w:r>
      </w:del>
      <w:ins w:id="462" w:author="Anderson,Brian M" w:date="2020-11-02T08:42:00Z">
        <w:r w:rsidR="008C1A8E">
          <w:t>-</w:t>
        </w:r>
      </w:ins>
      <w:r w:rsidR="007847DE">
        <w:t>segmentation</w:t>
      </w:r>
      <w:del w:id="463" w:author="Anderson,Brian M" w:date="2020-11-02T08:42:00Z">
        <w:r w:rsidR="007847DE" w:rsidDel="008C1A8E">
          <w:delText>s</w:delText>
        </w:r>
      </w:del>
      <w:r w:rsidR="007847DE">
        <w:t xml:space="preserve"> of the actual disease volume</w:t>
      </w:r>
      <w:del w:id="464" w:author="Anderson,Brian M" w:date="2020-11-02T08:42:00Z">
        <w:r w:rsidR="007847DE" w:rsidDel="008C1A8E">
          <w:delText>,</w:delText>
        </w:r>
      </w:del>
      <w:r w:rsidR="007847DE">
        <w:t xml:space="preserve"> and </w:t>
      </w:r>
      <w:del w:id="465" w:author="Anderson,Brian M" w:date="2020-11-02T08:42:00Z">
        <w:r w:rsidR="007847DE" w:rsidDel="008C1A8E">
          <w:delText xml:space="preserve">the second is </w:delText>
        </w:r>
      </w:del>
      <w:r w:rsidR="007847DE">
        <w:t xml:space="preserve">erroneous segmentation of </w:t>
      </w:r>
      <w:ins w:id="466" w:author="Anderson,Brian M" w:date="2020-11-02T08:42:00Z">
        <w:r w:rsidR="008C1A8E">
          <w:t xml:space="preserve">the </w:t>
        </w:r>
      </w:ins>
      <w:r w:rsidR="007847DE">
        <w:t>normal liver area as disease. The erroneous false</w:t>
      </w:r>
      <w:del w:id="467" w:author="Anderson,Brian M" w:date="2020-11-02T08:43:00Z">
        <w:r w:rsidR="007847DE" w:rsidDel="008C1A8E">
          <w:delText xml:space="preserve"> </w:delText>
        </w:r>
      </w:del>
      <w:ins w:id="468" w:author="Anderson,Brian M" w:date="2020-11-02T08:43:00Z">
        <w:r w:rsidR="008C1A8E">
          <w:t>-</w:t>
        </w:r>
      </w:ins>
      <w:r w:rsidR="007847DE">
        <w:t xml:space="preserve">positive volume </w:t>
      </w:r>
      <w:proofErr w:type="gramStart"/>
      <w:r w:rsidR="007847DE">
        <w:t>was quantified</w:t>
      </w:r>
      <w:proofErr w:type="gramEnd"/>
      <w:r w:rsidR="007847DE">
        <w:t xml:space="preserve"> as the volume</w:t>
      </w:r>
      <w:ins w:id="469" w:author="Anderson,Brian M" w:date="2020-11-02T08:43:00Z">
        <w:r w:rsidR="008C1A8E">
          <w:t xml:space="preserve"> that was</w:t>
        </w:r>
      </w:ins>
      <w:r w:rsidR="007847DE">
        <w:t xml:space="preserve"> completely unconnected from any ground truth disease segmentations</w:t>
      </w:r>
      <w:del w:id="470" w:author="Anderson,Brian M" w:date="2020-11-02T08:43:00Z">
        <w:r w:rsidR="007847DE" w:rsidDel="008C1A8E">
          <w:delText>,</w:delText>
        </w:r>
      </w:del>
      <w:r w:rsidR="007847DE">
        <w:t xml:space="preserve"> and the over-segmentation false volume as the total predicted volume minus the erroneous volume</w:t>
      </w:r>
      <w:del w:id="471" w:author="Anderson,Brian M" w:date="2020-11-02T08:43:00Z">
        <w:r w:rsidR="00A22E5A" w:rsidDel="008C1A8E">
          <w:delText>,</w:delText>
        </w:r>
      </w:del>
      <w:r w:rsidR="007847DE">
        <w:t xml:space="preserve"> </w:t>
      </w:r>
      <w:ins w:id="472" w:author="Anderson,Brian M" w:date="2020-11-02T08:43:00Z">
        <w:r w:rsidR="008C1A8E">
          <w:t>(</w:t>
        </w:r>
      </w:ins>
      <w:r w:rsidR="007847DE">
        <w:t>Figure xxx</w:t>
      </w:r>
      <w:ins w:id="473" w:author="Anderson,Brian M" w:date="2020-11-02T08:43:00Z">
        <w:r w:rsidR="008C1A8E">
          <w:t>)</w:t>
        </w:r>
      </w:ins>
      <w:r w:rsidR="007847DE">
        <w:t>.</w:t>
      </w:r>
    </w:p>
    <w:p w14:paraId="369F9591" w14:textId="77777777" w:rsidR="00F0105E" w:rsidRDefault="00F0105E" w:rsidP="00484061">
      <w:pPr>
        <w:keepNext/>
      </w:pPr>
      <w:r>
        <w:rPr>
          <w:noProof/>
        </w:rPr>
        <w:drawing>
          <wp:inline distT="0" distB="0" distL="0" distR="0" wp14:anchorId="17D95EAD" wp14:editId="0021BA6E">
            <wp:extent cx="5939790" cy="28092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2809240"/>
                    </a:xfrm>
                    <a:prstGeom prst="rect">
                      <a:avLst/>
                    </a:prstGeom>
                    <a:noFill/>
                    <a:ln>
                      <a:noFill/>
                    </a:ln>
                  </pic:spPr>
                </pic:pic>
              </a:graphicData>
            </a:graphic>
          </wp:inline>
        </w:drawing>
      </w:r>
    </w:p>
    <w:p w14:paraId="3208BC99" w14:textId="77655828" w:rsidR="00F0105E" w:rsidRDefault="00F0105E" w:rsidP="00484061">
      <w:pPr>
        <w:pStyle w:val="Caption"/>
      </w:pPr>
      <w:r>
        <w:t xml:space="preserve">Figure </w:t>
      </w:r>
      <w:r w:rsidR="0063709D">
        <w:fldChar w:fldCharType="begin"/>
      </w:r>
      <w:r w:rsidR="0063709D">
        <w:instrText xml:space="preserve"> SEQ Figure \* ARABIC </w:instrText>
      </w:r>
      <w:r w:rsidR="0063709D">
        <w:fldChar w:fldCharType="separate"/>
      </w:r>
      <w:ins w:id="474" w:author="Anderson,Brian M" w:date="2020-10-30T08:40:00Z">
        <w:r w:rsidR="00AF26C7">
          <w:rPr>
            <w:noProof/>
          </w:rPr>
          <w:t>6</w:t>
        </w:r>
      </w:ins>
      <w:del w:id="475" w:author="Anderson,Brian M" w:date="2020-10-30T08:40:00Z">
        <w:r w:rsidR="00CD76F5" w:rsidDel="00AF26C7">
          <w:rPr>
            <w:noProof/>
          </w:rPr>
          <w:delText>7</w:delText>
        </w:r>
      </w:del>
      <w:r w:rsidR="0063709D">
        <w:rPr>
          <w:noProof/>
        </w:rPr>
        <w:fldChar w:fldCharType="end"/>
      </w:r>
      <w:r>
        <w:t>:</w:t>
      </w:r>
      <w:r w:rsidRPr="00F0105E">
        <w:t xml:space="preserve"> </w:t>
      </w:r>
      <w:r>
        <w:t xml:space="preserve">(Left) Overlay between a predicted (white) and ground truth (red) disease segmentations. (Right) Subtraction of the predicted and </w:t>
      </w:r>
      <w:proofErr w:type="gramStart"/>
      <w:r>
        <w:t>gr</w:t>
      </w:r>
      <w:r w:rsidR="00A22E5A">
        <w:t>ound truth disease segmentation</w:t>
      </w:r>
      <w:proofErr w:type="gramEnd"/>
      <w:r w:rsidR="00A22E5A">
        <w:t>,</w:t>
      </w:r>
      <w:r>
        <w:t xml:space="preserve"> </w:t>
      </w:r>
      <w:r w:rsidR="00A22E5A">
        <w:t>o</w:t>
      </w:r>
      <w:r>
        <w:t>ver-segmentation of the disease volume (blue) and the unconnected erroneous false positive region (green). Sum of blue and green is false positive volume.</w:t>
      </w:r>
    </w:p>
    <w:p w14:paraId="2A4A580C" w14:textId="77777777" w:rsidR="007847DE" w:rsidRDefault="007847DE" w:rsidP="00582F76">
      <w:pPr>
        <w:pStyle w:val="Heading3"/>
      </w:pPr>
      <w:r>
        <w:t xml:space="preserve">Qualitative </w:t>
      </w:r>
      <w:r w:rsidRPr="003B7403">
        <w:t>Evaluation</w:t>
      </w:r>
    </w:p>
    <w:p w14:paraId="5EA7FF3B" w14:textId="7B5AEC6F" w:rsidR="00D53E7E" w:rsidRDefault="00BC5A70" w:rsidP="007847DE">
      <w:pPr>
        <w:rPr>
          <w:ins w:id="476" w:author="Anderson,Brian M" w:date="2020-11-02T08:48:00Z"/>
        </w:rPr>
      </w:pPr>
      <w:r>
        <w:t xml:space="preserve">To enrich the quantitative evaluation, </w:t>
      </w:r>
      <w:del w:id="477" w:author="Anderson,Brian M" w:date="2020-11-02T08:43:00Z">
        <w:r w:rsidDel="00A2442B">
          <w:delText>q</w:delText>
        </w:r>
        <w:r w:rsidR="007847DE" w:rsidDel="00A2442B">
          <w:delText xml:space="preserve">uantitative metrics </w:delText>
        </w:r>
      </w:del>
      <w:del w:id="478" w:author="Anderson,Brian M" w:date="2020-11-02T08:44:00Z">
        <w:r w:rsidDel="00A2442B">
          <w:delText>were</w:delText>
        </w:r>
      </w:del>
      <w:ins w:id="479" w:author="Anderson,Brian M" w:date="2020-11-02T08:44:00Z">
        <w:r w:rsidR="00A2442B">
          <w:t>we</w:t>
        </w:r>
      </w:ins>
      <w:r>
        <w:t xml:space="preserve"> also evaluated</w:t>
      </w:r>
      <w:ins w:id="480" w:author="Anderson,Brian M" w:date="2020-11-02T08:44:00Z">
        <w:r w:rsidR="00A2442B">
          <w:t xml:space="preserve"> quantitative metrics</w:t>
        </w:r>
      </w:ins>
      <w:r w:rsidR="007847DE">
        <w:t xml:space="preserve">. For large structures, a high DSC can hide clinically </w:t>
      </w:r>
      <w:del w:id="481" w:author="Anderson,Brian M" w:date="2020-11-02T08:44:00Z">
        <w:r w:rsidR="007847DE" w:rsidDel="00A2442B">
          <w:delText xml:space="preserve">impactful </w:delText>
        </w:r>
      </w:del>
      <w:ins w:id="482" w:author="Anderson,Brian M" w:date="2020-11-02T08:44:00Z">
        <w:r w:rsidR="00A2442B">
          <w:t xml:space="preserve">important </w:t>
        </w:r>
      </w:ins>
      <w:r w:rsidR="007847DE">
        <w:t>inaccuracies, while for smaller structures</w:t>
      </w:r>
      <w:ins w:id="483" w:author="Anderson,Brian M" w:date="2020-11-02T08:44:00Z">
        <w:r w:rsidR="00A2442B">
          <w:t>,</w:t>
        </w:r>
      </w:ins>
      <w:r w:rsidR="007847DE">
        <w:t xml:space="preserve"> a low DSC </w:t>
      </w:r>
      <w:del w:id="484" w:author="Anderson,Brian M" w:date="2020-11-02T08:44:00Z">
        <w:r w:rsidR="007847DE" w:rsidDel="00A2442B">
          <w:delText xml:space="preserve">could </w:delText>
        </w:r>
      </w:del>
      <w:ins w:id="485" w:author="Anderson,Brian M" w:date="2020-11-02T08:44:00Z">
        <w:r w:rsidR="00A2442B">
          <w:t xml:space="preserve">can </w:t>
        </w:r>
      </w:ins>
      <w:r w:rsidR="007847DE">
        <w:t>be overly critical</w:t>
      </w:r>
      <w:r w:rsidR="007847DE">
        <w:fldChar w:fldCharType="begin" w:fldLock="1"/>
      </w:r>
      <w:r w:rsidR="00B232C6">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18&lt;/sup&gt;","plainTextFormattedCitation":"18","previouslyFormattedCitation":"&lt;sup&gt;18&lt;/sup&gt;"},"properties":{"noteIndex":0},"schema":"https://github.com/citation-style-language/schema/raw/master/csl-citation.json"}</w:instrText>
      </w:r>
      <w:r w:rsidR="007847DE">
        <w:fldChar w:fldCharType="separate"/>
      </w:r>
      <w:r w:rsidR="00014931" w:rsidRPr="00014931">
        <w:rPr>
          <w:noProof/>
          <w:vertAlign w:val="superscript"/>
        </w:rPr>
        <w:t>18</w:t>
      </w:r>
      <w:r w:rsidR="007847DE">
        <w:fldChar w:fldCharType="end"/>
      </w:r>
      <w:r w:rsidR="007847DE">
        <w:t xml:space="preserve">. </w:t>
      </w:r>
      <w:ins w:id="486" w:author="Anderson,Brian M" w:date="2020-11-02T08:48:00Z">
        <w:r w:rsidR="00D53E7E" w:rsidRPr="00D53E7E">
          <w:t>Therefore, a qualitative assessment of both CRLM and ablation segmentations was performed by a radiology-trained physician fellow (</w:t>
        </w:r>
        <w:r w:rsidR="00D53E7E">
          <w:t xml:space="preserve">1, </w:t>
        </w:r>
        <w:r w:rsidR="00D53E7E" w:rsidRPr="00D53E7E">
          <w:t>XXX)</w:t>
        </w:r>
        <w:r w:rsidR="00D53E7E">
          <w:t xml:space="preserve"> and </w:t>
        </w:r>
        <w:r w:rsidR="00D53E7E" w:rsidRPr="00D53E7E">
          <w:t>two board-certified radiologists (</w:t>
        </w:r>
        <w:r w:rsidR="00D53E7E">
          <w:t xml:space="preserve">2, </w:t>
        </w:r>
        <w:r w:rsidR="00D53E7E" w:rsidRPr="00D53E7E">
          <w:t>XXX</w:t>
        </w:r>
      </w:ins>
      <w:ins w:id="487" w:author="Anderson,Brian M" w:date="2020-11-02T08:49:00Z">
        <w:r w:rsidR="00D53E7E">
          <w:t>)</w:t>
        </w:r>
      </w:ins>
      <w:ins w:id="488" w:author="Anderson,Brian M" w:date="2020-11-02T08:48:00Z">
        <w:r w:rsidR="00D53E7E" w:rsidRPr="00D53E7E">
          <w:t xml:space="preserve">, an interventional radiologist, and </w:t>
        </w:r>
      </w:ins>
      <w:ins w:id="489" w:author="Anderson,Brian M" w:date="2020-11-02T08:49:00Z">
        <w:r w:rsidR="00D53E7E">
          <w:t xml:space="preserve">(3, XXX), </w:t>
        </w:r>
      </w:ins>
      <w:ins w:id="490" w:author="Anderson,Brian M" w:date="2020-11-02T08:48:00Z">
        <w:r w:rsidR="00D53E7E" w:rsidRPr="00D53E7E">
          <w:t xml:space="preserve">a diagnostic radiologist, </w:t>
        </w:r>
        <w:r w:rsidR="00D53E7E" w:rsidRPr="00D53E7E">
          <w:lastRenderedPageBreak/>
          <w:t xml:space="preserve">both of whom have more than 10 years of experience). </w:t>
        </w:r>
      </w:ins>
      <w:del w:id="491" w:author="Anderson,Brian M" w:date="2020-11-02T08:48:00Z">
        <w:r w:rsidR="007847DE" w:rsidDel="00D53E7E">
          <w:delText>Therefore, a qualitative assessment of both CRL</w:delText>
        </w:r>
        <w:r w:rsidR="00640705" w:rsidDel="00D53E7E">
          <w:delText>M</w:delText>
        </w:r>
        <w:r w:rsidR="007847DE" w:rsidDel="00D53E7E">
          <w:delText xml:space="preserve"> and ablation segmentations</w:delText>
        </w:r>
        <w:r w:rsidR="002F02D0" w:rsidDel="00D53E7E">
          <w:delText xml:space="preserve"> was performed by </w:delText>
        </w:r>
      </w:del>
      <w:del w:id="492" w:author="Anderson,Brian M" w:date="2020-11-02T08:46:00Z">
        <w:r w:rsidR="002F02D0" w:rsidDel="00D53E7E">
          <w:delText>two board certified radiologists (XXX</w:delText>
        </w:r>
        <w:r w:rsidR="0051477F" w:rsidDel="00D53E7E">
          <w:delText>, interventional radiologist</w:delText>
        </w:r>
        <w:r w:rsidR="002F02D0" w:rsidDel="00D53E7E">
          <w:delText xml:space="preserve"> an</w:delText>
        </w:r>
        <w:r w:rsidR="0051477F" w:rsidDel="00D53E7E">
          <w:delText>d</w:delText>
        </w:r>
        <w:r w:rsidR="002F02D0" w:rsidDel="00D53E7E">
          <w:delText xml:space="preserve"> YYY,</w:delText>
        </w:r>
        <w:r w:rsidR="0051477F" w:rsidDel="00D53E7E">
          <w:delText xml:space="preserve"> diagnostic radiologist, both with more than </w:delText>
        </w:r>
        <w:r w:rsidR="002F02D0" w:rsidDel="00D53E7E">
          <w:delText>10 years of experience)</w:delText>
        </w:r>
        <w:r w:rsidR="0047778A" w:rsidDel="00D53E7E">
          <w:delText xml:space="preserve"> and</w:delText>
        </w:r>
      </w:del>
      <w:del w:id="493" w:author="Anderson,Brian M" w:date="2020-11-02T08:45:00Z">
        <w:r w:rsidR="004F0855" w:rsidDel="00A2442B">
          <w:delText xml:space="preserve"> a</w:delText>
        </w:r>
        <w:r w:rsidR="0047778A" w:rsidDel="00A2442B">
          <w:delText xml:space="preserve"> radiology trained physician fellow (XXX)</w:delText>
        </w:r>
      </w:del>
      <w:del w:id="494" w:author="Anderson,Brian M" w:date="2020-11-02T08:48:00Z">
        <w:r w:rsidR="002F02D0" w:rsidDel="00D53E7E">
          <w:delText xml:space="preserve">. </w:delText>
        </w:r>
      </w:del>
    </w:p>
    <w:p w14:paraId="599BB0A2" w14:textId="04A26257" w:rsidR="007847DE" w:rsidRDefault="00D53E7E" w:rsidP="007847DE">
      <w:ins w:id="495" w:author="Anderson,Brian M" w:date="2020-11-02T08:49:00Z">
        <w:r>
          <w:t xml:space="preserve">We retrospectively identified </w:t>
        </w:r>
      </w:ins>
      <w:del w:id="496" w:author="Anderson,Brian M" w:date="2020-11-02T08:49:00Z">
        <w:r w:rsidR="00037FB0" w:rsidDel="00D53E7E">
          <w:delText>Eighteen</w:delText>
        </w:r>
      </w:del>
      <w:ins w:id="497" w:author="Anderson,Brian M" w:date="2020-11-02T08:49:00Z">
        <w:r>
          <w:t>18</w:t>
        </w:r>
      </w:ins>
      <w:r w:rsidR="00A26A24">
        <w:t xml:space="preserve"> </w:t>
      </w:r>
      <w:r w:rsidR="002F02D0">
        <w:t xml:space="preserve">patients who had previously undergone thermal ablation therapy at our institution </w:t>
      </w:r>
      <w:del w:id="498" w:author="Anderson,Brian M" w:date="2020-11-02T08:50:00Z">
        <w:r w:rsidR="002F02D0" w:rsidDel="00D53E7E">
          <w:delText xml:space="preserve">were retrospectively identified </w:delText>
        </w:r>
      </w:del>
      <w:r w:rsidR="002F02D0">
        <w:t>under an Institutional Review Board</w:t>
      </w:r>
      <w:ins w:id="499" w:author="Anderson,Brian M" w:date="2020-11-02T08:50:00Z">
        <w:r>
          <w:t>-</w:t>
        </w:r>
      </w:ins>
      <w:del w:id="500" w:author="Anderson,Brian M" w:date="2020-11-02T08:50:00Z">
        <w:r w:rsidR="002F02D0" w:rsidDel="00D53E7E">
          <w:delText xml:space="preserve"> </w:delText>
        </w:r>
      </w:del>
      <w:r w:rsidR="002F02D0">
        <w:t>approved study</w:t>
      </w:r>
      <w:del w:id="501" w:author="Anderson,Brian M" w:date="2020-11-02T08:50:00Z">
        <w:r w:rsidR="004F0855" w:rsidDel="00D53E7E">
          <w:delText>,</w:delText>
        </w:r>
      </w:del>
      <w:ins w:id="502" w:author="Anderson,Brian M" w:date="2020-11-02T08:50:00Z">
        <w:r>
          <w:t>;</w:t>
        </w:r>
      </w:ins>
      <w:r w:rsidR="004F0855">
        <w:t xml:space="preserve"> these patients had 24 C</w:t>
      </w:r>
      <w:r w:rsidR="00BD495A">
        <w:t>R</w:t>
      </w:r>
      <w:r w:rsidR="004F0855">
        <w:t>LM sites and 19 ablation sites</w:t>
      </w:r>
      <w:r w:rsidR="002F02D0">
        <w:t>.</w:t>
      </w:r>
      <w:r w:rsidR="004F0855">
        <w:t xml:space="preserve"> </w:t>
      </w:r>
      <w:proofErr w:type="gramStart"/>
      <w:ins w:id="503" w:author="Anderson,Brian M" w:date="2020-11-02T08:50:00Z">
        <w:r>
          <w:t xml:space="preserve">The </w:t>
        </w:r>
      </w:ins>
      <w:del w:id="504" w:author="Anderson,Brian M" w:date="2020-11-02T08:50:00Z">
        <w:r w:rsidR="004F0855" w:rsidDel="00D53E7E">
          <w:delText>P</w:delText>
        </w:r>
      </w:del>
      <w:ins w:id="505" w:author="Anderson,Brian M" w:date="2020-11-02T08:50:00Z">
        <w:r>
          <w:t>p</w:t>
        </w:r>
      </w:ins>
      <w:r w:rsidR="004F0855">
        <w:t xml:space="preserve">redicted </w:t>
      </w:r>
      <w:del w:id="506" w:author="Anderson,Brian M" w:date="2020-11-02T08:50:00Z">
        <w:r w:rsidR="004F0855" w:rsidDel="00D53E7E">
          <w:delText>c</w:delText>
        </w:r>
        <w:r w:rsidR="007847DE" w:rsidDel="00D53E7E">
          <w:delText xml:space="preserve">ontours </w:delText>
        </w:r>
        <w:r w:rsidR="004F0855" w:rsidDel="00D53E7E">
          <w:delText xml:space="preserve">of the </w:delText>
        </w:r>
      </w:del>
      <w:r w:rsidR="004F0855">
        <w:t>C</w:t>
      </w:r>
      <w:r w:rsidR="00BD495A">
        <w:t>R</w:t>
      </w:r>
      <w:r w:rsidR="004F0855">
        <w:t>LM and ablation</w:t>
      </w:r>
      <w:ins w:id="507" w:author="Anderson,Brian M" w:date="2020-11-02T08:50:00Z">
        <w:r>
          <w:t xml:space="preserve"> contours</w:t>
        </w:r>
      </w:ins>
      <w:r w:rsidR="004F0855">
        <w:t xml:space="preserve"> </w:t>
      </w:r>
      <w:r w:rsidR="007847DE">
        <w:t>were scored independently by both radiologists</w:t>
      </w:r>
      <w:r w:rsidR="0047778A">
        <w:t xml:space="preserve"> and </w:t>
      </w:r>
      <w:ins w:id="508" w:author="Anderson,Brian M" w:date="2020-11-02T08:51:00Z">
        <w:r>
          <w:t xml:space="preserve">the </w:t>
        </w:r>
      </w:ins>
      <w:r w:rsidR="0047778A">
        <w:t>radiology physician fellow</w:t>
      </w:r>
      <w:r w:rsidR="007847DE">
        <w:t xml:space="preserve"> </w:t>
      </w:r>
      <w:del w:id="509" w:author="Anderson,Brian M" w:date="2020-11-02T08:51:00Z">
        <w:r w:rsidR="007847DE" w:rsidDel="00D53E7E">
          <w:delText xml:space="preserve">based on </w:delText>
        </w:r>
      </w:del>
      <w:ins w:id="510" w:author="Anderson,Brian M" w:date="2020-11-02T08:51:00Z">
        <w:r>
          <w:t xml:space="preserve">based on </w:t>
        </w:r>
      </w:ins>
      <w:r w:rsidR="007847DE">
        <w:t>a Likert quality scale of 1-5</w:t>
      </w:r>
      <w:proofErr w:type="gramEnd"/>
      <w:r w:rsidR="007847DE">
        <w:t xml:space="preserve">. The criteria for the scale </w:t>
      </w:r>
      <w:del w:id="511" w:author="Anderson,Brian M" w:date="2020-11-02T08:51:00Z">
        <w:r w:rsidR="007847DE" w:rsidDel="00D53E7E">
          <w:delText>can be seen</w:delText>
        </w:r>
      </w:del>
      <w:proofErr w:type="gramStart"/>
      <w:ins w:id="512" w:author="Anderson,Brian M" w:date="2020-11-02T08:51:00Z">
        <w:r>
          <w:t>are shown</w:t>
        </w:r>
      </w:ins>
      <w:proofErr w:type="gramEnd"/>
      <w:r w:rsidR="007847DE">
        <w:t xml:space="preserve"> in Table xxx.</w:t>
      </w:r>
    </w:p>
    <w:p w14:paraId="44D40F31" w14:textId="13BFBE7A" w:rsidR="007847DE" w:rsidRDefault="007847DE" w:rsidP="007847DE">
      <w:pPr>
        <w:pStyle w:val="Caption"/>
        <w:keepNext/>
      </w:pPr>
      <w:r>
        <w:t xml:space="preserve">Table </w:t>
      </w:r>
      <w:r w:rsidR="0063709D">
        <w:fldChar w:fldCharType="begin"/>
      </w:r>
      <w:r w:rsidR="0063709D">
        <w:instrText xml:space="preserve"> SEQ Table \* ARABIC </w:instrText>
      </w:r>
      <w:r w:rsidR="0063709D">
        <w:fldChar w:fldCharType="separate"/>
      </w:r>
      <w:r w:rsidR="0001030F">
        <w:rPr>
          <w:noProof/>
        </w:rPr>
        <w:t>2</w:t>
      </w:r>
      <w:r w:rsidR="0063709D">
        <w:rPr>
          <w:noProof/>
        </w:rPr>
        <w:fldChar w:fldCharType="end"/>
      </w:r>
      <w:r>
        <w:t>: Likert scoring for assessment of colorectal liver metastasis (CRL</w:t>
      </w:r>
      <w:r w:rsidR="00640705">
        <w:t>M</w:t>
      </w:r>
      <w:r>
        <w:t>) and ablation contours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78"/>
        <w:gridCol w:w="7060"/>
      </w:tblGrid>
      <w:tr w:rsidR="007847DE" w:rsidRPr="00175E8D" w14:paraId="0F5DDC47" w14:textId="77777777" w:rsidTr="006164A1">
        <w:trPr>
          <w:trHeight w:val="300"/>
        </w:trPr>
        <w:tc>
          <w:tcPr>
            <w:tcW w:w="2163" w:type="dxa"/>
            <w:gridSpan w:val="2"/>
            <w:shd w:val="clear" w:color="auto" w:fill="auto"/>
            <w:noWrap/>
            <w:vAlign w:val="center"/>
            <w:hideMark/>
          </w:tcPr>
          <w:p w14:paraId="1657B607"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Score</w:t>
            </w:r>
          </w:p>
        </w:tc>
        <w:tc>
          <w:tcPr>
            <w:tcW w:w="7060" w:type="dxa"/>
            <w:shd w:val="clear" w:color="auto" w:fill="auto"/>
            <w:noWrap/>
            <w:vAlign w:val="center"/>
            <w:hideMark/>
          </w:tcPr>
          <w:p w14:paraId="3DEEDB3F"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Criteria</w:t>
            </w:r>
          </w:p>
        </w:tc>
      </w:tr>
      <w:tr w:rsidR="007847DE" w:rsidRPr="00175E8D" w14:paraId="54298018" w14:textId="77777777" w:rsidTr="006164A1">
        <w:trPr>
          <w:trHeight w:val="300"/>
        </w:trPr>
        <w:tc>
          <w:tcPr>
            <w:tcW w:w="985" w:type="dxa"/>
            <w:shd w:val="clear" w:color="000000" w:fill="63BE7B"/>
            <w:noWrap/>
            <w:vAlign w:val="center"/>
            <w:hideMark/>
          </w:tcPr>
          <w:p w14:paraId="1ED841D9"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5</w:t>
            </w:r>
          </w:p>
        </w:tc>
        <w:tc>
          <w:tcPr>
            <w:tcW w:w="1178" w:type="dxa"/>
            <w:shd w:val="clear" w:color="auto" w:fill="auto"/>
            <w:noWrap/>
            <w:vAlign w:val="center"/>
            <w:hideMark/>
          </w:tcPr>
          <w:p w14:paraId="6962E23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Excellent</w:t>
            </w:r>
          </w:p>
        </w:tc>
        <w:tc>
          <w:tcPr>
            <w:tcW w:w="7060" w:type="dxa"/>
            <w:shd w:val="clear" w:color="auto" w:fill="auto"/>
            <w:noWrap/>
            <w:vAlign w:val="center"/>
            <w:hideMark/>
          </w:tcPr>
          <w:p w14:paraId="118C732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Negligible changes, could be used clinically without edits</w:t>
            </w:r>
          </w:p>
        </w:tc>
      </w:tr>
      <w:tr w:rsidR="007847DE" w:rsidRPr="00175E8D" w14:paraId="3BC62787" w14:textId="77777777" w:rsidTr="006164A1">
        <w:trPr>
          <w:trHeight w:val="300"/>
        </w:trPr>
        <w:tc>
          <w:tcPr>
            <w:tcW w:w="985" w:type="dxa"/>
            <w:shd w:val="clear" w:color="000000" w:fill="B1D580"/>
            <w:noWrap/>
            <w:vAlign w:val="center"/>
            <w:hideMark/>
          </w:tcPr>
          <w:p w14:paraId="57240105"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4</w:t>
            </w:r>
          </w:p>
        </w:tc>
        <w:tc>
          <w:tcPr>
            <w:tcW w:w="1178" w:type="dxa"/>
            <w:shd w:val="clear" w:color="auto" w:fill="auto"/>
            <w:noWrap/>
            <w:vAlign w:val="center"/>
            <w:hideMark/>
          </w:tcPr>
          <w:p w14:paraId="1B47F0AA"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Good</w:t>
            </w:r>
          </w:p>
        </w:tc>
        <w:tc>
          <w:tcPr>
            <w:tcW w:w="7060" w:type="dxa"/>
            <w:shd w:val="clear" w:color="auto" w:fill="auto"/>
            <w:noWrap/>
            <w:vAlign w:val="center"/>
            <w:hideMark/>
          </w:tcPr>
          <w:p w14:paraId="31E8670D"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Minor changes on &lt; 4 slices, or that would take less than 10 seconds to fix</w:t>
            </w:r>
          </w:p>
        </w:tc>
      </w:tr>
      <w:tr w:rsidR="007847DE" w:rsidRPr="00175E8D" w14:paraId="5D0E924B" w14:textId="77777777" w:rsidTr="006164A1">
        <w:trPr>
          <w:trHeight w:val="300"/>
        </w:trPr>
        <w:tc>
          <w:tcPr>
            <w:tcW w:w="985" w:type="dxa"/>
            <w:shd w:val="clear" w:color="000000" w:fill="FFEB84"/>
            <w:noWrap/>
            <w:vAlign w:val="center"/>
            <w:hideMark/>
          </w:tcPr>
          <w:p w14:paraId="3BE73CA9"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3</w:t>
            </w:r>
          </w:p>
        </w:tc>
        <w:tc>
          <w:tcPr>
            <w:tcW w:w="1178" w:type="dxa"/>
            <w:shd w:val="clear" w:color="auto" w:fill="auto"/>
            <w:noWrap/>
            <w:vAlign w:val="center"/>
            <w:hideMark/>
          </w:tcPr>
          <w:p w14:paraId="310EF85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Fair</w:t>
            </w:r>
          </w:p>
        </w:tc>
        <w:tc>
          <w:tcPr>
            <w:tcW w:w="7060" w:type="dxa"/>
            <w:shd w:val="clear" w:color="auto" w:fill="auto"/>
            <w:noWrap/>
            <w:vAlign w:val="center"/>
            <w:hideMark/>
          </w:tcPr>
          <w:p w14:paraId="2659C60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Edits needed on multiple slices, but less than 50%</w:t>
            </w:r>
          </w:p>
        </w:tc>
      </w:tr>
      <w:tr w:rsidR="007847DE" w:rsidRPr="00175E8D" w14:paraId="27FD1D41" w14:textId="77777777" w:rsidTr="006164A1">
        <w:trPr>
          <w:trHeight w:val="300"/>
        </w:trPr>
        <w:tc>
          <w:tcPr>
            <w:tcW w:w="985" w:type="dxa"/>
            <w:shd w:val="clear" w:color="000000" w:fill="FBAA77"/>
            <w:noWrap/>
            <w:vAlign w:val="center"/>
            <w:hideMark/>
          </w:tcPr>
          <w:p w14:paraId="130F3758"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2</w:t>
            </w:r>
          </w:p>
        </w:tc>
        <w:tc>
          <w:tcPr>
            <w:tcW w:w="1178" w:type="dxa"/>
            <w:shd w:val="clear" w:color="auto" w:fill="auto"/>
            <w:noWrap/>
            <w:vAlign w:val="center"/>
            <w:hideMark/>
          </w:tcPr>
          <w:p w14:paraId="49CAD441"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Poor</w:t>
            </w:r>
          </w:p>
        </w:tc>
        <w:tc>
          <w:tcPr>
            <w:tcW w:w="7060" w:type="dxa"/>
            <w:shd w:val="clear" w:color="auto" w:fill="auto"/>
            <w:noWrap/>
            <w:vAlign w:val="center"/>
            <w:hideMark/>
          </w:tcPr>
          <w:p w14:paraId="053D9EAE"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Greater than 50% of slices need editing</w:t>
            </w:r>
          </w:p>
        </w:tc>
      </w:tr>
      <w:tr w:rsidR="007847DE" w:rsidRPr="00175E8D" w14:paraId="3B934C5F" w14:textId="77777777" w:rsidTr="006164A1">
        <w:trPr>
          <w:trHeight w:val="300"/>
        </w:trPr>
        <w:tc>
          <w:tcPr>
            <w:tcW w:w="985" w:type="dxa"/>
            <w:shd w:val="clear" w:color="000000" w:fill="F8696B"/>
            <w:noWrap/>
            <w:vAlign w:val="center"/>
            <w:hideMark/>
          </w:tcPr>
          <w:p w14:paraId="34580840"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1</w:t>
            </w:r>
          </w:p>
        </w:tc>
        <w:tc>
          <w:tcPr>
            <w:tcW w:w="1178" w:type="dxa"/>
            <w:shd w:val="clear" w:color="auto" w:fill="auto"/>
            <w:noWrap/>
            <w:vAlign w:val="center"/>
            <w:hideMark/>
          </w:tcPr>
          <w:p w14:paraId="30415D96" w14:textId="77777777" w:rsidR="007847DE" w:rsidRPr="00175E8D" w:rsidRDefault="007847DE" w:rsidP="006164A1">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Very poor</w:t>
            </w:r>
          </w:p>
        </w:tc>
        <w:tc>
          <w:tcPr>
            <w:tcW w:w="7060" w:type="dxa"/>
            <w:shd w:val="clear" w:color="auto" w:fill="auto"/>
            <w:noWrap/>
            <w:vAlign w:val="center"/>
            <w:hideMark/>
          </w:tcPr>
          <w:p w14:paraId="56B01144" w14:textId="6C7ABBFD" w:rsidR="007847DE" w:rsidRPr="00175E8D" w:rsidRDefault="007847DE" w:rsidP="002F02D0">
            <w:pPr>
              <w:keepNext/>
              <w:keepLines/>
              <w:spacing w:after="0" w:line="240" w:lineRule="auto"/>
              <w:jc w:val="center"/>
              <w:rPr>
                <w:rFonts w:ascii="Calibri" w:eastAsia="Times New Roman" w:hAnsi="Calibri" w:cs="Calibri"/>
                <w:color w:val="000000"/>
              </w:rPr>
            </w:pPr>
            <w:r w:rsidRPr="00175E8D">
              <w:rPr>
                <w:rFonts w:ascii="Calibri" w:eastAsia="Times New Roman" w:hAnsi="Calibri" w:cs="Calibri"/>
                <w:color w:val="000000"/>
              </w:rPr>
              <w:t xml:space="preserve">Contours are </w:t>
            </w:r>
            <w:r w:rsidR="002F02D0">
              <w:rPr>
                <w:rFonts w:ascii="Calibri" w:eastAsia="Times New Roman" w:hAnsi="Calibri" w:cs="Calibri"/>
                <w:color w:val="000000"/>
              </w:rPr>
              <w:t>poorly predicted</w:t>
            </w:r>
            <w:r w:rsidRPr="00175E8D">
              <w:rPr>
                <w:rFonts w:ascii="Calibri" w:eastAsia="Times New Roman" w:hAnsi="Calibri" w:cs="Calibri"/>
                <w:color w:val="000000"/>
              </w:rPr>
              <w:t>, missed disease</w:t>
            </w:r>
          </w:p>
        </w:tc>
      </w:tr>
    </w:tbl>
    <w:p w14:paraId="1CE5BD38" w14:textId="77777777" w:rsidR="007847DE" w:rsidRDefault="007847DE" w:rsidP="007847DE"/>
    <w:p w14:paraId="598B0336" w14:textId="77777777" w:rsidR="004C6613" w:rsidRDefault="004C6613" w:rsidP="004C6613">
      <w:pPr>
        <w:pStyle w:val="Heading1"/>
      </w:pPr>
      <w:r>
        <w:t>Results</w:t>
      </w:r>
    </w:p>
    <w:p w14:paraId="2188BC33" w14:textId="09870EBB" w:rsidR="00DF5070" w:rsidRDefault="00DF5070" w:rsidP="001F566C">
      <w:r>
        <w:t>The best validation loss score</w:t>
      </w:r>
      <w:ins w:id="513" w:author="Anderson,Brian M" w:date="2020-11-02T08:51:00Z">
        <w:r w:rsidR="00D53E7E">
          <w:t>s</w:t>
        </w:r>
      </w:ins>
      <w:r>
        <w:t xml:space="preserve"> for </w:t>
      </w:r>
      <w:del w:id="514" w:author="Anderson,Brian M" w:date="2020-11-02T08:52:00Z">
        <w:r w:rsidDel="00D53E7E">
          <w:delText xml:space="preserve">each style of </w:delText>
        </w:r>
      </w:del>
      <w:ins w:id="515" w:author="Anderson,Brian M" w:date="2020-11-02T08:52:00Z">
        <w:r w:rsidR="00D53E7E">
          <w:t xml:space="preserve">each </w:t>
        </w:r>
      </w:ins>
      <w:r>
        <w:t>architectur</w:t>
      </w:r>
      <w:ins w:id="516" w:author="Anderson,Brian M" w:date="2020-11-02T08:52:00Z">
        <w:r w:rsidR="00D53E7E">
          <w:t>al style</w:t>
        </w:r>
      </w:ins>
      <w:del w:id="517" w:author="Anderson,Brian M" w:date="2020-11-02T08:52:00Z">
        <w:r w:rsidDel="00D53E7E">
          <w:delText>e is as follow</w:delText>
        </w:r>
      </w:del>
      <w:ins w:id="518" w:author="Anderson,Brian M" w:date="2020-11-02T08:52:00Z">
        <w:r w:rsidR="00D53E7E">
          <w:t xml:space="preserve"> were</w:t>
        </w:r>
      </w:ins>
      <w:r>
        <w:t xml:space="preserve">, Standard </w:t>
      </w:r>
      <w:proofErr w:type="spellStart"/>
      <w:r>
        <w:t>UNet</w:t>
      </w:r>
      <w:proofErr w:type="spellEnd"/>
      <w:r>
        <w:t xml:space="preserve">: 0.041, Residual </w:t>
      </w:r>
      <w:proofErr w:type="spellStart"/>
      <w:r>
        <w:t>UNet</w:t>
      </w:r>
      <w:proofErr w:type="spellEnd"/>
      <w:r>
        <w:t xml:space="preserve">: 0.024, </w:t>
      </w:r>
      <w:proofErr w:type="spellStart"/>
      <w:r>
        <w:t>DenseUNet</w:t>
      </w:r>
      <w:proofErr w:type="spellEnd"/>
      <w:r>
        <w:t>: 0.016, DenseNet2D (Encoder frozen): 0.022, DenseNet2D (All trainable): 0.013, DenseNet3D (2D frozen): 0.011, DenseNet3D (All trainable): 0.0092.</w:t>
      </w:r>
    </w:p>
    <w:p w14:paraId="450713D8" w14:textId="2BA9860F" w:rsidR="00B52D79" w:rsidRDefault="00B52D79" w:rsidP="00B52D79">
      <w:pPr>
        <w:pStyle w:val="Heading2"/>
      </w:pPr>
      <w:r>
        <w:t>Quantitative</w:t>
      </w:r>
    </w:p>
    <w:p w14:paraId="5E2F54E5" w14:textId="4D7460AD" w:rsidR="007F037B" w:rsidRDefault="004C6613" w:rsidP="00484061">
      <w:r>
        <w:t>The best model</w:t>
      </w:r>
      <w:r w:rsidR="00B84FBC">
        <w:t xml:space="preserve"> </w:t>
      </w:r>
      <w:r>
        <w:t xml:space="preserve">was </w:t>
      </w:r>
      <w:del w:id="519" w:author="Anderson,Brian M" w:date="2020-11-02T08:53:00Z">
        <w:r w:rsidDel="00A572D8">
          <w:delText>found to be</w:delText>
        </w:r>
        <w:r w:rsidR="00210ED9" w:rsidDel="00A572D8">
          <w:delText xml:space="preserve"> </w:delText>
        </w:r>
      </w:del>
      <w:r w:rsidR="00210ED9">
        <w:t>the</w:t>
      </w:r>
      <w:r>
        <w:t xml:space="preserve"> </w:t>
      </w:r>
      <w:r w:rsidR="00966A20">
        <w:t>H</w:t>
      </w:r>
      <w:ins w:id="520" w:author="Anderson,Brian M" w:date="2020-11-02T08:53:00Z">
        <w:r w:rsidR="00A572D8">
          <w:t>ybrid-</w:t>
        </w:r>
      </w:ins>
      <w:proofErr w:type="spellStart"/>
      <w:r w:rsidR="00966A20">
        <w:t>W</w:t>
      </w:r>
      <w:del w:id="521" w:author="Anderson,Brian M" w:date="2020-11-02T08:53:00Z">
        <w:r w:rsidR="00966A20" w:rsidDel="00A572D8">
          <w:delText>-</w:delText>
        </w:r>
      </w:del>
      <w:r>
        <w:t>Net</w:t>
      </w:r>
      <w:proofErr w:type="spellEnd"/>
      <w:r>
        <w:t xml:space="preserve"> model</w:t>
      </w:r>
      <w:ins w:id="522" w:author="Anderson,Brian M" w:date="2020-11-02T08:53:00Z">
        <w:r w:rsidR="00A572D8">
          <w:t>:</w:t>
        </w:r>
      </w:ins>
      <w:r>
        <w:t xml:space="preserve"> </w:t>
      </w:r>
      <w:del w:id="523" w:author="Anderson,Brian M" w:date="2020-11-02T08:53:00Z">
        <w:r w:rsidDel="00A572D8">
          <w:delText>with</w:delText>
        </w:r>
        <w:r w:rsidR="00966A20" w:rsidDel="00A572D8">
          <w:delText xml:space="preserve"> </w:delText>
        </w:r>
      </w:del>
      <w:r w:rsidR="00966A20">
        <w:t xml:space="preserve">the 3D </w:t>
      </w:r>
      <w:proofErr w:type="spellStart"/>
      <w:r w:rsidR="00966A20">
        <w:t>UNet</w:t>
      </w:r>
      <w:proofErr w:type="spellEnd"/>
      <w:r w:rsidR="00966A20">
        <w:t xml:space="preserve"> contain</w:t>
      </w:r>
      <w:ins w:id="524" w:author="Anderson,Brian M" w:date="2020-11-02T08:53:00Z">
        <w:r w:rsidR="00A572D8">
          <w:t>ed</w:t>
        </w:r>
      </w:ins>
      <w:del w:id="525" w:author="Anderson,Brian M" w:date="2020-11-02T08:53:00Z">
        <w:r w:rsidR="00966A20" w:rsidDel="00A572D8">
          <w:delText>ing</w:delText>
        </w:r>
      </w:del>
      <w:r>
        <w:t xml:space="preserve"> </w:t>
      </w:r>
      <w:proofErr w:type="gramStart"/>
      <w:r>
        <w:t>two</w:t>
      </w:r>
      <w:proofErr w:type="gramEnd"/>
      <w:r>
        <w:t xml:space="preserve"> layers, two convolution blocks, </w:t>
      </w:r>
      <w:del w:id="526" w:author="Anderson,Brian M" w:date="2020-11-02T08:53:00Z">
        <w:r w:rsidDel="00A572D8">
          <w:delText xml:space="preserve">convolution lambda equal to </w:delText>
        </w:r>
        <w:r w:rsidR="00DF5070" w:rsidDel="00A572D8">
          <w:delText>two</w:delText>
        </w:r>
        <w:r w:rsidDel="00A572D8">
          <w:delText xml:space="preserve">, </w:delText>
        </w:r>
      </w:del>
      <w:r>
        <w:t xml:space="preserve">and </w:t>
      </w:r>
      <w:r w:rsidR="00DF5070">
        <w:t xml:space="preserve">32 </w:t>
      </w:r>
      <w:r>
        <w:t>filters</w:t>
      </w:r>
      <w:ins w:id="527" w:author="Anderson,Brian M" w:date="2020-11-02T08:53:00Z">
        <w:r w:rsidR="00A572D8">
          <w:t xml:space="preserve"> and had a convolution lambda of two</w:t>
        </w:r>
      </w:ins>
      <w:r>
        <w:t>. The model consist</w:t>
      </w:r>
      <w:del w:id="528" w:author="Anderson,Brian M" w:date="2020-11-02T08:54:00Z">
        <w:r w:rsidDel="00A572D8">
          <w:delText>s</w:delText>
        </w:r>
      </w:del>
      <w:proofErr w:type="gramStart"/>
      <w:ins w:id="529" w:author="Anderson,Brian M" w:date="2020-11-02T08:54:00Z">
        <w:r w:rsidR="00A572D8">
          <w:t>ed</w:t>
        </w:r>
      </w:ins>
      <w:proofErr w:type="gramEnd"/>
      <w:r>
        <w:t xml:space="preserve"> of </w:t>
      </w:r>
      <w:r w:rsidR="007F037B">
        <w:t>14,497,600</w:t>
      </w:r>
      <w:r w:rsidR="00D8096A">
        <w:t xml:space="preserve"> </w:t>
      </w:r>
      <w:r>
        <w:t>parameters</w:t>
      </w:r>
      <w:r w:rsidR="00D8096A">
        <w:t xml:space="preserve"> (</w:t>
      </w:r>
      <w:r w:rsidR="007F037B">
        <w:t>14,408,960</w:t>
      </w:r>
      <w:r w:rsidR="00D8096A">
        <w:t xml:space="preserve"> trainable</w:t>
      </w:r>
      <w:ins w:id="530" w:author="Anderson,Brian M" w:date="2020-11-02T08:54:00Z">
        <w:r w:rsidR="00A572D8">
          <w:t xml:space="preserve"> and</w:t>
        </w:r>
      </w:ins>
      <w:del w:id="531" w:author="Anderson,Brian M" w:date="2020-11-02T08:54:00Z">
        <w:r w:rsidR="00D8096A" w:rsidDel="00A572D8">
          <w:delText>,</w:delText>
        </w:r>
      </w:del>
      <w:r w:rsidR="00D8096A">
        <w:t xml:space="preserve"> </w:t>
      </w:r>
      <w:r w:rsidR="007F037B">
        <w:t>88,640</w:t>
      </w:r>
      <w:r w:rsidR="00966A20">
        <w:t xml:space="preserve"> </w:t>
      </w:r>
      <w:r w:rsidR="00D8096A">
        <w:t>non-trainable)</w:t>
      </w:r>
      <w:r>
        <w:t xml:space="preserve">. </w:t>
      </w:r>
    </w:p>
    <w:p w14:paraId="5ADDEA12" w14:textId="029738A6" w:rsidR="009E2942" w:rsidRDefault="007F037B" w:rsidP="001F566C">
      <w:del w:id="532" w:author="Anderson,Brian M" w:date="2020-11-02T08:54:00Z">
        <w:r w:rsidDel="00A572D8">
          <w:delText xml:space="preserve"> </w:delText>
        </w:r>
      </w:del>
      <w:r w:rsidR="004C177B">
        <w:t>A</w:t>
      </w:r>
      <w:r w:rsidR="004C6613">
        <w:t xml:space="preserve"> seed</w:t>
      </w:r>
      <w:del w:id="533" w:author="Anderson,Brian M" w:date="2020-11-02T08:54:00Z">
        <w:r w:rsidR="004C6613" w:rsidDel="00A572D8">
          <w:delText>-</w:delText>
        </w:r>
      </w:del>
      <w:ins w:id="534" w:author="Anderson,Brian M" w:date="2020-11-02T08:54:00Z">
        <w:r w:rsidR="00A572D8">
          <w:t xml:space="preserve"> </w:t>
        </w:r>
      </w:ins>
      <w:r w:rsidR="004C6613">
        <w:t xml:space="preserve">value of </w:t>
      </w:r>
      <w:r w:rsidR="00D8096A">
        <w:t>0.6</w:t>
      </w:r>
      <w:r w:rsidR="008D3365">
        <w:t>7</w:t>
      </w:r>
      <w:r w:rsidR="00D8096A">
        <w:t xml:space="preserve"> </w:t>
      </w:r>
      <w:r w:rsidR="004C6613">
        <w:t xml:space="preserve">and threshold value of </w:t>
      </w:r>
      <w:r w:rsidR="00D8096A">
        <w:t>0.</w:t>
      </w:r>
      <w:r w:rsidR="008D3365">
        <w:t>30</w:t>
      </w:r>
      <w:r w:rsidR="00D8096A">
        <w:t xml:space="preserve"> </w:t>
      </w:r>
      <w:r w:rsidR="004C6613">
        <w:t>resulted in the highest overall</w:t>
      </w:r>
      <w:r w:rsidR="009C18CD">
        <w:t xml:space="preserve"> DSC in the validation dataset.</w:t>
      </w:r>
      <w:r w:rsidR="00B66C54">
        <w:t xml:space="preserve"> </w:t>
      </w:r>
      <w:del w:id="535" w:author="Anderson,Brian M" w:date="2020-11-02T08:54:00Z">
        <w:r w:rsidR="00B66C54" w:rsidDel="00A572D8">
          <w:delText xml:space="preserve">Predictions of </w:delText>
        </w:r>
      </w:del>
      <w:proofErr w:type="spellStart"/>
      <w:r w:rsidR="005A32C2">
        <w:t>LiTs</w:t>
      </w:r>
      <w:proofErr w:type="spellEnd"/>
      <w:r w:rsidR="005A32C2">
        <w:t xml:space="preserve"> test set (n</w:t>
      </w:r>
      <w:ins w:id="536" w:author="Anderson,Brian M" w:date="2020-11-02T08:54:00Z">
        <w:r w:rsidR="00A572D8">
          <w:t xml:space="preserve"> </w:t>
        </w:r>
      </w:ins>
      <w:r w:rsidR="005A32C2">
        <w:t>=</w:t>
      </w:r>
      <w:ins w:id="537" w:author="Anderson,Brian M" w:date="2020-11-02T08:54:00Z">
        <w:r w:rsidR="00A572D8">
          <w:t xml:space="preserve"> </w:t>
        </w:r>
      </w:ins>
      <w:r w:rsidR="009C4D26">
        <w:t>70</w:t>
      </w:r>
      <w:r w:rsidR="005A32C2">
        <w:t>)</w:t>
      </w:r>
      <w:ins w:id="538" w:author="Anderson,Brian M" w:date="2020-11-02T08:54:00Z">
        <w:r w:rsidR="00A572D8">
          <w:t xml:space="preserve"> predictions required</w:t>
        </w:r>
      </w:ins>
      <w:del w:id="539" w:author="Anderson,Brian M" w:date="2020-11-02T08:54:00Z">
        <w:r w:rsidR="005A32C2" w:rsidDel="00A572D8">
          <w:delText xml:space="preserve"> took</w:delText>
        </w:r>
      </w:del>
      <w:r w:rsidR="005A32C2">
        <w:t xml:space="preserve"> a mean </w:t>
      </w:r>
      <w:del w:id="540" w:author="Anderson,Brian M" w:date="2020-11-02T08:55:00Z">
        <w:r w:rsidR="007C2056" w:rsidDel="00A572D8">
          <w:delText xml:space="preserve">time </w:delText>
        </w:r>
      </w:del>
      <w:r w:rsidR="005A32C2">
        <w:t>of 9.58 seconds, with a standard deviation of 2.32 seconds.</w:t>
      </w:r>
    </w:p>
    <w:p w14:paraId="4BB2711E" w14:textId="7EC7CB11" w:rsidR="009C18CD" w:rsidRDefault="007C7837" w:rsidP="009C18CD">
      <w:pPr>
        <w:pStyle w:val="Heading3"/>
      </w:pPr>
      <w:r>
        <w:t xml:space="preserve">3D-IRCADb </w:t>
      </w:r>
      <w:del w:id="541" w:author="Anderson,Brian M" w:date="2020-11-02T08:55:00Z">
        <w:r w:rsidR="00A53340" w:rsidDel="00A572D8">
          <w:delText xml:space="preserve">Test </w:delText>
        </w:r>
        <w:r w:rsidR="009C18CD" w:rsidDel="00A572D8">
          <w:delText xml:space="preserve">Disease </w:delText>
        </w:r>
      </w:del>
      <w:r w:rsidR="009C18CD">
        <w:t>Site-by-Site evaluation</w:t>
      </w:r>
    </w:p>
    <w:p w14:paraId="61A9C151" w14:textId="126D7878" w:rsidR="00A53340" w:rsidRDefault="00C22B48" w:rsidP="004C6613">
      <w:r>
        <w:t>On a site-by-site basis, t</w:t>
      </w:r>
      <w:r w:rsidR="00A15ADB">
        <w:t xml:space="preserve">he </w:t>
      </w:r>
      <w:r w:rsidR="00A65B08">
        <w:t>median</w:t>
      </w:r>
      <w:r w:rsidR="00FD75D2">
        <w:t xml:space="preserve"> (min</w:t>
      </w:r>
      <w:del w:id="542" w:author="Anderson,Brian M" w:date="2020-11-02T08:55:00Z">
        <w:r w:rsidR="00FD75D2" w:rsidDel="00A572D8">
          <w:delText xml:space="preserve"> </w:delText>
        </w:r>
      </w:del>
      <w:r w:rsidR="00FD75D2">
        <w:t>-</w:t>
      </w:r>
      <w:del w:id="543" w:author="Anderson,Brian M" w:date="2020-11-02T08:55:00Z">
        <w:r w:rsidR="00FD75D2" w:rsidDel="00A572D8">
          <w:delText xml:space="preserve"> </w:delText>
        </w:r>
      </w:del>
      <w:r w:rsidR="00A15ADB">
        <w:t xml:space="preserve">max) </w:t>
      </w:r>
      <w:del w:id="544" w:author="Anderson,Brian M" w:date="2020-11-02T08:55:00Z">
        <w:r w:rsidR="00A15ADB" w:rsidDel="00A572D8">
          <w:delText xml:space="preserve">MSD </w:delText>
        </w:r>
      </w:del>
      <w:ins w:id="545" w:author="Anderson,Brian M" w:date="2020-11-02T08:55:00Z">
        <w:r w:rsidR="00A572D8">
          <w:t xml:space="preserve">median surface distance </w:t>
        </w:r>
      </w:ins>
      <w:r w:rsidR="00A15ADB">
        <w:t xml:space="preserve">for sites </w:t>
      </w:r>
      <w:del w:id="546" w:author="Anderson,Brian M" w:date="2020-11-02T08:55:00Z">
        <w:r w:rsidR="00A15ADB" w:rsidDel="00A572D8">
          <w:delText>less than</w:delText>
        </w:r>
      </w:del>
      <w:ins w:id="547" w:author="Anderson,Brian M" w:date="2020-11-02T08:55:00Z">
        <w:r w:rsidR="00A572D8">
          <w:t>&lt;</w:t>
        </w:r>
      </w:ins>
      <w:r w:rsidR="00A15ADB">
        <w:t xml:space="preserve"> 1</w:t>
      </w:r>
      <w:r w:rsidR="0047778A">
        <w:t>5</w:t>
      </w:r>
      <w:r w:rsidR="00066C83">
        <w:t>mm</w:t>
      </w:r>
      <w:r w:rsidR="00A15ADB">
        <w:t xml:space="preserve"> (n=</w:t>
      </w:r>
      <w:r w:rsidR="0047778A">
        <w:t>73</w:t>
      </w:r>
      <w:r w:rsidR="00A15ADB">
        <w:t xml:space="preserve">) was </w:t>
      </w:r>
      <w:r w:rsidR="0047778A">
        <w:t>28.25</w:t>
      </w:r>
      <w:r w:rsidR="002D75B2">
        <w:t xml:space="preserve"> </w:t>
      </w:r>
      <w:r w:rsidR="00A15ADB">
        <w:t>mm (0.</w:t>
      </w:r>
      <w:r w:rsidR="0047778A">
        <w:t>67</w:t>
      </w:r>
      <w:del w:id="548" w:author="Anderson,Brian M" w:date="2020-11-02T08:56:00Z">
        <w:r w:rsidR="00FD75D2" w:rsidDel="00A572D8">
          <w:delText xml:space="preserve"> </w:delText>
        </w:r>
      </w:del>
      <w:r w:rsidR="00FD75D2">
        <w:t>-</w:t>
      </w:r>
      <w:del w:id="549" w:author="Anderson,Brian M" w:date="2020-11-02T08:56:00Z">
        <w:r w:rsidR="00A15ADB" w:rsidDel="00A572D8">
          <w:delText xml:space="preserve"> </w:delText>
        </w:r>
      </w:del>
      <w:r w:rsidR="0047778A">
        <w:t>108</w:t>
      </w:r>
      <w:r w:rsidR="00A15ADB">
        <w:t>)</w:t>
      </w:r>
      <w:r w:rsidR="007C2056">
        <w:t xml:space="preserve"> and for sites </w:t>
      </w:r>
      <w:del w:id="550" w:author="Anderson,Brian M" w:date="2020-11-02T08:55:00Z">
        <w:r w:rsidR="007C2056" w:rsidDel="00A572D8">
          <w:delText>greater th</w:delText>
        </w:r>
        <w:r w:rsidR="00FD75D2" w:rsidDel="00A572D8">
          <w:delText>an</w:delText>
        </w:r>
      </w:del>
      <w:ins w:id="551" w:author="Anderson,Brian M" w:date="2020-11-02T08:55:00Z">
        <w:r w:rsidR="00A572D8">
          <w:t>&gt;</w:t>
        </w:r>
      </w:ins>
      <w:r w:rsidR="00FD75D2">
        <w:t xml:space="preserve"> </w:t>
      </w:r>
      <w:r w:rsidR="0047778A">
        <w:t>15</w:t>
      </w:r>
      <w:r w:rsidR="00FD75D2">
        <w:t>mm (n=</w:t>
      </w:r>
      <w:r w:rsidR="0047778A">
        <w:t>48</w:t>
      </w:r>
      <w:r w:rsidR="00FD75D2">
        <w:t xml:space="preserve">) was </w:t>
      </w:r>
      <w:r w:rsidR="002D75B2">
        <w:t>1.</w:t>
      </w:r>
      <w:r w:rsidR="0047778A">
        <w:t>23</w:t>
      </w:r>
      <w:r w:rsidR="00FD75D2">
        <w:t>mm (0.</w:t>
      </w:r>
      <w:r w:rsidR="0047778A">
        <w:t>28</w:t>
      </w:r>
      <w:del w:id="552" w:author="Anderson,Brian M" w:date="2020-11-02T08:56:00Z">
        <w:r w:rsidR="00FD75D2" w:rsidDel="00A572D8">
          <w:delText xml:space="preserve"> </w:delText>
        </w:r>
      </w:del>
      <w:r w:rsidR="0047778A">
        <w:t>–</w:t>
      </w:r>
      <w:del w:id="553" w:author="Anderson,Brian M" w:date="2020-11-02T08:56:00Z">
        <w:r w:rsidR="00FD75D2" w:rsidDel="00A572D8">
          <w:delText xml:space="preserve"> </w:delText>
        </w:r>
      </w:del>
      <w:r w:rsidR="0047778A">
        <w:t>19.4</w:t>
      </w:r>
      <w:r w:rsidR="007C2056">
        <w:t>)</w:t>
      </w:r>
      <w:r w:rsidR="00A15ADB">
        <w:t>.</w:t>
      </w:r>
      <w:r w:rsidR="0057310B">
        <w:t xml:space="preserve"> </w:t>
      </w:r>
      <w:r w:rsidR="00FD75D2">
        <w:t>The mean (min</w:t>
      </w:r>
      <w:del w:id="554" w:author="Anderson,Brian M" w:date="2020-11-02T08:57:00Z">
        <w:r w:rsidR="00FD75D2" w:rsidDel="00A572D8">
          <w:delText xml:space="preserve"> </w:delText>
        </w:r>
      </w:del>
      <w:r w:rsidR="00FD75D2">
        <w:t>-</w:t>
      </w:r>
      <w:del w:id="555" w:author="Anderson,Brian M" w:date="2020-11-02T08:57:00Z">
        <w:r w:rsidR="00FD75D2" w:rsidDel="00A572D8">
          <w:delText xml:space="preserve"> </w:delText>
        </w:r>
      </w:del>
      <w:r w:rsidR="0057310B">
        <w:t xml:space="preserve">max) </w:t>
      </w:r>
      <w:r w:rsidR="007C2056">
        <w:t>DSC</w:t>
      </w:r>
      <w:r w:rsidR="0057310B">
        <w:t xml:space="preserve"> for sites </w:t>
      </w:r>
      <w:del w:id="556" w:author="Anderson,Brian M" w:date="2020-11-02T08:57:00Z">
        <w:r w:rsidR="0057310B" w:rsidDel="00A572D8">
          <w:delText xml:space="preserve">less </w:delText>
        </w:r>
        <w:r w:rsidR="00FD75D2" w:rsidDel="00A572D8">
          <w:delText>than</w:delText>
        </w:r>
      </w:del>
      <w:ins w:id="557" w:author="Anderson,Brian M" w:date="2020-11-02T08:57:00Z">
        <w:r w:rsidR="00A572D8">
          <w:t>&lt;</w:t>
        </w:r>
      </w:ins>
      <w:r w:rsidR="00FD75D2">
        <w:t xml:space="preserve"> 1</w:t>
      </w:r>
      <w:r w:rsidR="0047778A">
        <w:t>5</w:t>
      </w:r>
      <w:r w:rsidR="00FD75D2">
        <w:t>mm (n=</w:t>
      </w:r>
      <w:r w:rsidR="0047778A">
        <w:t>73</w:t>
      </w:r>
      <w:r w:rsidR="00FD75D2">
        <w:t>) was 0.</w:t>
      </w:r>
      <w:r w:rsidR="0047778A">
        <w:t xml:space="preserve">16 </w:t>
      </w:r>
      <w:r w:rsidR="00FD75D2">
        <w:t xml:space="preserve">(0.00 - </w:t>
      </w:r>
      <w:r w:rsidR="0057310B">
        <w:t>0.8</w:t>
      </w:r>
      <w:r w:rsidR="002D75B2">
        <w:t>9</w:t>
      </w:r>
      <w:r w:rsidR="0057310B">
        <w:t xml:space="preserve">) </w:t>
      </w:r>
      <w:r w:rsidR="0047778A">
        <w:t>and for sit</w:t>
      </w:r>
      <w:r w:rsidR="0057310B">
        <w:t xml:space="preserve">es </w:t>
      </w:r>
      <w:del w:id="558" w:author="Anderson,Brian M" w:date="2020-11-02T08:57:00Z">
        <w:r w:rsidR="0057310B" w:rsidDel="00A572D8">
          <w:delText>greater</w:delText>
        </w:r>
        <w:r w:rsidR="00FD75D2" w:rsidDel="00A572D8">
          <w:delText xml:space="preserve"> than</w:delText>
        </w:r>
      </w:del>
      <w:ins w:id="559" w:author="Anderson,Brian M" w:date="2020-11-02T08:57:00Z">
        <w:r w:rsidR="00A572D8">
          <w:t>&gt;</w:t>
        </w:r>
      </w:ins>
      <w:r w:rsidR="00FD75D2">
        <w:t xml:space="preserve"> </w:t>
      </w:r>
      <w:r w:rsidR="0047778A">
        <w:t>15</w:t>
      </w:r>
      <w:r w:rsidR="00FD75D2">
        <w:t>mm (n=</w:t>
      </w:r>
      <w:r w:rsidR="0047778A">
        <w:t>48</w:t>
      </w:r>
      <w:r w:rsidR="00FD75D2">
        <w:t>) was 0.</w:t>
      </w:r>
      <w:r w:rsidR="0047778A">
        <w:t>74</w:t>
      </w:r>
      <w:r w:rsidR="00FD75D2">
        <w:t>(0.</w:t>
      </w:r>
      <w:r w:rsidR="0047778A">
        <w:t>00</w:t>
      </w:r>
      <w:r w:rsidR="00FD75D2">
        <w:t xml:space="preserve"> - </w:t>
      </w:r>
      <w:r w:rsidR="0057310B">
        <w:t>0.9</w:t>
      </w:r>
      <w:r w:rsidR="002D75B2">
        <w:t>4</w:t>
      </w:r>
      <w:r w:rsidR="007C2056">
        <w:t>)</w:t>
      </w:r>
      <w:del w:id="560" w:author="Anderson,Brian M" w:date="2020-11-02T08:57:00Z">
        <w:r w:rsidR="00E170A7" w:rsidDel="00A572D8">
          <w:delText>,</w:delText>
        </w:r>
      </w:del>
      <w:r w:rsidR="00E170A7">
        <w:t xml:space="preserve"> </w:t>
      </w:r>
      <w:ins w:id="561" w:author="Anderson,Brian M" w:date="2020-11-02T08:57:00Z">
        <w:r w:rsidR="00A572D8">
          <w:t>(</w:t>
        </w:r>
      </w:ins>
      <w:r w:rsidR="00E170A7">
        <w:t>Table xxx</w:t>
      </w:r>
      <w:ins w:id="562" w:author="Anderson,Brian M" w:date="2020-11-02T08:57:00Z">
        <w:r w:rsidR="00A572D8">
          <w:t>)</w:t>
        </w:r>
      </w:ins>
      <w:r w:rsidR="00300C90">
        <w:t>.</w:t>
      </w:r>
    </w:p>
    <w:p w14:paraId="0D88B803" w14:textId="75D9C933" w:rsidR="009A36A3" w:rsidRDefault="009A36A3" w:rsidP="001D0C8B">
      <w:pPr>
        <w:pStyle w:val="Caption"/>
        <w:keepNext/>
      </w:pPr>
      <w:r>
        <w:lastRenderedPageBreak/>
        <w:t xml:space="preserve">Table </w:t>
      </w:r>
      <w:r w:rsidR="0063709D">
        <w:fldChar w:fldCharType="begin"/>
      </w:r>
      <w:r w:rsidR="0063709D">
        <w:instrText xml:space="preserve"> SEQ Table \* ARABIC </w:instrText>
      </w:r>
      <w:r w:rsidR="0063709D">
        <w:fldChar w:fldCharType="separate"/>
      </w:r>
      <w:r w:rsidR="0001030F">
        <w:rPr>
          <w:noProof/>
        </w:rPr>
        <w:t>3</w:t>
      </w:r>
      <w:r w:rsidR="0063709D">
        <w:rPr>
          <w:noProof/>
        </w:rPr>
        <w:fldChar w:fldCharType="end"/>
      </w:r>
      <w:r>
        <w:t>:</w:t>
      </w:r>
      <w:r w:rsidRPr="009A36A3">
        <w:t xml:space="preserve"> </w:t>
      </w:r>
      <w:proofErr w:type="gramStart"/>
      <w:r>
        <w:t>Mean,</w:t>
      </w:r>
      <w:proofErr w:type="gramEnd"/>
      <w:r>
        <w:t xml:space="preserve"> min and max Dice Similarity Coefficient</w:t>
      </w:r>
      <w:r w:rsidR="00A15ADB">
        <w:t xml:space="preserve"> and Median Surface Distance</w:t>
      </w:r>
      <w:r w:rsidR="00300C90">
        <w:t>, and Sensitivity</w:t>
      </w:r>
      <w:r w:rsidR="00A15ADB">
        <w:t xml:space="preserve"> </w:t>
      </w:r>
      <w:r>
        <w:t>for individual disease sites by differing size criteri</w:t>
      </w:r>
      <w:r w:rsidR="00300C90">
        <w:t>a</w:t>
      </w:r>
      <w:r w:rsidR="00BC5A70">
        <w:t xml:space="preserve"> of the 3DIRCADb dataset.</w:t>
      </w:r>
    </w:p>
    <w:tbl>
      <w:tblPr>
        <w:tblStyle w:val="TableGrid"/>
        <w:tblW w:w="10590" w:type="dxa"/>
        <w:jc w:val="center"/>
        <w:tblLook w:val="04A0" w:firstRow="1" w:lastRow="0" w:firstColumn="1" w:lastColumn="0" w:noHBand="0" w:noVBand="1"/>
      </w:tblPr>
      <w:tblGrid>
        <w:gridCol w:w="2295"/>
        <w:gridCol w:w="900"/>
        <w:gridCol w:w="1129"/>
        <w:gridCol w:w="866"/>
        <w:gridCol w:w="830"/>
        <w:gridCol w:w="1108"/>
        <w:gridCol w:w="830"/>
        <w:gridCol w:w="1220"/>
        <w:gridCol w:w="1412"/>
      </w:tblGrid>
      <w:tr w:rsidR="00A65B08" w:rsidRPr="009A36A3" w14:paraId="1081DB3E" w14:textId="599A0196" w:rsidTr="00484061">
        <w:trPr>
          <w:trHeight w:val="300"/>
          <w:jc w:val="center"/>
        </w:trPr>
        <w:tc>
          <w:tcPr>
            <w:tcW w:w="2295" w:type="dxa"/>
            <w:vMerge w:val="restart"/>
            <w:noWrap/>
            <w:vAlign w:val="center"/>
            <w:hideMark/>
          </w:tcPr>
          <w:p w14:paraId="7126BAFD" w14:textId="5F607127" w:rsidR="00A65B08" w:rsidRPr="009A36A3" w:rsidRDefault="007C2056">
            <w:pPr>
              <w:keepNext/>
              <w:keepLines/>
              <w:jc w:val="center"/>
            </w:pPr>
            <w:r>
              <w:t>Disease site diameter</w:t>
            </w:r>
          </w:p>
        </w:tc>
        <w:tc>
          <w:tcPr>
            <w:tcW w:w="900" w:type="dxa"/>
            <w:vMerge w:val="restart"/>
            <w:noWrap/>
            <w:vAlign w:val="center"/>
            <w:hideMark/>
          </w:tcPr>
          <w:p w14:paraId="75E07212" w14:textId="77777777" w:rsidR="00A65B08" w:rsidRPr="009A36A3" w:rsidRDefault="00A65B08">
            <w:pPr>
              <w:keepNext/>
              <w:keepLines/>
              <w:jc w:val="center"/>
            </w:pPr>
            <w:r w:rsidRPr="009A36A3">
              <w:t># Sites</w:t>
            </w:r>
          </w:p>
        </w:tc>
        <w:tc>
          <w:tcPr>
            <w:tcW w:w="2825" w:type="dxa"/>
            <w:gridSpan w:val="3"/>
            <w:noWrap/>
            <w:vAlign w:val="center"/>
            <w:hideMark/>
          </w:tcPr>
          <w:p w14:paraId="3E85079D" w14:textId="77777777" w:rsidR="00A65B08" w:rsidRPr="009A36A3" w:rsidRDefault="00A65B08">
            <w:pPr>
              <w:keepNext/>
              <w:keepLines/>
              <w:jc w:val="center"/>
            </w:pPr>
            <w:r w:rsidRPr="009A36A3">
              <w:t>Dice Similarity Coefficient</w:t>
            </w:r>
          </w:p>
        </w:tc>
        <w:tc>
          <w:tcPr>
            <w:tcW w:w="3158" w:type="dxa"/>
            <w:gridSpan w:val="3"/>
            <w:vAlign w:val="center"/>
          </w:tcPr>
          <w:p w14:paraId="4C024EED" w14:textId="3A2ACC30" w:rsidR="00A65B08" w:rsidRPr="009A36A3" w:rsidRDefault="00A65B08">
            <w:pPr>
              <w:keepNext/>
              <w:keepLines/>
              <w:jc w:val="center"/>
            </w:pPr>
            <w:r>
              <w:t>Median Surface Distance (mm)</w:t>
            </w:r>
          </w:p>
        </w:tc>
        <w:tc>
          <w:tcPr>
            <w:tcW w:w="1412" w:type="dxa"/>
            <w:vMerge w:val="restart"/>
            <w:vAlign w:val="center"/>
          </w:tcPr>
          <w:p w14:paraId="043BBFCC" w14:textId="3623C228" w:rsidR="00A65B08" w:rsidRDefault="00A65B08">
            <w:pPr>
              <w:keepNext/>
              <w:keepLines/>
              <w:jc w:val="center"/>
            </w:pPr>
            <w:r>
              <w:t>Sensitivity</w:t>
            </w:r>
          </w:p>
        </w:tc>
      </w:tr>
      <w:tr w:rsidR="00A65B08" w:rsidRPr="009A36A3" w14:paraId="0417429E" w14:textId="0339A298" w:rsidTr="00484061">
        <w:trPr>
          <w:trHeight w:val="300"/>
          <w:jc w:val="center"/>
        </w:trPr>
        <w:tc>
          <w:tcPr>
            <w:tcW w:w="2295" w:type="dxa"/>
            <w:vMerge/>
            <w:vAlign w:val="center"/>
            <w:hideMark/>
          </w:tcPr>
          <w:p w14:paraId="60C49EC1" w14:textId="77777777" w:rsidR="00A65B08" w:rsidRPr="009A36A3" w:rsidRDefault="00A65B08">
            <w:pPr>
              <w:keepNext/>
              <w:keepLines/>
              <w:jc w:val="center"/>
            </w:pPr>
          </w:p>
        </w:tc>
        <w:tc>
          <w:tcPr>
            <w:tcW w:w="900" w:type="dxa"/>
            <w:vMerge/>
            <w:vAlign w:val="center"/>
            <w:hideMark/>
          </w:tcPr>
          <w:p w14:paraId="720B4C05" w14:textId="77777777" w:rsidR="00A65B08" w:rsidRPr="009A36A3" w:rsidRDefault="00A65B08">
            <w:pPr>
              <w:keepNext/>
              <w:keepLines/>
              <w:jc w:val="center"/>
            </w:pPr>
          </w:p>
        </w:tc>
        <w:tc>
          <w:tcPr>
            <w:tcW w:w="1129" w:type="dxa"/>
            <w:noWrap/>
            <w:vAlign w:val="center"/>
            <w:hideMark/>
          </w:tcPr>
          <w:p w14:paraId="367049F6" w14:textId="77777777" w:rsidR="00A65B08" w:rsidRPr="009A36A3" w:rsidRDefault="00A65B08">
            <w:pPr>
              <w:keepNext/>
              <w:keepLines/>
              <w:jc w:val="center"/>
            </w:pPr>
            <w:r w:rsidRPr="009A36A3">
              <w:t>Mean</w:t>
            </w:r>
          </w:p>
        </w:tc>
        <w:tc>
          <w:tcPr>
            <w:tcW w:w="866" w:type="dxa"/>
            <w:noWrap/>
            <w:vAlign w:val="center"/>
            <w:hideMark/>
          </w:tcPr>
          <w:p w14:paraId="0CD23CCF" w14:textId="77777777" w:rsidR="00A65B08" w:rsidRPr="009A36A3" w:rsidRDefault="00A65B08">
            <w:pPr>
              <w:keepNext/>
              <w:keepLines/>
              <w:jc w:val="center"/>
            </w:pPr>
            <w:r w:rsidRPr="009A36A3">
              <w:t>Min</w:t>
            </w:r>
          </w:p>
        </w:tc>
        <w:tc>
          <w:tcPr>
            <w:tcW w:w="830" w:type="dxa"/>
            <w:noWrap/>
            <w:vAlign w:val="center"/>
            <w:hideMark/>
          </w:tcPr>
          <w:p w14:paraId="78738DE3" w14:textId="77777777" w:rsidR="00A65B08" w:rsidRPr="009A36A3" w:rsidRDefault="00A65B08">
            <w:pPr>
              <w:keepNext/>
              <w:keepLines/>
              <w:jc w:val="center"/>
            </w:pPr>
            <w:r w:rsidRPr="009A36A3">
              <w:t>Max</w:t>
            </w:r>
          </w:p>
        </w:tc>
        <w:tc>
          <w:tcPr>
            <w:tcW w:w="1108" w:type="dxa"/>
            <w:vAlign w:val="center"/>
          </w:tcPr>
          <w:p w14:paraId="0B4D4BCB" w14:textId="16E81B4A" w:rsidR="00A65B08" w:rsidRPr="009A36A3" w:rsidRDefault="00A65B08">
            <w:pPr>
              <w:keepNext/>
              <w:keepLines/>
              <w:jc w:val="center"/>
            </w:pPr>
            <w:r>
              <w:t>Median</w:t>
            </w:r>
          </w:p>
        </w:tc>
        <w:tc>
          <w:tcPr>
            <w:tcW w:w="830" w:type="dxa"/>
            <w:vAlign w:val="center"/>
          </w:tcPr>
          <w:p w14:paraId="2F61602C" w14:textId="3C292735" w:rsidR="00A65B08" w:rsidRPr="009A36A3" w:rsidRDefault="00A65B08">
            <w:pPr>
              <w:keepNext/>
              <w:keepLines/>
              <w:jc w:val="center"/>
            </w:pPr>
            <w:r w:rsidRPr="009A36A3">
              <w:t>Min</w:t>
            </w:r>
          </w:p>
        </w:tc>
        <w:tc>
          <w:tcPr>
            <w:tcW w:w="1220" w:type="dxa"/>
            <w:vAlign w:val="center"/>
          </w:tcPr>
          <w:p w14:paraId="3EE159BF" w14:textId="11D20349" w:rsidR="00A65B08" w:rsidRPr="009A36A3" w:rsidRDefault="00A65B08">
            <w:pPr>
              <w:keepNext/>
              <w:keepLines/>
              <w:jc w:val="center"/>
            </w:pPr>
            <w:r w:rsidRPr="009A36A3">
              <w:t>Max</w:t>
            </w:r>
          </w:p>
        </w:tc>
        <w:tc>
          <w:tcPr>
            <w:tcW w:w="1412" w:type="dxa"/>
            <w:vMerge/>
            <w:vAlign w:val="center"/>
          </w:tcPr>
          <w:p w14:paraId="551F5E82" w14:textId="77777777" w:rsidR="00A65B08" w:rsidRPr="009A36A3" w:rsidRDefault="00A65B08">
            <w:pPr>
              <w:keepNext/>
              <w:keepLines/>
              <w:jc w:val="center"/>
            </w:pPr>
          </w:p>
        </w:tc>
      </w:tr>
      <w:tr w:rsidR="00A53340" w:rsidRPr="009A36A3" w14:paraId="341034F0" w14:textId="2F799166" w:rsidTr="00484061">
        <w:trPr>
          <w:trHeight w:val="300"/>
          <w:jc w:val="center"/>
        </w:trPr>
        <w:tc>
          <w:tcPr>
            <w:tcW w:w="2295" w:type="dxa"/>
            <w:noWrap/>
            <w:vAlign w:val="center"/>
            <w:hideMark/>
          </w:tcPr>
          <w:p w14:paraId="0B635256" w14:textId="478CFD79" w:rsidR="00A53340" w:rsidRPr="009A36A3" w:rsidRDefault="00566B0B">
            <w:pPr>
              <w:keepNext/>
              <w:keepLines/>
              <w:jc w:val="center"/>
            </w:pPr>
            <w:r>
              <w:t xml:space="preserve">less than </w:t>
            </w:r>
            <w:r w:rsidR="008F4D0D">
              <w:t xml:space="preserve">15 </w:t>
            </w:r>
            <w:r>
              <w:t>mm</w:t>
            </w:r>
          </w:p>
        </w:tc>
        <w:tc>
          <w:tcPr>
            <w:tcW w:w="900" w:type="dxa"/>
            <w:noWrap/>
            <w:vAlign w:val="center"/>
            <w:hideMark/>
          </w:tcPr>
          <w:p w14:paraId="7C5A63C9" w14:textId="06E4F91B" w:rsidR="00A53340" w:rsidRPr="009A36A3" w:rsidRDefault="00A53340">
            <w:pPr>
              <w:keepNext/>
              <w:keepLines/>
              <w:jc w:val="center"/>
            </w:pPr>
            <w:r w:rsidRPr="009A36A3">
              <w:t xml:space="preserve">n = </w:t>
            </w:r>
            <w:r w:rsidR="008F4D0D">
              <w:t>73</w:t>
            </w:r>
          </w:p>
        </w:tc>
        <w:tc>
          <w:tcPr>
            <w:tcW w:w="1129" w:type="dxa"/>
            <w:noWrap/>
            <w:vAlign w:val="center"/>
          </w:tcPr>
          <w:p w14:paraId="32B31F37" w14:textId="2934E56B" w:rsidR="00A53340" w:rsidRPr="009A36A3" w:rsidRDefault="00A53340">
            <w:pPr>
              <w:keepNext/>
              <w:keepLines/>
              <w:jc w:val="center"/>
            </w:pPr>
            <w:r>
              <w:t>0.</w:t>
            </w:r>
            <w:r w:rsidR="008F4D0D">
              <w:t>16</w:t>
            </w:r>
          </w:p>
        </w:tc>
        <w:tc>
          <w:tcPr>
            <w:tcW w:w="866" w:type="dxa"/>
            <w:noWrap/>
            <w:vAlign w:val="center"/>
          </w:tcPr>
          <w:p w14:paraId="1CC14AF0" w14:textId="4A7C70D2" w:rsidR="00A53340" w:rsidRPr="009A36A3" w:rsidRDefault="00A53340">
            <w:pPr>
              <w:keepNext/>
              <w:keepLines/>
              <w:jc w:val="center"/>
            </w:pPr>
            <w:r>
              <w:t>0.00</w:t>
            </w:r>
          </w:p>
        </w:tc>
        <w:tc>
          <w:tcPr>
            <w:tcW w:w="830" w:type="dxa"/>
            <w:noWrap/>
            <w:vAlign w:val="center"/>
          </w:tcPr>
          <w:p w14:paraId="3E649761" w14:textId="6D51FA88" w:rsidR="00A53340" w:rsidRPr="009A36A3" w:rsidRDefault="00A53340">
            <w:pPr>
              <w:keepNext/>
              <w:keepLines/>
              <w:jc w:val="center"/>
            </w:pPr>
            <w:r>
              <w:t>0.8</w:t>
            </w:r>
            <w:r w:rsidR="008F4D0D">
              <w:t>9</w:t>
            </w:r>
          </w:p>
        </w:tc>
        <w:tc>
          <w:tcPr>
            <w:tcW w:w="1108" w:type="dxa"/>
            <w:vAlign w:val="center"/>
          </w:tcPr>
          <w:p w14:paraId="489EEFB3" w14:textId="0B0C49D8" w:rsidR="00A53340" w:rsidRPr="009A36A3" w:rsidRDefault="0076370E">
            <w:pPr>
              <w:keepNext/>
              <w:keepLines/>
              <w:jc w:val="center"/>
            </w:pPr>
            <w:r>
              <w:t>28</w:t>
            </w:r>
            <w:r w:rsidR="008F4D0D">
              <w:t>.</w:t>
            </w:r>
            <w:r>
              <w:t>25</w:t>
            </w:r>
          </w:p>
        </w:tc>
        <w:tc>
          <w:tcPr>
            <w:tcW w:w="830" w:type="dxa"/>
            <w:vAlign w:val="center"/>
          </w:tcPr>
          <w:p w14:paraId="145E78FA" w14:textId="7179A7F3" w:rsidR="00A53340" w:rsidRPr="009A36A3" w:rsidRDefault="00A53340">
            <w:pPr>
              <w:keepNext/>
              <w:keepLines/>
              <w:jc w:val="center"/>
            </w:pPr>
            <w:r>
              <w:t>0.</w:t>
            </w:r>
            <w:r w:rsidR="0076370E">
              <w:t>67</w:t>
            </w:r>
          </w:p>
        </w:tc>
        <w:tc>
          <w:tcPr>
            <w:tcW w:w="1220" w:type="dxa"/>
            <w:vAlign w:val="center"/>
          </w:tcPr>
          <w:p w14:paraId="438FD1F6" w14:textId="53BAA023" w:rsidR="00A53340" w:rsidRPr="009A36A3" w:rsidRDefault="008F4D0D">
            <w:pPr>
              <w:keepNext/>
              <w:keepLines/>
              <w:jc w:val="center"/>
            </w:pPr>
            <w:r>
              <w:t>108</w:t>
            </w:r>
          </w:p>
        </w:tc>
        <w:tc>
          <w:tcPr>
            <w:tcW w:w="1412" w:type="dxa"/>
            <w:vAlign w:val="center"/>
          </w:tcPr>
          <w:p w14:paraId="65CBBD4F" w14:textId="763C0F01" w:rsidR="00A53340" w:rsidRDefault="002D75B2">
            <w:pPr>
              <w:keepNext/>
              <w:keepLines/>
              <w:jc w:val="center"/>
            </w:pPr>
            <w:r>
              <w:t>23</w:t>
            </w:r>
            <w:r w:rsidR="00A53340">
              <w:t>%</w:t>
            </w:r>
            <w:r w:rsidR="00CF1453">
              <w:t xml:space="preserve"> (</w:t>
            </w:r>
            <w:r w:rsidR="008F4D0D">
              <w:t>15</w:t>
            </w:r>
            <w:r w:rsidR="00CF1453">
              <w:t>/</w:t>
            </w:r>
            <w:r w:rsidR="008F4D0D">
              <w:t>73</w:t>
            </w:r>
            <w:r w:rsidR="00CF1453">
              <w:t>)</w:t>
            </w:r>
          </w:p>
        </w:tc>
      </w:tr>
      <w:tr w:rsidR="00A53340" w:rsidRPr="009A36A3" w14:paraId="7FA6158E" w14:textId="542A75EF" w:rsidTr="00484061">
        <w:trPr>
          <w:trHeight w:val="300"/>
          <w:jc w:val="center"/>
        </w:trPr>
        <w:tc>
          <w:tcPr>
            <w:tcW w:w="2295" w:type="dxa"/>
            <w:noWrap/>
            <w:vAlign w:val="center"/>
            <w:hideMark/>
          </w:tcPr>
          <w:p w14:paraId="6CCBA6B6" w14:textId="40CAD5C9" w:rsidR="00A53340" w:rsidRPr="009A36A3" w:rsidRDefault="008F4D0D">
            <w:pPr>
              <w:keepNext/>
              <w:keepLines/>
              <w:jc w:val="center"/>
            </w:pPr>
            <w:r>
              <w:t>greater than 15 mm</w:t>
            </w:r>
          </w:p>
        </w:tc>
        <w:tc>
          <w:tcPr>
            <w:tcW w:w="900" w:type="dxa"/>
            <w:noWrap/>
            <w:vAlign w:val="center"/>
            <w:hideMark/>
          </w:tcPr>
          <w:p w14:paraId="5BC797EA" w14:textId="6141FF71" w:rsidR="00A53340" w:rsidRPr="009A36A3" w:rsidRDefault="00A53340">
            <w:pPr>
              <w:keepNext/>
              <w:keepLines/>
              <w:jc w:val="center"/>
            </w:pPr>
            <w:r w:rsidRPr="009A36A3">
              <w:t xml:space="preserve">n = </w:t>
            </w:r>
            <w:r w:rsidR="008F4D0D">
              <w:t>48</w:t>
            </w:r>
          </w:p>
        </w:tc>
        <w:tc>
          <w:tcPr>
            <w:tcW w:w="1129" w:type="dxa"/>
            <w:noWrap/>
            <w:vAlign w:val="center"/>
          </w:tcPr>
          <w:p w14:paraId="131BD955" w14:textId="39574965" w:rsidR="00A53340" w:rsidRPr="009A36A3" w:rsidRDefault="00A53340">
            <w:pPr>
              <w:keepNext/>
              <w:keepLines/>
              <w:jc w:val="center"/>
            </w:pPr>
            <w:r>
              <w:t>0.</w:t>
            </w:r>
            <w:r w:rsidR="008F4D0D">
              <w:t>74</w:t>
            </w:r>
          </w:p>
        </w:tc>
        <w:tc>
          <w:tcPr>
            <w:tcW w:w="866" w:type="dxa"/>
            <w:noWrap/>
            <w:vAlign w:val="center"/>
          </w:tcPr>
          <w:p w14:paraId="2E6D45E1" w14:textId="64A77F95" w:rsidR="00A53340" w:rsidRPr="009A36A3" w:rsidRDefault="00A53340">
            <w:pPr>
              <w:keepNext/>
              <w:keepLines/>
              <w:jc w:val="center"/>
            </w:pPr>
            <w:r>
              <w:t>0.</w:t>
            </w:r>
            <w:r w:rsidR="008F4D0D">
              <w:t>00</w:t>
            </w:r>
          </w:p>
        </w:tc>
        <w:tc>
          <w:tcPr>
            <w:tcW w:w="830" w:type="dxa"/>
            <w:noWrap/>
            <w:vAlign w:val="center"/>
          </w:tcPr>
          <w:p w14:paraId="311EA4D4" w14:textId="214BE780" w:rsidR="00A53340" w:rsidRPr="009A36A3" w:rsidRDefault="00A53340">
            <w:pPr>
              <w:keepNext/>
              <w:keepLines/>
              <w:jc w:val="center"/>
            </w:pPr>
            <w:r>
              <w:t>0.</w:t>
            </w:r>
            <w:r w:rsidR="008F4D0D">
              <w:t>94</w:t>
            </w:r>
          </w:p>
        </w:tc>
        <w:tc>
          <w:tcPr>
            <w:tcW w:w="1108" w:type="dxa"/>
            <w:vAlign w:val="center"/>
          </w:tcPr>
          <w:p w14:paraId="0BD2D6B8" w14:textId="77FCDDFB" w:rsidR="00A53340" w:rsidRPr="009A36A3" w:rsidRDefault="0076370E">
            <w:pPr>
              <w:keepNext/>
              <w:keepLines/>
              <w:jc w:val="center"/>
            </w:pPr>
            <w:r>
              <w:t>1.23</w:t>
            </w:r>
          </w:p>
        </w:tc>
        <w:tc>
          <w:tcPr>
            <w:tcW w:w="830" w:type="dxa"/>
            <w:vAlign w:val="center"/>
          </w:tcPr>
          <w:p w14:paraId="328407B1" w14:textId="3ADCE723" w:rsidR="00A53340" w:rsidRPr="009A36A3" w:rsidRDefault="00A53340">
            <w:pPr>
              <w:keepNext/>
              <w:keepLines/>
              <w:jc w:val="center"/>
            </w:pPr>
            <w:r>
              <w:t>0.</w:t>
            </w:r>
            <w:r w:rsidR="0076370E">
              <w:t>28</w:t>
            </w:r>
          </w:p>
        </w:tc>
        <w:tc>
          <w:tcPr>
            <w:tcW w:w="1220" w:type="dxa"/>
            <w:vAlign w:val="center"/>
          </w:tcPr>
          <w:p w14:paraId="05277B33" w14:textId="27559F74" w:rsidR="00A53340" w:rsidRPr="009A36A3" w:rsidRDefault="008F4D0D">
            <w:pPr>
              <w:keepNext/>
              <w:keepLines/>
              <w:jc w:val="center"/>
            </w:pPr>
            <w:r>
              <w:t>19.4</w:t>
            </w:r>
          </w:p>
        </w:tc>
        <w:tc>
          <w:tcPr>
            <w:tcW w:w="1412" w:type="dxa"/>
            <w:vAlign w:val="center"/>
          </w:tcPr>
          <w:p w14:paraId="7BFB43C9" w14:textId="4F5921E9" w:rsidR="00A53340" w:rsidDel="00A15ADB" w:rsidRDefault="002D75B2">
            <w:pPr>
              <w:keepNext/>
              <w:keepLines/>
              <w:jc w:val="center"/>
            </w:pPr>
            <w:r>
              <w:t>9</w:t>
            </w:r>
            <w:r w:rsidR="008F4D0D">
              <w:t>8</w:t>
            </w:r>
            <w:r w:rsidR="00A53340">
              <w:t>%</w:t>
            </w:r>
            <w:r w:rsidR="00CF1453">
              <w:t xml:space="preserve"> (</w:t>
            </w:r>
            <w:r w:rsidR="008F4D0D">
              <w:t>47</w:t>
            </w:r>
            <w:r w:rsidR="00CF1453">
              <w:t>/</w:t>
            </w:r>
            <w:r w:rsidR="008F4D0D">
              <w:t>48</w:t>
            </w:r>
            <w:r w:rsidR="00CF1453">
              <w:t>)</w:t>
            </w:r>
          </w:p>
        </w:tc>
      </w:tr>
    </w:tbl>
    <w:p w14:paraId="486971E2" w14:textId="1A12C72E" w:rsidR="009A36A3" w:rsidRDefault="009A36A3" w:rsidP="001D0C8B">
      <w:pPr>
        <w:pStyle w:val="Caption"/>
      </w:pPr>
    </w:p>
    <w:p w14:paraId="298C3B80" w14:textId="3CBFAC28" w:rsidR="00D17B88" w:rsidRDefault="00A572D8" w:rsidP="00D17B88">
      <w:ins w:id="563" w:author="Anderson,Brian M" w:date="2020-11-02T08:57:00Z">
        <w:r>
          <w:t>We compared</w:t>
        </w:r>
      </w:ins>
      <w:del w:id="564" w:author="Anderson,Brian M" w:date="2020-11-02T08:57:00Z">
        <w:r w:rsidR="00D17B88" w:rsidDel="00A572D8">
          <w:delText>A comparison of</w:delText>
        </w:r>
      </w:del>
      <w:r w:rsidR="00D17B88">
        <w:t xml:space="preserve"> our model results to </w:t>
      </w:r>
      <w:del w:id="565" w:author="Anderson,Brian M" w:date="2020-11-02T08:57:00Z">
        <w:r w:rsidR="00D17B88" w:rsidDel="00A572D8">
          <w:delText xml:space="preserve">that </w:delText>
        </w:r>
      </w:del>
      <w:ins w:id="566" w:author="Anderson,Brian M" w:date="2020-11-02T08:57:00Z">
        <w:r>
          <w:t xml:space="preserve">those </w:t>
        </w:r>
      </w:ins>
      <w:r w:rsidR="00D17B88">
        <w:t>of</w:t>
      </w:r>
      <w:ins w:id="567" w:author="Anderson,Brian M" w:date="2020-11-02T08:58:00Z">
        <w:r>
          <w:t xml:space="preserve"> other authors</w:t>
        </w:r>
      </w:ins>
      <w:del w:id="568" w:author="Anderson,Brian M" w:date="2020-11-02T08:58:00Z">
        <w:r w:rsidR="00D17B88" w:rsidDel="00A572D8">
          <w:delText xml:space="preserve"> </w:delText>
        </w:r>
      </w:del>
      <w:del w:id="569" w:author="Anderson,Brian M" w:date="2020-11-02T08:57:00Z">
        <w:r w:rsidR="00D17B88" w:rsidDel="00A572D8">
          <w:delText>similar work done by</w:delText>
        </w:r>
        <w:r w:rsidR="00E8027B" w:rsidDel="00A572D8">
          <w:delText xml:space="preserve"> </w:delText>
        </w:r>
      </w:del>
      <w:del w:id="570" w:author="Anderson,Brian M" w:date="2020-11-02T08:58:00Z">
        <w:r w:rsidR="0063792B" w:rsidRPr="0063792B" w:rsidDel="00A572D8">
          <w:delText>Vorontsov</w:delText>
        </w:r>
        <w:r w:rsidR="0063792B" w:rsidRPr="0063792B" w:rsidDel="00A572D8">
          <w:rPr>
            <w:highlight w:val="yellow"/>
          </w:rPr>
          <w:delText xml:space="preserve"> </w:delText>
        </w:r>
        <w:r w:rsidR="00E8027B" w:rsidRPr="00FD75D2" w:rsidDel="00A572D8">
          <w:rPr>
            <w:highlight w:val="yellow"/>
          </w:rPr>
          <w:delText>et al</w:delText>
        </w:r>
        <w:r w:rsidR="00D17B88" w:rsidDel="00A572D8">
          <w:fldChar w:fldCharType="begin" w:fldLock="1"/>
        </w:r>
        <w:r w:rsidR="00B232C6" w:rsidDel="00A572D8">
          <w:del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7&lt;/sup&gt;","plainTextFormattedCitation":"7","previouslyFormattedCitation":"&lt;sup&gt;5&lt;/sup&gt;"},"properties":{"noteIndex":0},"schema":"https://github.com/citation-style-language/schema/raw/master/csl-citation.json"}</w:delInstrText>
        </w:r>
        <w:r w:rsidR="00D17B88" w:rsidDel="00A572D8">
          <w:fldChar w:fldCharType="separate"/>
        </w:r>
        <w:r w:rsidR="00B232C6" w:rsidRPr="00B232C6" w:rsidDel="00A572D8">
          <w:rPr>
            <w:noProof/>
            <w:vertAlign w:val="superscript"/>
          </w:rPr>
          <w:delText>7</w:delText>
        </w:r>
        <w:r w:rsidR="00D17B88" w:rsidDel="00A572D8">
          <w:fldChar w:fldCharType="end"/>
        </w:r>
      </w:del>
      <w:r w:rsidR="00D17B88">
        <w:t xml:space="preserve"> </w:t>
      </w:r>
      <w:ins w:id="571" w:author="Anderson,Brian M" w:date="2020-11-02T08:58:00Z">
        <w:r>
          <w:t>(</w:t>
        </w:r>
      </w:ins>
      <w:del w:id="572" w:author="Anderson,Brian M" w:date="2020-11-02T08:57:00Z">
        <w:r w:rsidR="00D17B88" w:rsidDel="00A572D8">
          <w:delText xml:space="preserve">shown in </w:delText>
        </w:r>
      </w:del>
      <w:r w:rsidR="00D17B88">
        <w:t>Table xxx</w:t>
      </w:r>
      <w:ins w:id="573" w:author="Anderson,Brian M" w:date="2020-11-02T08:58:00Z">
        <w:r>
          <w:t>); our</w:t>
        </w:r>
      </w:ins>
      <w:del w:id="574" w:author="Anderson,Brian M" w:date="2020-11-02T08:58:00Z">
        <w:r w:rsidR="00F37728" w:rsidDel="00A572D8">
          <w:delText>, note that the</w:delText>
        </w:r>
      </w:del>
      <w:r w:rsidR="00F37728">
        <w:t xml:space="preserve"> </w:t>
      </w:r>
      <w:ins w:id="575" w:author="Anderson,Brian M" w:date="2020-11-02T08:58:00Z">
        <w:r>
          <w:t xml:space="preserve">size </w:t>
        </w:r>
      </w:ins>
      <w:r w:rsidR="00F37728">
        <w:t xml:space="preserve">distributions </w:t>
      </w:r>
      <w:del w:id="576" w:author="Anderson,Brian M" w:date="2020-11-02T08:58:00Z">
        <w:r w:rsidR="00F37728" w:rsidDel="00A572D8">
          <w:delText xml:space="preserve">are </w:delText>
        </w:r>
      </w:del>
      <w:ins w:id="577" w:author="Anderson,Brian M" w:date="2020-11-02T08:58:00Z">
        <w:r>
          <w:t xml:space="preserve">were </w:t>
        </w:r>
      </w:ins>
      <w:r w:rsidR="00F37728">
        <w:t>varied to match</w:t>
      </w:r>
      <w:del w:id="578" w:author="Anderson,Brian M" w:date="2020-11-02T08:58:00Z">
        <w:r w:rsidR="00F37728" w:rsidDel="00A572D8">
          <w:delText xml:space="preserve"> results submitted by Vorontsov et al</w:delText>
        </w:r>
      </w:del>
      <w:ins w:id="579" w:author="Anderson,Brian M" w:date="2020-11-02T08:59:00Z">
        <w:r>
          <w:t xml:space="preserve"> to ensure fair comparison.</w:t>
        </w:r>
      </w:ins>
      <w:del w:id="580" w:author="Anderson,Brian M" w:date="2020-11-02T08:59:00Z">
        <w:r w:rsidR="00D17B88" w:rsidDel="00A572D8">
          <w:delText>.</w:delText>
        </w:r>
      </w:del>
    </w:p>
    <w:p w14:paraId="229ED072" w14:textId="6A89E0F0" w:rsidR="00D17B88" w:rsidRDefault="00D17B88" w:rsidP="00D17B88">
      <w:pPr>
        <w:pStyle w:val="Caption"/>
        <w:keepNext/>
      </w:pPr>
      <w:r>
        <w:t xml:space="preserve">Table </w:t>
      </w:r>
      <w:r w:rsidR="0063709D">
        <w:fldChar w:fldCharType="begin"/>
      </w:r>
      <w:r w:rsidR="0063709D">
        <w:instrText xml:space="preserve"> SEQ Table \* ARABIC </w:instrText>
      </w:r>
      <w:r w:rsidR="0063709D">
        <w:fldChar w:fldCharType="separate"/>
      </w:r>
      <w:r w:rsidR="0001030F">
        <w:rPr>
          <w:noProof/>
        </w:rPr>
        <w:t>4</w:t>
      </w:r>
      <w:r w:rsidR="0063709D">
        <w:rPr>
          <w:noProof/>
        </w:rPr>
        <w:fldChar w:fldCharType="end"/>
      </w:r>
      <w:r>
        <w:t>: Comparison of CRL</w:t>
      </w:r>
      <w:r w:rsidR="00640705">
        <w:t>M</w:t>
      </w:r>
      <w:r>
        <w:t xml:space="preserve"> segmentation results from our model and the literature. Green box indicates more disease sites (n)</w:t>
      </w:r>
      <w:r w:rsidR="00BC5A70">
        <w:t xml:space="preserve">, </w:t>
      </w:r>
      <w:r>
        <w:t xml:space="preserve">better Dice Similarity Coefficient (DSC), </w:t>
      </w:r>
      <w:r w:rsidR="00BC5A70">
        <w:t>or higher sensitivity. P</w:t>
      </w:r>
      <w:r w:rsidR="00EF0950">
        <w:t xml:space="preserve">atients </w:t>
      </w:r>
      <w:proofErr w:type="gramStart"/>
      <w:r w:rsidR="00EF0950">
        <w:t>are specified</w:t>
      </w:r>
      <w:proofErr w:type="gramEnd"/>
      <w:r w:rsidR="00EF0950">
        <w:t xml:space="preserve"> instead of sites for </w:t>
      </w:r>
      <w:proofErr w:type="spellStart"/>
      <w:r w:rsidR="00EF0950">
        <w:t>LiTs</w:t>
      </w:r>
      <w:proofErr w:type="spellEnd"/>
      <w:r w:rsidR="00EF0950">
        <w:t xml:space="preserve"> test submission.</w:t>
      </w:r>
    </w:p>
    <w:tbl>
      <w:tblPr>
        <w:tblW w:w="102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906"/>
        <w:gridCol w:w="3143"/>
        <w:gridCol w:w="1440"/>
        <w:gridCol w:w="1248"/>
        <w:gridCol w:w="1126"/>
      </w:tblGrid>
      <w:tr w:rsidR="008E5642" w:rsidRPr="0083644B" w14:paraId="0BB6F8B0" w14:textId="77777777" w:rsidTr="00484061">
        <w:trPr>
          <w:trHeight w:val="300"/>
          <w:jc w:val="center"/>
        </w:trPr>
        <w:tc>
          <w:tcPr>
            <w:tcW w:w="2428" w:type="dxa"/>
            <w:shd w:val="clear" w:color="auto" w:fill="auto"/>
            <w:noWrap/>
            <w:vAlign w:val="center"/>
            <w:hideMark/>
          </w:tcPr>
          <w:p w14:paraId="41AF5C69"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Method</w:t>
            </w:r>
          </w:p>
        </w:tc>
        <w:tc>
          <w:tcPr>
            <w:tcW w:w="906" w:type="dxa"/>
          </w:tcPr>
          <w:p w14:paraId="5CC38C62" w14:textId="53D18687" w:rsidR="008E5642" w:rsidRDefault="008E5642" w:rsidP="0063792B">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Model</w:t>
            </w:r>
          </w:p>
        </w:tc>
        <w:tc>
          <w:tcPr>
            <w:tcW w:w="3143" w:type="dxa"/>
            <w:shd w:val="clear" w:color="auto" w:fill="auto"/>
            <w:noWrap/>
            <w:vAlign w:val="center"/>
            <w:hideMark/>
          </w:tcPr>
          <w:p w14:paraId="7F790E6B" w14:textId="78EAF0B0" w:rsidR="008E5642" w:rsidRPr="0083644B" w:rsidRDefault="008E5642" w:rsidP="0063792B">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Disease diameter</w:t>
            </w:r>
            <w:r w:rsidR="00A22C35">
              <w:rPr>
                <w:rFonts w:ascii="Calibri" w:eastAsia="Times New Roman" w:hAnsi="Calibri" w:cs="Calibri"/>
                <w:color w:val="000000"/>
              </w:rPr>
              <w:t>/Source</w:t>
            </w:r>
          </w:p>
        </w:tc>
        <w:tc>
          <w:tcPr>
            <w:tcW w:w="1440" w:type="dxa"/>
            <w:shd w:val="clear" w:color="auto" w:fill="auto"/>
            <w:noWrap/>
            <w:vAlign w:val="center"/>
            <w:hideMark/>
          </w:tcPr>
          <w:p w14:paraId="622B1CC0"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Sites</w:t>
            </w:r>
          </w:p>
        </w:tc>
        <w:tc>
          <w:tcPr>
            <w:tcW w:w="1248" w:type="dxa"/>
            <w:shd w:val="clear" w:color="auto" w:fill="auto"/>
            <w:noWrap/>
            <w:vAlign w:val="center"/>
            <w:hideMark/>
          </w:tcPr>
          <w:p w14:paraId="2AFAD196"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Mean DSC</w:t>
            </w:r>
          </w:p>
        </w:tc>
        <w:tc>
          <w:tcPr>
            <w:tcW w:w="1126" w:type="dxa"/>
            <w:vAlign w:val="center"/>
          </w:tcPr>
          <w:p w14:paraId="7347272E" w14:textId="77777777" w:rsidR="008E5642" w:rsidRPr="0083644B" w:rsidRDefault="008E5642"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Sensitivity</w:t>
            </w:r>
          </w:p>
        </w:tc>
      </w:tr>
      <w:tr w:rsidR="004158AB" w:rsidRPr="0083644B" w14:paraId="07794920" w14:textId="77777777" w:rsidTr="00A2197F">
        <w:trPr>
          <w:trHeight w:val="300"/>
          <w:jc w:val="center"/>
        </w:trPr>
        <w:tc>
          <w:tcPr>
            <w:tcW w:w="2428" w:type="dxa"/>
            <w:vMerge w:val="restart"/>
            <w:shd w:val="clear" w:color="auto" w:fill="auto"/>
            <w:noWrap/>
            <w:vAlign w:val="center"/>
            <w:hideMark/>
          </w:tcPr>
          <w:p w14:paraId="056F3DD9" w14:textId="77777777" w:rsidR="004158AB" w:rsidRPr="0083644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Presented Method</w:t>
            </w:r>
          </w:p>
        </w:tc>
        <w:tc>
          <w:tcPr>
            <w:tcW w:w="906" w:type="dxa"/>
            <w:vMerge w:val="restart"/>
            <w:vAlign w:val="center"/>
          </w:tcPr>
          <w:p w14:paraId="351C91E9" w14:textId="6AE61E52" w:rsidR="004158AB" w:rsidRPr="0083644B" w:rsidRDefault="004158AB" w:rsidP="008E5642">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Hybrid </w:t>
            </w:r>
            <w:proofErr w:type="spellStart"/>
            <w:r>
              <w:rPr>
                <w:rFonts w:ascii="Calibri" w:eastAsia="Times New Roman" w:hAnsi="Calibri" w:cs="Calibri"/>
                <w:color w:val="000000"/>
              </w:rPr>
              <w:t>WNet</w:t>
            </w:r>
            <w:proofErr w:type="spellEnd"/>
          </w:p>
        </w:tc>
        <w:tc>
          <w:tcPr>
            <w:tcW w:w="3143" w:type="dxa"/>
            <w:shd w:val="clear" w:color="auto" w:fill="auto"/>
            <w:noWrap/>
            <w:vAlign w:val="center"/>
            <w:hideMark/>
          </w:tcPr>
          <w:p w14:paraId="17A4735E" w14:textId="54ED77DF" w:rsidR="004158AB" w:rsidRPr="0083644B" w:rsidRDefault="004158AB"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w:t>
            </w:r>
            <w:r>
              <w:rPr>
                <w:rFonts w:ascii="Calibri" w:eastAsia="Times New Roman" w:hAnsi="Calibri" w:cs="Calibri"/>
                <w:color w:val="000000"/>
              </w:rPr>
              <w:t>0 mm</w:t>
            </w:r>
          </w:p>
        </w:tc>
        <w:tc>
          <w:tcPr>
            <w:tcW w:w="1440" w:type="dxa"/>
            <w:shd w:val="clear" w:color="auto" w:fill="00B050"/>
            <w:noWrap/>
            <w:vAlign w:val="center"/>
            <w:hideMark/>
          </w:tcPr>
          <w:p w14:paraId="1AEAA635" w14:textId="46874C3A" w:rsidR="004158AB" w:rsidRPr="0083644B" w:rsidRDefault="004158AB"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42</w:t>
            </w:r>
          </w:p>
        </w:tc>
        <w:tc>
          <w:tcPr>
            <w:tcW w:w="1248" w:type="dxa"/>
            <w:shd w:val="clear" w:color="auto" w:fill="auto"/>
            <w:noWrap/>
            <w:vAlign w:val="center"/>
            <w:hideMark/>
          </w:tcPr>
          <w:p w14:paraId="36F6F68D" w14:textId="4F841C45" w:rsidR="004158AB" w:rsidRPr="0083644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0.00</w:t>
            </w:r>
          </w:p>
        </w:tc>
        <w:tc>
          <w:tcPr>
            <w:tcW w:w="1126" w:type="dxa"/>
            <w:shd w:val="clear" w:color="auto" w:fill="auto"/>
            <w:vAlign w:val="center"/>
          </w:tcPr>
          <w:p w14:paraId="3B5D5B03" w14:textId="1A3D5CAF" w:rsidR="004158AB" w:rsidRDefault="004158AB" w:rsidP="00DA4925">
            <w:pPr>
              <w:keepNext/>
              <w:keepLines/>
              <w:spacing w:after="0" w:line="240" w:lineRule="auto"/>
              <w:jc w:val="center"/>
              <w:rPr>
                <w:rFonts w:ascii="Calibri" w:eastAsia="Times New Roman" w:hAnsi="Calibri" w:cs="Calibri"/>
                <w:color w:val="000000"/>
              </w:rPr>
            </w:pPr>
            <w:r>
              <w:t>7%</w:t>
            </w:r>
          </w:p>
        </w:tc>
      </w:tr>
      <w:tr w:rsidR="004158AB" w:rsidRPr="0083644B" w14:paraId="3EABFBB8" w14:textId="77777777" w:rsidTr="00A2197F">
        <w:trPr>
          <w:trHeight w:val="300"/>
          <w:jc w:val="center"/>
        </w:trPr>
        <w:tc>
          <w:tcPr>
            <w:tcW w:w="2428" w:type="dxa"/>
            <w:vMerge/>
            <w:vAlign w:val="center"/>
            <w:hideMark/>
          </w:tcPr>
          <w:p w14:paraId="52F70B98"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906" w:type="dxa"/>
            <w:vMerge/>
          </w:tcPr>
          <w:p w14:paraId="098890B1"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A849E2F" w14:textId="241660B4" w:rsidR="004158AB" w:rsidRPr="0083644B" w:rsidRDefault="004158AB"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w:t>
            </w:r>
            <w:r>
              <w:rPr>
                <w:rFonts w:ascii="Calibri" w:eastAsia="Times New Roman" w:hAnsi="Calibri" w:cs="Calibri"/>
                <w:color w:val="000000"/>
              </w:rPr>
              <w:t>0-20 mm</w:t>
            </w:r>
          </w:p>
        </w:tc>
        <w:tc>
          <w:tcPr>
            <w:tcW w:w="1440" w:type="dxa"/>
            <w:shd w:val="clear" w:color="auto" w:fill="00B050"/>
            <w:noWrap/>
            <w:vAlign w:val="center"/>
            <w:hideMark/>
          </w:tcPr>
          <w:p w14:paraId="7CB5545A" w14:textId="4BDE895C" w:rsidR="004158AB" w:rsidRPr="0083644B" w:rsidRDefault="004158AB"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49</w:t>
            </w:r>
          </w:p>
        </w:tc>
        <w:tc>
          <w:tcPr>
            <w:tcW w:w="1248" w:type="dxa"/>
            <w:shd w:val="clear" w:color="auto" w:fill="auto"/>
            <w:noWrap/>
            <w:vAlign w:val="center"/>
            <w:hideMark/>
          </w:tcPr>
          <w:p w14:paraId="5371F462" w14:textId="33485B86" w:rsidR="004158AB" w:rsidRPr="0083644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0.43</w:t>
            </w:r>
          </w:p>
        </w:tc>
        <w:tc>
          <w:tcPr>
            <w:tcW w:w="1126" w:type="dxa"/>
            <w:shd w:val="clear" w:color="auto" w:fill="auto"/>
            <w:vAlign w:val="center"/>
          </w:tcPr>
          <w:p w14:paraId="55B93ED3" w14:textId="79EBF9FE" w:rsidR="004158AB" w:rsidRDefault="004158AB" w:rsidP="00DA4925">
            <w:pPr>
              <w:keepNext/>
              <w:keepLines/>
              <w:spacing w:after="0" w:line="240" w:lineRule="auto"/>
              <w:jc w:val="center"/>
              <w:rPr>
                <w:rFonts w:ascii="Calibri" w:eastAsia="Times New Roman" w:hAnsi="Calibri" w:cs="Calibri"/>
                <w:color w:val="000000"/>
              </w:rPr>
            </w:pPr>
            <w:r>
              <w:t>59%</w:t>
            </w:r>
          </w:p>
        </w:tc>
      </w:tr>
      <w:tr w:rsidR="004158AB" w:rsidRPr="0083644B" w14:paraId="116B7C85" w14:textId="77777777" w:rsidTr="00A2197F">
        <w:trPr>
          <w:trHeight w:val="300"/>
          <w:jc w:val="center"/>
        </w:trPr>
        <w:tc>
          <w:tcPr>
            <w:tcW w:w="2428" w:type="dxa"/>
            <w:vMerge/>
            <w:vAlign w:val="center"/>
          </w:tcPr>
          <w:p w14:paraId="51BDFB17"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906" w:type="dxa"/>
            <w:vMerge/>
          </w:tcPr>
          <w:p w14:paraId="09B4259B" w14:textId="77777777" w:rsidR="004158AB" w:rsidRDefault="004158AB"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00567308" w14:textId="57238BB9" w:rsidR="004158AB" w:rsidRPr="0083644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15-20 mm</w:t>
            </w:r>
          </w:p>
        </w:tc>
        <w:tc>
          <w:tcPr>
            <w:tcW w:w="1440" w:type="dxa"/>
            <w:shd w:val="clear" w:color="auto" w:fill="auto"/>
            <w:noWrap/>
            <w:vAlign w:val="center"/>
          </w:tcPr>
          <w:p w14:paraId="0F87ACF0" w14:textId="222649FD" w:rsidR="004158AB" w:rsidRPr="0083644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n = 18</w:t>
            </w:r>
          </w:p>
        </w:tc>
        <w:tc>
          <w:tcPr>
            <w:tcW w:w="1248" w:type="dxa"/>
            <w:shd w:val="clear" w:color="auto" w:fill="auto"/>
            <w:noWrap/>
            <w:vAlign w:val="center"/>
          </w:tcPr>
          <w:p w14:paraId="63021B0D" w14:textId="71E7A005" w:rsidR="004158AB" w:rsidDel="00D96095" w:rsidRDefault="004158AB">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0.68</w:t>
            </w:r>
          </w:p>
        </w:tc>
        <w:tc>
          <w:tcPr>
            <w:tcW w:w="1126" w:type="dxa"/>
            <w:shd w:val="clear" w:color="auto" w:fill="auto"/>
            <w:vAlign w:val="center"/>
          </w:tcPr>
          <w:p w14:paraId="62D49BD7" w14:textId="7F861C8D" w:rsidR="004158AB" w:rsidRDefault="004158AB" w:rsidP="00DA4925">
            <w:pPr>
              <w:keepNext/>
              <w:keepLines/>
              <w:spacing w:after="0" w:line="240" w:lineRule="auto"/>
              <w:jc w:val="center"/>
            </w:pPr>
            <w:r>
              <w:t>94%</w:t>
            </w:r>
          </w:p>
        </w:tc>
      </w:tr>
      <w:tr w:rsidR="004158AB" w:rsidRPr="0083644B" w14:paraId="4D21E6BA" w14:textId="77777777" w:rsidTr="00A2197F">
        <w:trPr>
          <w:trHeight w:val="300"/>
          <w:jc w:val="center"/>
        </w:trPr>
        <w:tc>
          <w:tcPr>
            <w:tcW w:w="2428" w:type="dxa"/>
            <w:vMerge/>
            <w:vAlign w:val="center"/>
            <w:hideMark/>
          </w:tcPr>
          <w:p w14:paraId="66E49E3A"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906" w:type="dxa"/>
            <w:vMerge/>
          </w:tcPr>
          <w:p w14:paraId="064789C3"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6B9715D9" w14:textId="5F136647" w:rsidR="004158AB" w:rsidRPr="0083644B" w:rsidRDefault="004158AB"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w:t>
            </w:r>
            <w:r>
              <w:rPr>
                <w:rFonts w:ascii="Calibri" w:eastAsia="Times New Roman" w:hAnsi="Calibri" w:cs="Calibri"/>
                <w:color w:val="000000"/>
              </w:rPr>
              <w:t>0</w:t>
            </w:r>
            <w:r w:rsidRPr="0083644B">
              <w:rPr>
                <w:rFonts w:ascii="Calibri" w:eastAsia="Times New Roman" w:hAnsi="Calibri" w:cs="Calibri"/>
                <w:color w:val="000000"/>
              </w:rPr>
              <w:t xml:space="preserve"> </w:t>
            </w:r>
            <w:r>
              <w:rPr>
                <w:rFonts w:ascii="Calibri" w:eastAsia="Times New Roman" w:hAnsi="Calibri" w:cs="Calibri"/>
                <w:color w:val="000000"/>
              </w:rPr>
              <w:t>mm</w:t>
            </w:r>
          </w:p>
        </w:tc>
        <w:tc>
          <w:tcPr>
            <w:tcW w:w="1440" w:type="dxa"/>
            <w:shd w:val="clear" w:color="auto" w:fill="auto"/>
            <w:noWrap/>
            <w:vAlign w:val="center"/>
            <w:hideMark/>
          </w:tcPr>
          <w:p w14:paraId="1E2E0C90" w14:textId="6CE28F10" w:rsidR="004158AB" w:rsidRPr="0083644B" w:rsidRDefault="004158AB"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 xml:space="preserve">n = </w:t>
            </w:r>
            <w:r>
              <w:rPr>
                <w:rFonts w:ascii="Calibri" w:eastAsia="Times New Roman" w:hAnsi="Calibri" w:cs="Calibri"/>
                <w:color w:val="000000"/>
              </w:rPr>
              <w:t>30</w:t>
            </w:r>
          </w:p>
        </w:tc>
        <w:tc>
          <w:tcPr>
            <w:tcW w:w="1248" w:type="dxa"/>
            <w:shd w:val="clear" w:color="auto" w:fill="00B050"/>
            <w:noWrap/>
            <w:vAlign w:val="center"/>
            <w:hideMark/>
          </w:tcPr>
          <w:p w14:paraId="67A4A4FC" w14:textId="4A975A83" w:rsidR="004158AB" w:rsidRPr="0083644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0.77</w:t>
            </w:r>
          </w:p>
        </w:tc>
        <w:tc>
          <w:tcPr>
            <w:tcW w:w="1126" w:type="dxa"/>
            <w:shd w:val="clear" w:color="000000" w:fill="00B050"/>
            <w:vAlign w:val="center"/>
          </w:tcPr>
          <w:p w14:paraId="325A4BFD" w14:textId="77777777" w:rsidR="004158AB" w:rsidRDefault="004158AB" w:rsidP="00DA4925">
            <w:pPr>
              <w:keepNext/>
              <w:keepLines/>
              <w:spacing w:after="0" w:line="240" w:lineRule="auto"/>
              <w:jc w:val="center"/>
              <w:rPr>
                <w:rFonts w:ascii="Calibri" w:eastAsia="Times New Roman" w:hAnsi="Calibri" w:cs="Calibri"/>
                <w:color w:val="000000"/>
              </w:rPr>
            </w:pPr>
            <w:r>
              <w:t>98%</w:t>
            </w:r>
          </w:p>
        </w:tc>
      </w:tr>
      <w:tr w:rsidR="004158AB" w:rsidRPr="0083644B" w14:paraId="65C51CA7" w14:textId="77777777" w:rsidTr="00A2197F">
        <w:trPr>
          <w:trHeight w:val="300"/>
          <w:jc w:val="center"/>
        </w:trPr>
        <w:tc>
          <w:tcPr>
            <w:tcW w:w="2428" w:type="dxa"/>
            <w:vMerge/>
            <w:vAlign w:val="center"/>
          </w:tcPr>
          <w:p w14:paraId="4556F9F8"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906" w:type="dxa"/>
            <w:vMerge/>
          </w:tcPr>
          <w:p w14:paraId="34C07D6E"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5798B2BC" w14:textId="09267542" w:rsidR="004158AB" w:rsidRPr="0083644B" w:rsidRDefault="004158AB" w:rsidP="00DA4925">
            <w:pPr>
              <w:keepNext/>
              <w:keepLines/>
              <w:spacing w:after="0" w:line="240" w:lineRule="auto"/>
              <w:jc w:val="center"/>
              <w:rPr>
                <w:rFonts w:ascii="Calibri" w:eastAsia="Times New Roman" w:hAnsi="Calibri" w:cs="Calibri"/>
                <w:color w:val="000000"/>
              </w:rPr>
            </w:pPr>
            <w:proofErr w:type="spellStart"/>
            <w:r>
              <w:rPr>
                <w:rFonts w:ascii="Calibri" w:eastAsia="Times New Roman" w:hAnsi="Calibri" w:cs="Calibri"/>
                <w:color w:val="000000"/>
              </w:rPr>
              <w:t>LiTs</w:t>
            </w:r>
            <w:proofErr w:type="spellEnd"/>
            <w:r>
              <w:rPr>
                <w:rFonts w:ascii="Calibri" w:eastAsia="Times New Roman" w:hAnsi="Calibri" w:cs="Calibri"/>
                <w:color w:val="000000"/>
              </w:rPr>
              <w:t xml:space="preserve"> Test</w:t>
            </w:r>
          </w:p>
        </w:tc>
        <w:tc>
          <w:tcPr>
            <w:tcW w:w="1440" w:type="dxa"/>
            <w:shd w:val="clear" w:color="auto" w:fill="auto"/>
            <w:noWrap/>
            <w:vAlign w:val="center"/>
          </w:tcPr>
          <w:p w14:paraId="490E5A4C" w14:textId="23D838AB" w:rsidR="00717C8A" w:rsidRDefault="004158AB" w:rsidP="00484061">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n = </w:t>
            </w:r>
            <w:r w:rsidR="009C4D26">
              <w:rPr>
                <w:rFonts w:ascii="Calibri" w:eastAsia="Times New Roman" w:hAnsi="Calibri" w:cs="Calibri"/>
                <w:color w:val="000000"/>
              </w:rPr>
              <w:t>70</w:t>
            </w:r>
          </w:p>
          <w:p w14:paraId="180DC4F8" w14:textId="2788E037" w:rsidR="004158AB" w:rsidRPr="0083644B" w:rsidRDefault="004158AB" w:rsidP="00484061">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patients</w:t>
            </w:r>
          </w:p>
        </w:tc>
        <w:tc>
          <w:tcPr>
            <w:tcW w:w="1248" w:type="dxa"/>
            <w:shd w:val="clear" w:color="auto" w:fill="auto"/>
            <w:noWrap/>
            <w:vAlign w:val="center"/>
          </w:tcPr>
          <w:p w14:paraId="634A1C6F" w14:textId="2DF6A138" w:rsidR="004158AB" w:rsidDel="00D96095"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0.810 global</w:t>
            </w:r>
          </w:p>
        </w:tc>
        <w:tc>
          <w:tcPr>
            <w:tcW w:w="1126" w:type="dxa"/>
            <w:shd w:val="clear" w:color="auto" w:fill="auto"/>
            <w:vAlign w:val="center"/>
          </w:tcPr>
          <w:p w14:paraId="2D31ACF6" w14:textId="54BA9D47" w:rsidR="004158AB" w:rsidRDefault="004158AB" w:rsidP="00DA4925">
            <w:pPr>
              <w:keepNext/>
              <w:keepLines/>
              <w:spacing w:after="0" w:line="240" w:lineRule="auto"/>
              <w:jc w:val="center"/>
            </w:pPr>
            <w:r>
              <w:t>-</w:t>
            </w:r>
          </w:p>
        </w:tc>
      </w:tr>
      <w:tr w:rsidR="004158AB" w:rsidRPr="0083644B" w14:paraId="494C464B" w14:textId="77777777" w:rsidTr="00484061">
        <w:trPr>
          <w:trHeight w:val="300"/>
          <w:jc w:val="center"/>
        </w:trPr>
        <w:tc>
          <w:tcPr>
            <w:tcW w:w="2428" w:type="dxa"/>
            <w:vMerge/>
            <w:vAlign w:val="center"/>
          </w:tcPr>
          <w:p w14:paraId="79BE4668"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906" w:type="dxa"/>
            <w:vMerge/>
          </w:tcPr>
          <w:p w14:paraId="13A00602" w14:textId="77777777" w:rsidR="004158AB" w:rsidRPr="0083644B" w:rsidRDefault="004158AB"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tcPr>
          <w:p w14:paraId="7D1348E0" w14:textId="5A97090F"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3DIRCADb</w:t>
            </w:r>
          </w:p>
        </w:tc>
        <w:tc>
          <w:tcPr>
            <w:tcW w:w="1440" w:type="dxa"/>
            <w:shd w:val="clear" w:color="auto" w:fill="00B050"/>
            <w:noWrap/>
            <w:vAlign w:val="center"/>
          </w:tcPr>
          <w:p w14:paraId="64EB816B" w14:textId="77777777"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n = 15</w:t>
            </w:r>
          </w:p>
          <w:p w14:paraId="67DFA485" w14:textId="08C411CC"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patients</w:t>
            </w:r>
          </w:p>
        </w:tc>
        <w:tc>
          <w:tcPr>
            <w:tcW w:w="1248" w:type="dxa"/>
            <w:shd w:val="clear" w:color="auto" w:fill="00B050"/>
            <w:noWrap/>
            <w:vAlign w:val="center"/>
          </w:tcPr>
          <w:p w14:paraId="09B778EE" w14:textId="0DCDC839"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0.69</w:t>
            </w:r>
          </w:p>
        </w:tc>
        <w:tc>
          <w:tcPr>
            <w:tcW w:w="1126" w:type="dxa"/>
            <w:shd w:val="clear" w:color="auto" w:fill="auto"/>
            <w:vAlign w:val="center"/>
          </w:tcPr>
          <w:p w14:paraId="5EA70A8A" w14:textId="2A86F159" w:rsidR="004158AB" w:rsidRDefault="004158AB" w:rsidP="00DA4925">
            <w:pPr>
              <w:keepNext/>
              <w:keepLines/>
              <w:spacing w:after="0" w:line="240" w:lineRule="auto"/>
              <w:jc w:val="center"/>
            </w:pPr>
            <w:r>
              <w:t>-</w:t>
            </w:r>
          </w:p>
        </w:tc>
      </w:tr>
      <w:tr w:rsidR="008E5642" w:rsidRPr="0083644B" w14:paraId="0B667C79" w14:textId="77777777" w:rsidTr="00484061">
        <w:trPr>
          <w:trHeight w:val="300"/>
          <w:jc w:val="center"/>
        </w:trPr>
        <w:tc>
          <w:tcPr>
            <w:tcW w:w="2428" w:type="dxa"/>
            <w:vMerge w:val="restart"/>
            <w:shd w:val="clear" w:color="auto" w:fill="auto"/>
            <w:noWrap/>
            <w:vAlign w:val="center"/>
            <w:hideMark/>
          </w:tcPr>
          <w:p w14:paraId="23AD05EB" w14:textId="2768E8B4" w:rsidR="008E5642" w:rsidRPr="0083644B" w:rsidRDefault="008E5642" w:rsidP="00B232C6">
            <w:pPr>
              <w:keepNext/>
              <w:keepLines/>
              <w:spacing w:after="0" w:line="240" w:lineRule="auto"/>
              <w:jc w:val="center"/>
              <w:rPr>
                <w:rFonts w:ascii="Calibri" w:eastAsia="Times New Roman" w:hAnsi="Calibri" w:cs="Calibri"/>
                <w:color w:val="000000"/>
              </w:rPr>
            </w:pPr>
            <w:proofErr w:type="spellStart"/>
            <w:r>
              <w:t>Vorontsov</w:t>
            </w:r>
            <w:proofErr w:type="spellEnd"/>
            <w:r>
              <w:t xml:space="preserve"> </w:t>
            </w:r>
            <w:r w:rsidRPr="0063792B">
              <w:t>et al</w:t>
            </w:r>
            <w:r>
              <w:t xml:space="preserve"> </w:t>
            </w:r>
            <w:r>
              <w:rPr>
                <w:rFonts w:ascii="Calibri" w:eastAsia="Times New Roman" w:hAnsi="Calibri" w:cs="Calibri"/>
                <w:color w:val="000000"/>
              </w:rPr>
              <w:fldChar w:fldCharType="begin" w:fldLock="1"/>
            </w:r>
            <w:r w:rsidR="00BC3022">
              <w:rPr>
                <w:rFonts w:ascii="Calibri" w:eastAsia="Times New Roman" w:hAnsi="Calibri" w:cs="Calibri"/>
                <w:color w:val="000000"/>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7&lt;/sup&gt;","plainTextFormattedCitation":"7","previouslyFormattedCitation":"&lt;sup&gt;7&lt;/sup&gt;"},"properties":{"noteIndex":0},"schema":"https://github.com/citation-style-language/schema/raw/master/csl-citation.json"}</w:instrText>
            </w:r>
            <w:r>
              <w:rPr>
                <w:rFonts w:ascii="Calibri" w:eastAsia="Times New Roman" w:hAnsi="Calibri" w:cs="Calibri"/>
                <w:color w:val="000000"/>
              </w:rPr>
              <w:fldChar w:fldCharType="separate"/>
            </w:r>
            <w:r w:rsidR="00B232C6" w:rsidRPr="00B232C6">
              <w:rPr>
                <w:rFonts w:ascii="Calibri" w:eastAsia="Times New Roman" w:hAnsi="Calibri" w:cs="Calibri"/>
                <w:noProof/>
                <w:color w:val="000000"/>
                <w:vertAlign w:val="superscript"/>
              </w:rPr>
              <w:t>7</w:t>
            </w:r>
            <w:r>
              <w:rPr>
                <w:rFonts w:ascii="Calibri" w:eastAsia="Times New Roman" w:hAnsi="Calibri" w:cs="Calibri"/>
                <w:color w:val="000000"/>
              </w:rPr>
              <w:fldChar w:fldCharType="end"/>
            </w:r>
          </w:p>
        </w:tc>
        <w:tc>
          <w:tcPr>
            <w:tcW w:w="906" w:type="dxa"/>
            <w:vMerge w:val="restart"/>
            <w:vAlign w:val="center"/>
          </w:tcPr>
          <w:p w14:paraId="291571CE" w14:textId="37E7DE5F" w:rsidR="008E5642" w:rsidRPr="0083644B" w:rsidRDefault="008E5642" w:rsidP="00664E2C">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FCN</w:t>
            </w:r>
          </w:p>
        </w:tc>
        <w:tc>
          <w:tcPr>
            <w:tcW w:w="3143" w:type="dxa"/>
            <w:shd w:val="clear" w:color="auto" w:fill="auto"/>
            <w:noWrap/>
            <w:vAlign w:val="center"/>
            <w:hideMark/>
          </w:tcPr>
          <w:p w14:paraId="3FC8C6F0" w14:textId="017CBAC3"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less than 10 mm</w:t>
            </w:r>
          </w:p>
        </w:tc>
        <w:tc>
          <w:tcPr>
            <w:tcW w:w="1440" w:type="dxa"/>
            <w:shd w:val="clear" w:color="auto" w:fill="auto"/>
            <w:noWrap/>
            <w:vAlign w:val="center"/>
            <w:hideMark/>
          </w:tcPr>
          <w:p w14:paraId="1484B25E"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30</w:t>
            </w:r>
          </w:p>
        </w:tc>
        <w:tc>
          <w:tcPr>
            <w:tcW w:w="1248" w:type="dxa"/>
            <w:shd w:val="clear" w:color="auto" w:fill="00B050"/>
            <w:noWrap/>
            <w:vAlign w:val="center"/>
            <w:hideMark/>
          </w:tcPr>
          <w:p w14:paraId="41BB7712"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0.14</w:t>
            </w:r>
          </w:p>
        </w:tc>
        <w:tc>
          <w:tcPr>
            <w:tcW w:w="1126" w:type="dxa"/>
            <w:shd w:val="clear" w:color="auto" w:fill="00B050"/>
            <w:vAlign w:val="center"/>
          </w:tcPr>
          <w:p w14:paraId="4FD3CCD9" w14:textId="77777777" w:rsidR="008E5642" w:rsidRPr="0083644B" w:rsidRDefault="008E5642"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10%</w:t>
            </w:r>
          </w:p>
        </w:tc>
      </w:tr>
      <w:tr w:rsidR="008E5642" w:rsidRPr="0083644B" w14:paraId="651B16F3" w14:textId="77777777" w:rsidTr="00A2197F">
        <w:trPr>
          <w:trHeight w:val="300"/>
          <w:jc w:val="center"/>
        </w:trPr>
        <w:tc>
          <w:tcPr>
            <w:tcW w:w="2428" w:type="dxa"/>
            <w:vMerge/>
            <w:vAlign w:val="center"/>
            <w:hideMark/>
          </w:tcPr>
          <w:p w14:paraId="75C1E70D" w14:textId="77777777" w:rsidR="008E5642" w:rsidRPr="0083644B" w:rsidRDefault="008E5642" w:rsidP="00DA4925">
            <w:pPr>
              <w:keepNext/>
              <w:keepLines/>
              <w:spacing w:after="0" w:line="240" w:lineRule="auto"/>
              <w:jc w:val="center"/>
              <w:rPr>
                <w:rFonts w:ascii="Calibri" w:eastAsia="Times New Roman" w:hAnsi="Calibri" w:cs="Calibri"/>
                <w:color w:val="000000"/>
              </w:rPr>
            </w:pPr>
          </w:p>
        </w:tc>
        <w:tc>
          <w:tcPr>
            <w:tcW w:w="906" w:type="dxa"/>
            <w:vMerge/>
          </w:tcPr>
          <w:p w14:paraId="59767F3B" w14:textId="77777777" w:rsidR="008E5642" w:rsidRPr="0083644B" w:rsidRDefault="008E5642"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2AC9C74C" w14:textId="36BBB0B2"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10-20 mm</w:t>
            </w:r>
          </w:p>
        </w:tc>
        <w:tc>
          <w:tcPr>
            <w:tcW w:w="1440" w:type="dxa"/>
            <w:shd w:val="clear" w:color="auto" w:fill="auto"/>
            <w:noWrap/>
            <w:vAlign w:val="center"/>
            <w:hideMark/>
          </w:tcPr>
          <w:p w14:paraId="19EF85E7"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35</w:t>
            </w:r>
          </w:p>
        </w:tc>
        <w:tc>
          <w:tcPr>
            <w:tcW w:w="1248" w:type="dxa"/>
            <w:shd w:val="clear" w:color="auto" w:fill="00B050"/>
            <w:noWrap/>
            <w:vAlign w:val="center"/>
            <w:hideMark/>
          </w:tcPr>
          <w:p w14:paraId="14F0B9D9"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0.53</w:t>
            </w:r>
          </w:p>
        </w:tc>
        <w:tc>
          <w:tcPr>
            <w:tcW w:w="1126" w:type="dxa"/>
            <w:shd w:val="clear" w:color="auto" w:fill="00B050"/>
            <w:vAlign w:val="center"/>
          </w:tcPr>
          <w:p w14:paraId="721685E2" w14:textId="77777777" w:rsidR="008E5642" w:rsidRPr="0083644B" w:rsidRDefault="008E5642"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71%</w:t>
            </w:r>
          </w:p>
        </w:tc>
      </w:tr>
      <w:tr w:rsidR="008E5642" w:rsidRPr="0083644B" w14:paraId="2CE49A7B" w14:textId="77777777" w:rsidTr="00A2197F">
        <w:trPr>
          <w:trHeight w:val="300"/>
          <w:jc w:val="center"/>
        </w:trPr>
        <w:tc>
          <w:tcPr>
            <w:tcW w:w="2428" w:type="dxa"/>
            <w:vMerge/>
            <w:vAlign w:val="center"/>
            <w:hideMark/>
          </w:tcPr>
          <w:p w14:paraId="5B4C5F30" w14:textId="77777777" w:rsidR="008E5642" w:rsidRPr="0083644B" w:rsidRDefault="008E5642" w:rsidP="00DA4925">
            <w:pPr>
              <w:keepNext/>
              <w:keepLines/>
              <w:spacing w:after="0" w:line="240" w:lineRule="auto"/>
              <w:jc w:val="center"/>
              <w:rPr>
                <w:rFonts w:ascii="Calibri" w:eastAsia="Times New Roman" w:hAnsi="Calibri" w:cs="Calibri"/>
                <w:color w:val="000000"/>
              </w:rPr>
            </w:pPr>
          </w:p>
        </w:tc>
        <w:tc>
          <w:tcPr>
            <w:tcW w:w="906" w:type="dxa"/>
            <w:vMerge/>
          </w:tcPr>
          <w:p w14:paraId="279D957D" w14:textId="77777777" w:rsidR="008E5642" w:rsidRPr="0083644B" w:rsidRDefault="008E5642" w:rsidP="00DA4925">
            <w:pPr>
              <w:keepNext/>
              <w:keepLines/>
              <w:spacing w:after="0" w:line="240" w:lineRule="auto"/>
              <w:jc w:val="center"/>
              <w:rPr>
                <w:rFonts w:ascii="Calibri" w:eastAsia="Times New Roman" w:hAnsi="Calibri" w:cs="Calibri"/>
                <w:color w:val="000000"/>
              </w:rPr>
            </w:pPr>
          </w:p>
        </w:tc>
        <w:tc>
          <w:tcPr>
            <w:tcW w:w="3143" w:type="dxa"/>
            <w:shd w:val="clear" w:color="auto" w:fill="auto"/>
            <w:noWrap/>
            <w:vAlign w:val="center"/>
            <w:hideMark/>
          </w:tcPr>
          <w:p w14:paraId="1BEC9865" w14:textId="31FBE56F"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greater than 20 mm</w:t>
            </w:r>
          </w:p>
        </w:tc>
        <w:tc>
          <w:tcPr>
            <w:tcW w:w="1440" w:type="dxa"/>
            <w:shd w:val="clear" w:color="auto" w:fill="00B050"/>
            <w:noWrap/>
            <w:vAlign w:val="center"/>
            <w:hideMark/>
          </w:tcPr>
          <w:p w14:paraId="5E9F1A01"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n = 40</w:t>
            </w:r>
          </w:p>
        </w:tc>
        <w:tc>
          <w:tcPr>
            <w:tcW w:w="1248" w:type="dxa"/>
            <w:shd w:val="clear" w:color="auto" w:fill="auto"/>
            <w:noWrap/>
            <w:vAlign w:val="center"/>
            <w:hideMark/>
          </w:tcPr>
          <w:p w14:paraId="18B584DD" w14:textId="77777777" w:rsidR="008E5642" w:rsidRPr="0083644B" w:rsidRDefault="008E5642" w:rsidP="00DA4925">
            <w:pPr>
              <w:keepNext/>
              <w:keepLines/>
              <w:spacing w:after="0" w:line="240" w:lineRule="auto"/>
              <w:jc w:val="center"/>
              <w:rPr>
                <w:rFonts w:ascii="Calibri" w:eastAsia="Times New Roman" w:hAnsi="Calibri" w:cs="Calibri"/>
                <w:color w:val="000000"/>
              </w:rPr>
            </w:pPr>
            <w:r w:rsidRPr="0083644B">
              <w:rPr>
                <w:rFonts w:ascii="Calibri" w:eastAsia="Times New Roman" w:hAnsi="Calibri" w:cs="Calibri"/>
                <w:color w:val="000000"/>
              </w:rPr>
              <w:t>0.68</w:t>
            </w:r>
          </w:p>
        </w:tc>
        <w:tc>
          <w:tcPr>
            <w:tcW w:w="1126" w:type="dxa"/>
            <w:vAlign w:val="center"/>
          </w:tcPr>
          <w:p w14:paraId="06B6C65D" w14:textId="77777777" w:rsidR="008E5642" w:rsidRPr="0083644B" w:rsidRDefault="008E5642"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85%</w:t>
            </w:r>
          </w:p>
        </w:tc>
      </w:tr>
      <w:tr w:rsidR="00D90A12" w:rsidRPr="0083644B" w14:paraId="18E8BBA2" w14:textId="77777777" w:rsidTr="00484061">
        <w:trPr>
          <w:trHeight w:val="300"/>
          <w:jc w:val="center"/>
        </w:trPr>
        <w:tc>
          <w:tcPr>
            <w:tcW w:w="2428" w:type="dxa"/>
            <w:vAlign w:val="center"/>
          </w:tcPr>
          <w:p w14:paraId="0CE4E2AB" w14:textId="0F891E32" w:rsidR="00D90A12" w:rsidRPr="0083644B" w:rsidRDefault="00D90A12" w:rsidP="00B232C6">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Li et al</w:t>
            </w:r>
            <w:r w:rsidR="00664E2C">
              <w:rPr>
                <w:rFonts w:ascii="Calibri" w:eastAsia="Times New Roman" w:hAnsi="Calibri" w:cs="Calibri"/>
                <w:color w:val="000000"/>
              </w:rPr>
              <w:fldChar w:fldCharType="begin" w:fldLock="1"/>
            </w:r>
            <w:r w:rsidR="00BC3022">
              <w:rPr>
                <w:rFonts w:ascii="Calibri" w:eastAsia="Times New Roman" w:hAnsi="Calibri" w:cs="Calibri"/>
                <w:color w:val="000000"/>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8&lt;/sup&gt;","plainTextFormattedCitation":"8","previouslyFormattedCitation":"&lt;sup&gt;8&lt;/sup&gt;"},"properties":{"noteIndex":0},"schema":"https://github.com/citation-style-language/schema/raw/master/csl-citation.json"}</w:instrText>
            </w:r>
            <w:r w:rsidR="00664E2C">
              <w:rPr>
                <w:rFonts w:ascii="Calibri" w:eastAsia="Times New Roman" w:hAnsi="Calibri" w:cs="Calibri"/>
                <w:color w:val="000000"/>
              </w:rPr>
              <w:fldChar w:fldCharType="separate"/>
            </w:r>
            <w:r w:rsidR="00B232C6" w:rsidRPr="00B232C6">
              <w:rPr>
                <w:rFonts w:ascii="Calibri" w:eastAsia="Times New Roman" w:hAnsi="Calibri" w:cs="Calibri"/>
                <w:noProof/>
                <w:color w:val="000000"/>
                <w:vertAlign w:val="superscript"/>
              </w:rPr>
              <w:t>8</w:t>
            </w:r>
            <w:r w:rsidR="00664E2C">
              <w:rPr>
                <w:rFonts w:ascii="Calibri" w:eastAsia="Times New Roman" w:hAnsi="Calibri" w:cs="Calibri"/>
                <w:color w:val="000000"/>
              </w:rPr>
              <w:fldChar w:fldCharType="end"/>
            </w:r>
          </w:p>
        </w:tc>
        <w:tc>
          <w:tcPr>
            <w:tcW w:w="906" w:type="dxa"/>
          </w:tcPr>
          <w:p w14:paraId="43D87A7C" w14:textId="063CAC99" w:rsidR="00D90A12" w:rsidRPr="0083644B" w:rsidRDefault="00EF0950"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Hybrid </w:t>
            </w:r>
            <w:r w:rsidR="00D90A12">
              <w:rPr>
                <w:rFonts w:ascii="Calibri" w:eastAsia="Times New Roman" w:hAnsi="Calibri" w:cs="Calibri"/>
                <w:color w:val="000000"/>
              </w:rPr>
              <w:t xml:space="preserve">Dense </w:t>
            </w:r>
            <w:proofErr w:type="spellStart"/>
            <w:r w:rsidR="00D90A12">
              <w:rPr>
                <w:rFonts w:ascii="Calibri" w:eastAsia="Times New Roman" w:hAnsi="Calibri" w:cs="Calibri"/>
                <w:color w:val="000000"/>
              </w:rPr>
              <w:t>UNet</w:t>
            </w:r>
            <w:proofErr w:type="spellEnd"/>
          </w:p>
        </w:tc>
        <w:tc>
          <w:tcPr>
            <w:tcW w:w="3143" w:type="dxa"/>
            <w:shd w:val="clear" w:color="auto" w:fill="auto"/>
            <w:noWrap/>
            <w:vAlign w:val="center"/>
          </w:tcPr>
          <w:p w14:paraId="62DFC202" w14:textId="5EBBB2CB" w:rsidR="00D90A12" w:rsidRPr="0083644B" w:rsidRDefault="00D90A12" w:rsidP="00DA4925">
            <w:pPr>
              <w:keepNext/>
              <w:keepLines/>
              <w:spacing w:after="0" w:line="240" w:lineRule="auto"/>
              <w:jc w:val="center"/>
              <w:rPr>
                <w:rFonts w:ascii="Calibri" w:eastAsia="Times New Roman" w:hAnsi="Calibri" w:cs="Calibri"/>
                <w:color w:val="000000"/>
              </w:rPr>
            </w:pPr>
            <w:proofErr w:type="spellStart"/>
            <w:r>
              <w:rPr>
                <w:rFonts w:ascii="Calibri" w:eastAsia="Times New Roman" w:hAnsi="Calibri" w:cs="Calibri"/>
                <w:color w:val="000000"/>
              </w:rPr>
              <w:t>LiTs</w:t>
            </w:r>
            <w:proofErr w:type="spellEnd"/>
            <w:r>
              <w:rPr>
                <w:rFonts w:ascii="Calibri" w:eastAsia="Times New Roman" w:hAnsi="Calibri" w:cs="Calibri"/>
                <w:color w:val="000000"/>
              </w:rPr>
              <w:t xml:space="preserve"> Test</w:t>
            </w:r>
          </w:p>
        </w:tc>
        <w:tc>
          <w:tcPr>
            <w:tcW w:w="1440" w:type="dxa"/>
            <w:shd w:val="clear" w:color="auto" w:fill="auto"/>
            <w:noWrap/>
            <w:vAlign w:val="center"/>
          </w:tcPr>
          <w:p w14:paraId="53F9AC01" w14:textId="5F92C0A0" w:rsidR="00717C8A" w:rsidRDefault="00D90A12" w:rsidP="00484061">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n = </w:t>
            </w:r>
            <w:r w:rsidR="00717C8A">
              <w:rPr>
                <w:rFonts w:ascii="Calibri" w:eastAsia="Times New Roman" w:hAnsi="Calibri" w:cs="Calibri"/>
                <w:color w:val="000000"/>
              </w:rPr>
              <w:t>7</w:t>
            </w:r>
            <w:r w:rsidR="0080725B">
              <w:rPr>
                <w:rFonts w:ascii="Calibri" w:eastAsia="Times New Roman" w:hAnsi="Calibri" w:cs="Calibri"/>
                <w:color w:val="000000"/>
              </w:rPr>
              <w:t>0</w:t>
            </w:r>
          </w:p>
          <w:p w14:paraId="3D22B433" w14:textId="39C19EE6" w:rsidR="00D90A12" w:rsidRPr="0083644B" w:rsidRDefault="00D90A12" w:rsidP="00484061">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patients</w:t>
            </w:r>
          </w:p>
        </w:tc>
        <w:tc>
          <w:tcPr>
            <w:tcW w:w="1248" w:type="dxa"/>
            <w:shd w:val="clear" w:color="auto" w:fill="00B050"/>
            <w:noWrap/>
            <w:vAlign w:val="center"/>
          </w:tcPr>
          <w:p w14:paraId="7767CA76" w14:textId="0D1EAFEA" w:rsidR="00D90A12" w:rsidRPr="0083644B" w:rsidRDefault="00D90A12"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0.824 global</w:t>
            </w:r>
          </w:p>
        </w:tc>
        <w:tc>
          <w:tcPr>
            <w:tcW w:w="1126" w:type="dxa"/>
            <w:vAlign w:val="center"/>
          </w:tcPr>
          <w:p w14:paraId="63CF0B13" w14:textId="6993AA8C" w:rsidR="00D90A12" w:rsidRDefault="00EF0950"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r w:rsidR="004158AB" w:rsidRPr="0083644B" w14:paraId="50F891D8" w14:textId="77777777" w:rsidTr="00484061">
        <w:trPr>
          <w:trHeight w:val="300"/>
          <w:jc w:val="center"/>
        </w:trPr>
        <w:tc>
          <w:tcPr>
            <w:tcW w:w="2428" w:type="dxa"/>
            <w:vAlign w:val="center"/>
          </w:tcPr>
          <w:p w14:paraId="1497B62D" w14:textId="742F0DDA" w:rsidR="004158AB" w:rsidRDefault="004158AB" w:rsidP="00B232C6">
            <w:pPr>
              <w:keepNext/>
              <w:keepLines/>
              <w:spacing w:after="0" w:line="240" w:lineRule="auto"/>
              <w:jc w:val="center"/>
              <w:rPr>
                <w:rFonts w:ascii="Calibri" w:eastAsia="Times New Roman" w:hAnsi="Calibri" w:cs="Calibri"/>
                <w:color w:val="000000"/>
              </w:rPr>
            </w:pPr>
            <w:proofErr w:type="spellStart"/>
            <w:r>
              <w:rPr>
                <w:rFonts w:ascii="Calibri" w:eastAsia="Times New Roman" w:hAnsi="Calibri" w:cs="Calibri"/>
                <w:color w:val="000000"/>
              </w:rPr>
              <w:t>Seo</w:t>
            </w:r>
            <w:proofErr w:type="spellEnd"/>
            <w:r>
              <w:rPr>
                <w:rFonts w:ascii="Calibri" w:eastAsia="Times New Roman" w:hAnsi="Calibri" w:cs="Calibri"/>
                <w:color w:val="000000"/>
              </w:rPr>
              <w:t xml:space="preserve"> et al</w:t>
            </w:r>
            <w:r>
              <w:rPr>
                <w:rFonts w:ascii="Calibri" w:eastAsia="Times New Roman" w:hAnsi="Calibri" w:cs="Calibri"/>
                <w:color w:val="000000"/>
              </w:rPr>
              <w:fldChar w:fldCharType="begin" w:fldLock="1"/>
            </w:r>
            <w:r w:rsidR="00BC3022">
              <w:rPr>
                <w:rFonts w:ascii="Calibri" w:eastAsia="Times New Roman" w:hAnsi="Calibri" w:cs="Calibri"/>
                <w:color w:val="000000"/>
              </w:rPr>
              <w:instrText>ADDIN CSL_CITATION {"citationItems":[{"id":"ITEM-1","itemData":{"DOI":"10.1109/TMI.2019.2948320","ISSN":"1558254X","PMID":"31634827","abstract":"Segmentation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Imaging","id":"ITEM-1","issue":"5","issued":{"date-parts":[["2020","5","1"]]},"page":"1316-1325","publisher":"Institute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9&lt;/sup&gt;","plainTextFormattedCitation":"9","previouslyFormattedCitation":"&lt;sup&gt;9&lt;/sup&gt;"},"properties":{"noteIndex":0},"schema":"https://github.com/citation-style-language/schema/raw/master/csl-citation.json"}</w:instrText>
            </w:r>
            <w:r>
              <w:rPr>
                <w:rFonts w:ascii="Calibri" w:eastAsia="Times New Roman" w:hAnsi="Calibri" w:cs="Calibri"/>
                <w:color w:val="000000"/>
              </w:rPr>
              <w:fldChar w:fldCharType="separate"/>
            </w:r>
            <w:r w:rsidR="00B232C6" w:rsidRPr="00B232C6">
              <w:rPr>
                <w:rFonts w:ascii="Calibri" w:eastAsia="Times New Roman" w:hAnsi="Calibri" w:cs="Calibri"/>
                <w:noProof/>
                <w:color w:val="000000"/>
                <w:vertAlign w:val="superscript"/>
              </w:rPr>
              <w:t>9</w:t>
            </w:r>
            <w:r>
              <w:rPr>
                <w:rFonts w:ascii="Calibri" w:eastAsia="Times New Roman" w:hAnsi="Calibri" w:cs="Calibri"/>
                <w:color w:val="000000"/>
              </w:rPr>
              <w:fldChar w:fldCharType="end"/>
            </w:r>
          </w:p>
        </w:tc>
        <w:tc>
          <w:tcPr>
            <w:tcW w:w="906" w:type="dxa"/>
          </w:tcPr>
          <w:p w14:paraId="1B349B71" w14:textId="4C3600AB" w:rsidR="004158AB" w:rsidRDefault="004158AB" w:rsidP="00DA4925">
            <w:pPr>
              <w:keepNext/>
              <w:keepLines/>
              <w:spacing w:after="0" w:line="240" w:lineRule="auto"/>
              <w:jc w:val="center"/>
              <w:rPr>
                <w:rFonts w:ascii="Calibri" w:eastAsia="Times New Roman" w:hAnsi="Calibri" w:cs="Calibri"/>
                <w:color w:val="000000"/>
              </w:rPr>
            </w:pPr>
            <w:proofErr w:type="spellStart"/>
            <w:r>
              <w:rPr>
                <w:rFonts w:ascii="Calibri" w:eastAsia="Times New Roman" w:hAnsi="Calibri" w:cs="Calibri"/>
                <w:color w:val="000000"/>
              </w:rPr>
              <w:t>mU</w:t>
            </w:r>
            <w:proofErr w:type="spellEnd"/>
            <w:r>
              <w:rPr>
                <w:rFonts w:ascii="Calibri" w:eastAsia="Times New Roman" w:hAnsi="Calibri" w:cs="Calibri"/>
                <w:color w:val="000000"/>
              </w:rPr>
              <w:t>-Net</w:t>
            </w:r>
          </w:p>
        </w:tc>
        <w:tc>
          <w:tcPr>
            <w:tcW w:w="3143" w:type="dxa"/>
            <w:shd w:val="clear" w:color="auto" w:fill="auto"/>
            <w:noWrap/>
            <w:vAlign w:val="center"/>
          </w:tcPr>
          <w:p w14:paraId="4C3BEF47" w14:textId="29D431E4"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3DIRCADb</w:t>
            </w:r>
          </w:p>
        </w:tc>
        <w:tc>
          <w:tcPr>
            <w:tcW w:w="1440" w:type="dxa"/>
            <w:shd w:val="clear" w:color="auto" w:fill="auto"/>
            <w:noWrap/>
            <w:vAlign w:val="center"/>
          </w:tcPr>
          <w:p w14:paraId="60577DB9" w14:textId="77777777"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n = 5</w:t>
            </w:r>
          </w:p>
          <w:p w14:paraId="32575D99" w14:textId="2328692C"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patients</w:t>
            </w:r>
          </w:p>
        </w:tc>
        <w:tc>
          <w:tcPr>
            <w:tcW w:w="1248" w:type="dxa"/>
            <w:shd w:val="clear" w:color="auto" w:fill="auto"/>
            <w:noWrap/>
            <w:vAlign w:val="center"/>
          </w:tcPr>
          <w:p w14:paraId="5CAE7226" w14:textId="70411F07"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0.68</w:t>
            </w:r>
          </w:p>
        </w:tc>
        <w:tc>
          <w:tcPr>
            <w:tcW w:w="1126" w:type="dxa"/>
            <w:vAlign w:val="center"/>
          </w:tcPr>
          <w:p w14:paraId="2B5E0528" w14:textId="0D50396C" w:rsidR="004158AB" w:rsidRDefault="004158AB" w:rsidP="00DA4925">
            <w:pPr>
              <w:keepNext/>
              <w:keepLines/>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r>
    </w:tbl>
    <w:p w14:paraId="58CF70CC" w14:textId="77777777" w:rsidR="00D17B88" w:rsidRPr="00D17B88" w:rsidRDefault="00D17B88" w:rsidP="00D17B88"/>
    <w:p w14:paraId="01EA9E2C" w14:textId="7511BA8B" w:rsidR="009C18CD" w:rsidRDefault="00795D22" w:rsidP="009C18CD">
      <w:pPr>
        <w:pStyle w:val="Heading3"/>
      </w:pPr>
      <w:r>
        <w:t>3D-IRCADb</w:t>
      </w:r>
      <w:del w:id="581" w:author="Anderson,Brian M" w:date="2020-11-02T08:59:00Z">
        <w:r w:rsidDel="00192101">
          <w:delText xml:space="preserve"> </w:delText>
        </w:r>
        <w:r w:rsidR="00971F8F" w:rsidDel="00192101">
          <w:delText>Test</w:delText>
        </w:r>
      </w:del>
      <w:r w:rsidR="00971F8F">
        <w:t xml:space="preserve"> </w:t>
      </w:r>
      <w:r w:rsidR="009C18CD">
        <w:t>Patient-by-Patient evaluation</w:t>
      </w:r>
    </w:p>
    <w:p w14:paraId="036357CE" w14:textId="1FE0D6EA" w:rsidR="009D681F" w:rsidRDefault="007A5596">
      <w:r>
        <w:t>On a patient</w:t>
      </w:r>
      <w:r w:rsidR="00BD5219">
        <w:t xml:space="preserve">-by-patient basis, </w:t>
      </w:r>
      <w:ins w:id="582" w:author="Anderson,Brian M" w:date="2020-11-02T08:59:00Z">
        <w:r w:rsidR="00192101">
          <w:t xml:space="preserve">the </w:t>
        </w:r>
      </w:ins>
      <w:r w:rsidR="00BD5219">
        <w:t>median (min</w:t>
      </w:r>
      <w:del w:id="583" w:author="Anderson,Brian M" w:date="2020-11-02T08:59:00Z">
        <w:r w:rsidR="00BD5219" w:rsidDel="00192101">
          <w:delText xml:space="preserve"> </w:delText>
        </w:r>
      </w:del>
      <w:r w:rsidR="00BD5219">
        <w:t>-</w:t>
      </w:r>
      <w:del w:id="584" w:author="Anderson,Brian M" w:date="2020-11-02T08:59:00Z">
        <w:r w:rsidR="00BD5219" w:rsidDel="00192101">
          <w:delText xml:space="preserve"> </w:delText>
        </w:r>
      </w:del>
      <w:r>
        <w:t xml:space="preserve">max) </w:t>
      </w:r>
      <w:del w:id="585" w:author="Anderson,Brian M" w:date="2020-11-02T08:59:00Z">
        <w:r w:rsidR="00971F8F" w:rsidDel="00192101">
          <w:delText>MSD</w:delText>
        </w:r>
        <w:r w:rsidR="00EE5195" w:rsidDel="00192101">
          <w:delText xml:space="preserve"> </w:delText>
        </w:r>
      </w:del>
      <w:ins w:id="586" w:author="Anderson,Brian M" w:date="2020-11-02T08:59:00Z">
        <w:r w:rsidR="00192101">
          <w:t xml:space="preserve">median surface distance </w:t>
        </w:r>
      </w:ins>
      <w:r w:rsidR="00EE5195">
        <w:t xml:space="preserve">was </w:t>
      </w:r>
      <w:r w:rsidR="009D681F">
        <w:t>1.</w:t>
      </w:r>
      <w:r w:rsidR="00795D22">
        <w:t>75</w:t>
      </w:r>
      <w:r w:rsidR="00EE5195">
        <w:t xml:space="preserve">mm </w:t>
      </w:r>
      <w:r w:rsidR="009D681F">
        <w:t>(0.</w:t>
      </w:r>
      <w:r w:rsidR="00795D22">
        <w:t>5</w:t>
      </w:r>
      <w:r w:rsidR="009D681F">
        <w:t>7</w:t>
      </w:r>
      <w:del w:id="587" w:author="Anderson,Brian M" w:date="2020-11-02T09:00:00Z">
        <w:r w:rsidR="00BD5219" w:rsidDel="00192101">
          <w:delText xml:space="preserve"> </w:delText>
        </w:r>
      </w:del>
      <w:r w:rsidR="00795D22">
        <w:t>–</w:t>
      </w:r>
      <w:del w:id="588" w:author="Anderson,Brian M" w:date="2020-11-02T09:00:00Z">
        <w:r w:rsidR="00BD5219" w:rsidDel="00192101">
          <w:delText xml:space="preserve"> </w:delText>
        </w:r>
      </w:del>
      <w:r w:rsidR="00795D22">
        <w:t>7.63</w:t>
      </w:r>
      <w:ins w:id="589" w:author="Anderson,Brian M" w:date="2020-11-02T09:00:00Z">
        <w:r w:rsidR="00192101">
          <w:t>mm</w:t>
        </w:r>
      </w:ins>
      <w:r w:rsidR="00EE5195">
        <w:t>)</w:t>
      </w:r>
      <w:r w:rsidR="009D681F">
        <w:t xml:space="preserve">, </w:t>
      </w:r>
      <w:ins w:id="590" w:author="Anderson,Brian M" w:date="2020-11-02T09:00:00Z">
        <w:r w:rsidR="00192101">
          <w:t xml:space="preserve">the </w:t>
        </w:r>
      </w:ins>
      <w:r>
        <w:t>DSC</w:t>
      </w:r>
      <w:r w:rsidR="009C18CD">
        <w:t xml:space="preserve"> was </w:t>
      </w:r>
      <w:r>
        <w:t>0.</w:t>
      </w:r>
      <w:r w:rsidR="00795D22">
        <w:t>7</w:t>
      </w:r>
      <w:r w:rsidR="009D681F">
        <w:t>3</w:t>
      </w:r>
      <w:r>
        <w:t xml:space="preserve"> (0.</w:t>
      </w:r>
      <w:r w:rsidR="009D681F">
        <w:t>4</w:t>
      </w:r>
      <w:r w:rsidR="00795D22">
        <w:t>1</w:t>
      </w:r>
      <w:del w:id="591" w:author="Anderson,Brian M" w:date="2020-11-02T09:00:00Z">
        <w:r w:rsidR="00BD5219" w:rsidDel="00192101">
          <w:delText xml:space="preserve"> </w:delText>
        </w:r>
      </w:del>
      <w:r w:rsidR="00BD5219">
        <w:t>-</w:t>
      </w:r>
      <w:del w:id="592" w:author="Anderson,Brian M" w:date="2020-11-02T09:00:00Z">
        <w:r w:rsidDel="00192101">
          <w:delText xml:space="preserve"> </w:delText>
        </w:r>
      </w:del>
      <w:r>
        <w:t>0.</w:t>
      </w:r>
      <w:r w:rsidR="00795D22">
        <w:t>88</w:t>
      </w:r>
      <w:r>
        <w:t>)</w:t>
      </w:r>
      <w:r w:rsidR="00146385">
        <w:t>,</w:t>
      </w:r>
      <w:ins w:id="593" w:author="Anderson,Brian M" w:date="2020-11-02T09:00:00Z">
        <w:r w:rsidR="00192101">
          <w:t xml:space="preserve"> the</w:t>
        </w:r>
      </w:ins>
      <w:r w:rsidR="00146385">
        <w:t xml:space="preserve"> </w:t>
      </w:r>
      <w:r w:rsidR="00E463E4">
        <w:t xml:space="preserve">number of </w:t>
      </w:r>
      <w:del w:id="594" w:author="Anderson,Brian M" w:date="2020-11-02T09:00:00Z">
        <w:r w:rsidR="00E463E4" w:rsidDel="00192101">
          <w:delText>FP</w:delText>
        </w:r>
        <w:r w:rsidR="009D681F" w:rsidDel="00192101">
          <w:delText xml:space="preserve"> </w:delText>
        </w:r>
      </w:del>
      <w:ins w:id="595" w:author="Anderson,Brian M" w:date="2020-11-02T09:00:00Z">
        <w:r w:rsidR="00192101">
          <w:t xml:space="preserve">false-positives </w:t>
        </w:r>
      </w:ins>
      <w:r w:rsidR="009D681F">
        <w:t xml:space="preserve">was </w:t>
      </w:r>
      <w:proofErr w:type="gramStart"/>
      <w:r w:rsidR="00795D22">
        <w:t>1</w:t>
      </w:r>
      <w:proofErr w:type="gramEnd"/>
      <w:r w:rsidR="009D681F">
        <w:t xml:space="preserve"> (0</w:t>
      </w:r>
      <w:del w:id="596" w:author="Anderson,Brian M" w:date="2020-11-02T09:00:00Z">
        <w:r w:rsidR="00BD5219" w:rsidDel="00192101">
          <w:delText xml:space="preserve"> </w:delText>
        </w:r>
      </w:del>
      <w:r w:rsidR="00BD5219">
        <w:t>-</w:t>
      </w:r>
      <w:del w:id="597" w:author="Anderson,Brian M" w:date="2020-11-02T09:00:00Z">
        <w:r w:rsidR="009D681F" w:rsidDel="00192101">
          <w:delText xml:space="preserve"> </w:delText>
        </w:r>
      </w:del>
      <w:r w:rsidR="00795D22">
        <w:t>4</w:t>
      </w:r>
      <w:r w:rsidR="009D681F">
        <w:t xml:space="preserve">), </w:t>
      </w:r>
      <w:del w:id="598" w:author="Anderson,Brian M" w:date="2020-11-02T09:00:00Z">
        <w:r w:rsidR="00E463E4" w:rsidDel="00192101">
          <w:delText>FP</w:delText>
        </w:r>
        <w:r w:rsidR="000B662B" w:rsidDel="00192101">
          <w:delText xml:space="preserve"> </w:delText>
        </w:r>
      </w:del>
      <w:ins w:id="599" w:author="Anderson,Brian M" w:date="2020-11-02T09:00:00Z">
        <w:r w:rsidR="00192101">
          <w:t xml:space="preserve">false-positive </w:t>
        </w:r>
      </w:ins>
      <w:r w:rsidR="000B662B">
        <w:t>volume</w:t>
      </w:r>
      <w:r w:rsidR="00E463E4">
        <w:t xml:space="preserve"> was</w:t>
      </w:r>
      <w:r w:rsidR="000B662B">
        <w:t xml:space="preserve"> </w:t>
      </w:r>
      <w:r w:rsidR="00F37728">
        <w:t>4.25cc (0.08-28.34</w:t>
      </w:r>
      <w:ins w:id="600" w:author="Anderson,Brian M" w:date="2020-11-02T09:00:00Z">
        <w:r w:rsidR="00192101">
          <w:t>cc</w:t>
        </w:r>
      </w:ins>
      <w:r w:rsidR="00F37728">
        <w:t>)</w:t>
      </w:r>
      <w:r w:rsidR="000B662B">
        <w:t>,</w:t>
      </w:r>
      <w:ins w:id="601" w:author="Anderson,Brian M" w:date="2020-11-02T09:01:00Z">
        <w:r w:rsidR="00192101">
          <w:t xml:space="preserve"> the</w:t>
        </w:r>
      </w:ins>
      <w:r w:rsidR="000B662B">
        <w:t xml:space="preserve"> erroneous </w:t>
      </w:r>
      <w:del w:id="602" w:author="Anderson,Brian M" w:date="2020-11-02T09:01:00Z">
        <w:r w:rsidR="00E463E4" w:rsidDel="00192101">
          <w:delText>FP</w:delText>
        </w:r>
        <w:r w:rsidR="000B662B" w:rsidDel="00192101">
          <w:delText xml:space="preserve"> </w:delText>
        </w:r>
      </w:del>
      <w:ins w:id="603" w:author="Anderson,Brian M" w:date="2020-11-02T09:01:00Z">
        <w:r w:rsidR="00192101">
          <w:t xml:space="preserve">false-positive </w:t>
        </w:r>
      </w:ins>
      <w:r w:rsidR="000B662B">
        <w:t>volume</w:t>
      </w:r>
      <w:ins w:id="604" w:author="Anderson,Brian M" w:date="2020-11-02T09:01:00Z">
        <w:r w:rsidR="00192101">
          <w:t xml:space="preserve"> was</w:t>
        </w:r>
      </w:ins>
      <w:r w:rsidR="00E463E4">
        <w:t xml:space="preserve"> </w:t>
      </w:r>
      <w:r w:rsidR="00F37728">
        <w:t>2.35cc (0.00, 14.56</w:t>
      </w:r>
      <w:ins w:id="605" w:author="Anderson,Brian M" w:date="2020-11-02T09:01:00Z">
        <w:r w:rsidR="00192101">
          <w:t>cc</w:t>
        </w:r>
      </w:ins>
      <w:r w:rsidR="00F37728">
        <w:t>)</w:t>
      </w:r>
      <w:r w:rsidR="000B662B">
        <w:t xml:space="preserve">, </w:t>
      </w:r>
      <w:r w:rsidR="009D681F">
        <w:t xml:space="preserve">and </w:t>
      </w:r>
      <w:r w:rsidR="000B662B">
        <w:t>over-segmentation</w:t>
      </w:r>
      <w:r w:rsidR="00464AAF">
        <w:t xml:space="preserve"> </w:t>
      </w:r>
      <w:del w:id="606" w:author="Anderson,Brian M" w:date="2020-11-02T09:01:00Z">
        <w:r w:rsidR="00E463E4" w:rsidDel="00192101">
          <w:delText>FP</w:delText>
        </w:r>
        <w:r w:rsidR="009D681F" w:rsidDel="00192101">
          <w:delText xml:space="preserve"> </w:delText>
        </w:r>
      </w:del>
      <w:ins w:id="607" w:author="Anderson,Brian M" w:date="2020-11-02T09:01:00Z">
        <w:r w:rsidR="00192101">
          <w:t xml:space="preserve">false-positive </w:t>
        </w:r>
      </w:ins>
      <w:r w:rsidR="009D681F">
        <w:t xml:space="preserve">volume was </w:t>
      </w:r>
      <w:r w:rsidR="00F37728">
        <w:t>1.24cc (0.00, 17.56</w:t>
      </w:r>
      <w:ins w:id="608" w:author="Anderson,Brian M" w:date="2020-11-02T09:01:00Z">
        <w:r w:rsidR="00192101">
          <w:t>cc</w:t>
        </w:r>
      </w:ins>
      <w:r w:rsidR="00F37728">
        <w:t>)</w:t>
      </w:r>
      <w:del w:id="609" w:author="Anderson,Brian M" w:date="2020-11-02T09:01:00Z">
        <w:r w:rsidR="009D681F" w:rsidDel="00192101">
          <w:delText>,</w:delText>
        </w:r>
      </w:del>
      <w:r w:rsidR="009D681F">
        <w:t xml:space="preserve"> </w:t>
      </w:r>
      <w:ins w:id="610" w:author="Anderson,Brian M" w:date="2020-11-02T09:01:00Z">
        <w:r w:rsidR="00192101">
          <w:t>(</w:t>
        </w:r>
      </w:ins>
      <w:r w:rsidR="009D681F">
        <w:t>Table xxx</w:t>
      </w:r>
      <w:ins w:id="611" w:author="Anderson,Brian M" w:date="2020-11-02T09:01:00Z">
        <w:r w:rsidR="00192101">
          <w:t>)</w:t>
        </w:r>
      </w:ins>
      <w:r w:rsidR="00FD39FE">
        <w:t xml:space="preserve">. </w:t>
      </w:r>
      <w:r w:rsidR="004C6613">
        <w:t>Note that a single patient might have multipl</w:t>
      </w:r>
      <w:r w:rsidR="009C18CD">
        <w:t>e</w:t>
      </w:r>
      <w:r w:rsidR="00146385">
        <w:t xml:space="preserve"> disease sites of varying size</w:t>
      </w:r>
      <w:ins w:id="612" w:author="Anderson,Brian M" w:date="2020-11-02T09:01:00Z">
        <w:r w:rsidR="00192101">
          <w:t>s</w:t>
        </w:r>
      </w:ins>
      <w:r w:rsidR="00597E64">
        <w:t>.</w:t>
      </w:r>
      <w:r w:rsidR="00597E64" w:rsidDel="00597E64">
        <w:t xml:space="preserve"> </w:t>
      </w:r>
      <w:r w:rsidR="00795D22">
        <w:t>The global DSC score was 0.81.</w:t>
      </w:r>
    </w:p>
    <w:p w14:paraId="498855E3" w14:textId="6140EA03" w:rsidR="00597E64" w:rsidRDefault="00597E64" w:rsidP="00E170A7">
      <w:pPr>
        <w:pStyle w:val="Caption"/>
        <w:keepNext/>
      </w:pPr>
      <w:r>
        <w:lastRenderedPageBreak/>
        <w:t xml:space="preserve">Table </w:t>
      </w:r>
      <w:r w:rsidR="0063709D">
        <w:fldChar w:fldCharType="begin"/>
      </w:r>
      <w:r w:rsidR="0063709D">
        <w:instrText xml:space="preserve"> SEQ Table \* ARABIC </w:instrText>
      </w:r>
      <w:r w:rsidR="0063709D">
        <w:fldChar w:fldCharType="separate"/>
      </w:r>
      <w:r w:rsidR="0001030F">
        <w:rPr>
          <w:noProof/>
        </w:rPr>
        <w:t>5</w:t>
      </w:r>
      <w:r w:rsidR="0063709D">
        <w:rPr>
          <w:noProof/>
        </w:rPr>
        <w:fldChar w:fldCharType="end"/>
      </w:r>
      <w:r>
        <w:t>:</w:t>
      </w:r>
      <w:r w:rsidRPr="00597E64">
        <w:t xml:space="preserve"> </w:t>
      </w:r>
      <w:r>
        <w:t xml:space="preserve">Metrics of Dice Similarity Coefficient, Median Surface Distance (mm), False Positive Discoveries (#/patient), and False Positive Volume (cc) for </w:t>
      </w:r>
      <w:r w:rsidR="00E01458">
        <w:t>15</w:t>
      </w:r>
      <w:r w:rsidR="00DD7A89">
        <w:t xml:space="preserve"> </w:t>
      </w:r>
      <w:r w:rsidR="00E01458">
        <w:rPr>
          <w:rFonts w:cstheme="minorHAnsi"/>
        </w:rPr>
        <w:t>3D-</w:t>
      </w:r>
      <w:r w:rsidR="00E01458">
        <w:t>IRCADb</w:t>
      </w:r>
      <w:r w:rsidR="00E01458">
        <w:rPr>
          <w:rFonts w:cstheme="minorHAnsi"/>
        </w:rPr>
        <w:t xml:space="preserve"> </w:t>
      </w:r>
      <w:r>
        <w:t>test patients.</w:t>
      </w:r>
    </w:p>
    <w:tbl>
      <w:tblPr>
        <w:tblStyle w:val="TableGrid"/>
        <w:tblW w:w="0" w:type="auto"/>
        <w:jc w:val="center"/>
        <w:tblLook w:val="04A0" w:firstRow="1" w:lastRow="0" w:firstColumn="1" w:lastColumn="0" w:noHBand="0" w:noVBand="1"/>
      </w:tblPr>
      <w:tblGrid>
        <w:gridCol w:w="4335"/>
        <w:gridCol w:w="995"/>
        <w:gridCol w:w="981"/>
        <w:gridCol w:w="1036"/>
        <w:gridCol w:w="2003"/>
      </w:tblGrid>
      <w:tr w:rsidR="009D681F" w:rsidRPr="009D681F" w14:paraId="7C9F00CE" w14:textId="77777777" w:rsidTr="000B43C6">
        <w:trPr>
          <w:trHeight w:val="300"/>
          <w:jc w:val="center"/>
        </w:trPr>
        <w:tc>
          <w:tcPr>
            <w:tcW w:w="4335" w:type="dxa"/>
            <w:vMerge w:val="restart"/>
            <w:noWrap/>
            <w:vAlign w:val="center"/>
            <w:hideMark/>
          </w:tcPr>
          <w:p w14:paraId="3873A031" w14:textId="610F17C3" w:rsidR="009D681F" w:rsidRPr="009D681F" w:rsidRDefault="009D681F" w:rsidP="00E170A7">
            <w:pPr>
              <w:keepNext/>
              <w:keepLines/>
              <w:jc w:val="center"/>
            </w:pPr>
            <w:r w:rsidRPr="009D681F">
              <w:t>Metric</w:t>
            </w:r>
          </w:p>
        </w:tc>
        <w:tc>
          <w:tcPr>
            <w:tcW w:w="5015" w:type="dxa"/>
            <w:gridSpan w:val="4"/>
            <w:noWrap/>
            <w:vAlign w:val="center"/>
            <w:hideMark/>
          </w:tcPr>
          <w:p w14:paraId="46D536AA" w14:textId="125E68DB" w:rsidR="009D681F" w:rsidRPr="009D681F" w:rsidRDefault="009D681F" w:rsidP="00E170A7">
            <w:pPr>
              <w:keepNext/>
              <w:keepLines/>
              <w:jc w:val="center"/>
            </w:pPr>
            <w:r w:rsidRPr="009D681F">
              <w:t xml:space="preserve">N = </w:t>
            </w:r>
            <w:r w:rsidR="00795D22">
              <w:t>1</w:t>
            </w:r>
            <w:r w:rsidRPr="009D681F">
              <w:t xml:space="preserve">5 </w:t>
            </w:r>
            <w:r>
              <w:t>P</w:t>
            </w:r>
            <w:r w:rsidRPr="009D681F">
              <w:t>atients</w:t>
            </w:r>
          </w:p>
        </w:tc>
      </w:tr>
      <w:tr w:rsidR="009D681F" w:rsidRPr="009D681F" w14:paraId="0F83771E" w14:textId="77777777" w:rsidTr="000B43C6">
        <w:trPr>
          <w:trHeight w:val="300"/>
          <w:jc w:val="center"/>
        </w:trPr>
        <w:tc>
          <w:tcPr>
            <w:tcW w:w="4335" w:type="dxa"/>
            <w:vMerge/>
            <w:noWrap/>
            <w:vAlign w:val="center"/>
            <w:hideMark/>
          </w:tcPr>
          <w:p w14:paraId="7AEED1FF" w14:textId="548A84A2" w:rsidR="009D681F" w:rsidRPr="009D681F" w:rsidRDefault="009D681F" w:rsidP="00E170A7">
            <w:pPr>
              <w:keepNext/>
              <w:keepLines/>
              <w:jc w:val="center"/>
            </w:pPr>
          </w:p>
        </w:tc>
        <w:tc>
          <w:tcPr>
            <w:tcW w:w="995" w:type="dxa"/>
            <w:noWrap/>
            <w:vAlign w:val="center"/>
            <w:hideMark/>
          </w:tcPr>
          <w:p w14:paraId="36FB2AE2" w14:textId="77777777" w:rsidR="009D681F" w:rsidRPr="009D681F" w:rsidRDefault="009D681F" w:rsidP="00E170A7">
            <w:pPr>
              <w:keepNext/>
              <w:keepLines/>
              <w:jc w:val="center"/>
            </w:pPr>
            <w:r w:rsidRPr="009D681F">
              <w:t>Median</w:t>
            </w:r>
          </w:p>
        </w:tc>
        <w:tc>
          <w:tcPr>
            <w:tcW w:w="981" w:type="dxa"/>
            <w:noWrap/>
            <w:vAlign w:val="center"/>
            <w:hideMark/>
          </w:tcPr>
          <w:p w14:paraId="5CA8F4B2" w14:textId="77777777" w:rsidR="009D681F" w:rsidRPr="009D681F" w:rsidRDefault="009D681F" w:rsidP="00E170A7">
            <w:pPr>
              <w:keepNext/>
              <w:keepLines/>
              <w:jc w:val="center"/>
            </w:pPr>
            <w:r w:rsidRPr="009D681F">
              <w:t>Min</w:t>
            </w:r>
          </w:p>
        </w:tc>
        <w:tc>
          <w:tcPr>
            <w:tcW w:w="1036" w:type="dxa"/>
            <w:noWrap/>
            <w:vAlign w:val="center"/>
            <w:hideMark/>
          </w:tcPr>
          <w:p w14:paraId="58C02D46" w14:textId="77777777" w:rsidR="009D681F" w:rsidRPr="009D681F" w:rsidRDefault="009D681F" w:rsidP="00E170A7">
            <w:pPr>
              <w:keepNext/>
              <w:keepLines/>
              <w:jc w:val="center"/>
            </w:pPr>
            <w:r w:rsidRPr="009D681F">
              <w:t>Max</w:t>
            </w:r>
          </w:p>
        </w:tc>
        <w:tc>
          <w:tcPr>
            <w:tcW w:w="2003" w:type="dxa"/>
            <w:noWrap/>
            <w:vAlign w:val="center"/>
            <w:hideMark/>
          </w:tcPr>
          <w:p w14:paraId="5F95C3C0" w14:textId="77777777" w:rsidR="009D681F" w:rsidRPr="009D681F" w:rsidRDefault="009D681F" w:rsidP="00E170A7">
            <w:pPr>
              <w:keepNext/>
              <w:keepLines/>
              <w:jc w:val="center"/>
            </w:pPr>
            <w:r w:rsidRPr="009D681F">
              <w:t>Standard Deviation</w:t>
            </w:r>
          </w:p>
        </w:tc>
      </w:tr>
      <w:tr w:rsidR="009D681F" w:rsidRPr="009D681F" w14:paraId="4E088E13" w14:textId="77777777" w:rsidTr="000B43C6">
        <w:trPr>
          <w:trHeight w:val="300"/>
          <w:jc w:val="center"/>
        </w:trPr>
        <w:tc>
          <w:tcPr>
            <w:tcW w:w="4335" w:type="dxa"/>
            <w:noWrap/>
            <w:vAlign w:val="center"/>
            <w:hideMark/>
          </w:tcPr>
          <w:p w14:paraId="417D6F9F" w14:textId="77777777" w:rsidR="009D681F" w:rsidRPr="009D681F" w:rsidRDefault="009D681F" w:rsidP="00E170A7">
            <w:pPr>
              <w:keepNext/>
              <w:keepLines/>
              <w:jc w:val="center"/>
            </w:pPr>
            <w:r w:rsidRPr="009D681F">
              <w:t>Dice Similarity Coefficient</w:t>
            </w:r>
          </w:p>
        </w:tc>
        <w:tc>
          <w:tcPr>
            <w:tcW w:w="995" w:type="dxa"/>
            <w:noWrap/>
            <w:vAlign w:val="center"/>
            <w:hideMark/>
          </w:tcPr>
          <w:p w14:paraId="043009AC" w14:textId="4AE96563" w:rsidR="009D681F" w:rsidRPr="009D681F" w:rsidRDefault="009D681F" w:rsidP="00E170A7">
            <w:pPr>
              <w:keepNext/>
              <w:keepLines/>
              <w:jc w:val="center"/>
            </w:pPr>
            <w:r w:rsidRPr="009D681F">
              <w:t>0.</w:t>
            </w:r>
            <w:r w:rsidR="002E4E89">
              <w:t>74</w:t>
            </w:r>
          </w:p>
        </w:tc>
        <w:tc>
          <w:tcPr>
            <w:tcW w:w="981" w:type="dxa"/>
            <w:noWrap/>
            <w:vAlign w:val="center"/>
            <w:hideMark/>
          </w:tcPr>
          <w:p w14:paraId="41EFB5F8" w14:textId="76E359E8" w:rsidR="009D681F" w:rsidRPr="009D681F" w:rsidRDefault="009D681F" w:rsidP="00E170A7">
            <w:pPr>
              <w:keepNext/>
              <w:keepLines/>
              <w:jc w:val="center"/>
            </w:pPr>
            <w:r w:rsidRPr="009D681F">
              <w:t>0.</w:t>
            </w:r>
            <w:r w:rsidR="00486334">
              <w:t>40</w:t>
            </w:r>
          </w:p>
        </w:tc>
        <w:tc>
          <w:tcPr>
            <w:tcW w:w="1036" w:type="dxa"/>
            <w:noWrap/>
            <w:vAlign w:val="center"/>
            <w:hideMark/>
          </w:tcPr>
          <w:p w14:paraId="2424C48F" w14:textId="0AFD1C69" w:rsidR="009D681F" w:rsidRPr="009D681F" w:rsidRDefault="009D681F" w:rsidP="00DD7A89">
            <w:pPr>
              <w:keepNext/>
              <w:keepLines/>
              <w:jc w:val="center"/>
            </w:pPr>
            <w:r w:rsidRPr="009D681F">
              <w:t>0.</w:t>
            </w:r>
            <w:r w:rsidR="00795D22">
              <w:t>8</w:t>
            </w:r>
            <w:r w:rsidR="00486334">
              <w:t>9</w:t>
            </w:r>
          </w:p>
        </w:tc>
        <w:tc>
          <w:tcPr>
            <w:tcW w:w="2003" w:type="dxa"/>
            <w:noWrap/>
            <w:vAlign w:val="center"/>
            <w:hideMark/>
          </w:tcPr>
          <w:p w14:paraId="31957725" w14:textId="2B3796D4" w:rsidR="009D681F" w:rsidRPr="009D681F" w:rsidRDefault="009D681F" w:rsidP="00E170A7">
            <w:pPr>
              <w:keepNext/>
              <w:keepLines/>
              <w:jc w:val="center"/>
            </w:pPr>
            <w:r w:rsidRPr="009D681F">
              <w:t>0.</w:t>
            </w:r>
            <w:r w:rsidR="00486334">
              <w:t>16</w:t>
            </w:r>
          </w:p>
        </w:tc>
      </w:tr>
      <w:tr w:rsidR="00207D7D" w:rsidRPr="009D681F" w14:paraId="71E865E8" w14:textId="77777777" w:rsidTr="000B43C6">
        <w:trPr>
          <w:trHeight w:val="300"/>
          <w:jc w:val="center"/>
        </w:trPr>
        <w:tc>
          <w:tcPr>
            <w:tcW w:w="4335" w:type="dxa"/>
            <w:noWrap/>
            <w:vAlign w:val="center"/>
          </w:tcPr>
          <w:p w14:paraId="5ECE2834" w14:textId="6B96FD3D" w:rsidR="00207D7D" w:rsidRPr="009D681F" w:rsidRDefault="00207D7D" w:rsidP="00E170A7">
            <w:pPr>
              <w:keepNext/>
              <w:keepLines/>
              <w:jc w:val="center"/>
            </w:pPr>
            <w:r>
              <w:t>Global Dice Similarity Coefficient</w:t>
            </w:r>
          </w:p>
        </w:tc>
        <w:tc>
          <w:tcPr>
            <w:tcW w:w="995" w:type="dxa"/>
            <w:noWrap/>
            <w:vAlign w:val="center"/>
          </w:tcPr>
          <w:p w14:paraId="25E94B4D" w14:textId="68F341E9" w:rsidR="00207D7D" w:rsidRPr="009D681F" w:rsidRDefault="00207D7D" w:rsidP="00E170A7">
            <w:pPr>
              <w:keepNext/>
              <w:keepLines/>
              <w:jc w:val="center"/>
            </w:pPr>
            <w:r>
              <w:t>0.81</w:t>
            </w:r>
          </w:p>
        </w:tc>
        <w:tc>
          <w:tcPr>
            <w:tcW w:w="981" w:type="dxa"/>
            <w:noWrap/>
            <w:vAlign w:val="center"/>
          </w:tcPr>
          <w:p w14:paraId="01FA9ED8" w14:textId="1692E317" w:rsidR="00207D7D" w:rsidRPr="009D681F" w:rsidRDefault="00207D7D" w:rsidP="00E170A7">
            <w:pPr>
              <w:keepNext/>
              <w:keepLines/>
              <w:jc w:val="center"/>
            </w:pPr>
            <w:r>
              <w:t>N/A</w:t>
            </w:r>
          </w:p>
        </w:tc>
        <w:tc>
          <w:tcPr>
            <w:tcW w:w="1036" w:type="dxa"/>
            <w:noWrap/>
            <w:vAlign w:val="center"/>
          </w:tcPr>
          <w:p w14:paraId="06AC7E18" w14:textId="09DA8983" w:rsidR="00207D7D" w:rsidRPr="009D681F" w:rsidRDefault="00207D7D" w:rsidP="00DD7A89">
            <w:pPr>
              <w:keepNext/>
              <w:keepLines/>
              <w:jc w:val="center"/>
            </w:pPr>
            <w:r>
              <w:t>N/A</w:t>
            </w:r>
          </w:p>
        </w:tc>
        <w:tc>
          <w:tcPr>
            <w:tcW w:w="2003" w:type="dxa"/>
            <w:noWrap/>
            <w:vAlign w:val="center"/>
          </w:tcPr>
          <w:p w14:paraId="226E05FC" w14:textId="29C0E2F2" w:rsidR="00207D7D" w:rsidRPr="009D681F" w:rsidRDefault="00207D7D" w:rsidP="00E170A7">
            <w:pPr>
              <w:keepNext/>
              <w:keepLines/>
              <w:jc w:val="center"/>
            </w:pPr>
            <w:r>
              <w:t>N/A</w:t>
            </w:r>
          </w:p>
        </w:tc>
      </w:tr>
      <w:tr w:rsidR="009D681F" w:rsidRPr="009D681F" w14:paraId="1D9AC9D2" w14:textId="77777777" w:rsidTr="00484061">
        <w:trPr>
          <w:trHeight w:val="300"/>
          <w:jc w:val="center"/>
        </w:trPr>
        <w:tc>
          <w:tcPr>
            <w:tcW w:w="4335" w:type="dxa"/>
            <w:noWrap/>
            <w:vAlign w:val="center"/>
            <w:hideMark/>
          </w:tcPr>
          <w:p w14:paraId="393F3B41" w14:textId="77777777" w:rsidR="009D681F" w:rsidRPr="009D681F" w:rsidRDefault="009D681F" w:rsidP="00E170A7">
            <w:pPr>
              <w:keepNext/>
              <w:keepLines/>
              <w:jc w:val="center"/>
            </w:pPr>
            <w:r w:rsidRPr="009D681F">
              <w:t>Median Surface Distance (mm)</w:t>
            </w:r>
          </w:p>
        </w:tc>
        <w:tc>
          <w:tcPr>
            <w:tcW w:w="995" w:type="dxa"/>
            <w:noWrap/>
            <w:vAlign w:val="center"/>
          </w:tcPr>
          <w:p w14:paraId="49D109F9" w14:textId="7768A6B5" w:rsidR="009D681F" w:rsidRPr="009D681F" w:rsidRDefault="00706C71" w:rsidP="00E170A7">
            <w:pPr>
              <w:keepNext/>
              <w:keepLines/>
              <w:jc w:val="center"/>
            </w:pPr>
            <w:r>
              <w:t>1.95</w:t>
            </w:r>
          </w:p>
        </w:tc>
        <w:tc>
          <w:tcPr>
            <w:tcW w:w="981" w:type="dxa"/>
            <w:noWrap/>
            <w:vAlign w:val="center"/>
          </w:tcPr>
          <w:p w14:paraId="73787BBB" w14:textId="41A11131" w:rsidR="009D681F" w:rsidRPr="009D681F" w:rsidRDefault="00706C71" w:rsidP="00E170A7">
            <w:pPr>
              <w:keepNext/>
              <w:keepLines/>
              <w:jc w:val="center"/>
            </w:pPr>
            <w:r>
              <w:t>0.57</w:t>
            </w:r>
          </w:p>
        </w:tc>
        <w:tc>
          <w:tcPr>
            <w:tcW w:w="1036" w:type="dxa"/>
            <w:noWrap/>
            <w:vAlign w:val="center"/>
          </w:tcPr>
          <w:p w14:paraId="702FB2CF" w14:textId="5B1D60E3" w:rsidR="009D681F" w:rsidRPr="009D681F" w:rsidRDefault="00486334" w:rsidP="00E170A7">
            <w:pPr>
              <w:keepNext/>
              <w:keepLines/>
              <w:jc w:val="center"/>
            </w:pPr>
            <w:r>
              <w:t>8.00</w:t>
            </w:r>
          </w:p>
        </w:tc>
        <w:tc>
          <w:tcPr>
            <w:tcW w:w="2003" w:type="dxa"/>
            <w:noWrap/>
            <w:vAlign w:val="center"/>
          </w:tcPr>
          <w:p w14:paraId="70EBB565" w14:textId="111AC760" w:rsidR="009D681F" w:rsidRPr="009D681F" w:rsidRDefault="00706C71" w:rsidP="00E170A7">
            <w:pPr>
              <w:keepNext/>
              <w:keepLines/>
              <w:jc w:val="center"/>
            </w:pPr>
            <w:r>
              <w:t>1.9</w:t>
            </w:r>
            <w:r w:rsidR="00BD7C35">
              <w:t>0</w:t>
            </w:r>
          </w:p>
        </w:tc>
      </w:tr>
      <w:tr w:rsidR="009D681F" w:rsidRPr="009D681F" w14:paraId="434766C4" w14:textId="77777777" w:rsidTr="000B43C6">
        <w:trPr>
          <w:trHeight w:val="300"/>
          <w:jc w:val="center"/>
        </w:trPr>
        <w:tc>
          <w:tcPr>
            <w:tcW w:w="4335" w:type="dxa"/>
            <w:noWrap/>
            <w:vAlign w:val="center"/>
            <w:hideMark/>
          </w:tcPr>
          <w:p w14:paraId="563D46F1" w14:textId="77777777" w:rsidR="009D681F" w:rsidRPr="009D681F" w:rsidRDefault="009D681F" w:rsidP="00E170A7">
            <w:pPr>
              <w:keepNext/>
              <w:keepLines/>
              <w:jc w:val="center"/>
            </w:pPr>
            <w:r w:rsidRPr="009D681F">
              <w:t>False Positive Discoveries (#/Patient)</w:t>
            </w:r>
          </w:p>
        </w:tc>
        <w:tc>
          <w:tcPr>
            <w:tcW w:w="995" w:type="dxa"/>
            <w:noWrap/>
            <w:vAlign w:val="center"/>
            <w:hideMark/>
          </w:tcPr>
          <w:p w14:paraId="07D77A99" w14:textId="4B5F585C" w:rsidR="009D681F" w:rsidRPr="009D681F" w:rsidRDefault="00795D22" w:rsidP="00E170A7">
            <w:pPr>
              <w:keepNext/>
              <w:keepLines/>
              <w:jc w:val="center"/>
            </w:pPr>
            <w:r>
              <w:t>1</w:t>
            </w:r>
          </w:p>
        </w:tc>
        <w:tc>
          <w:tcPr>
            <w:tcW w:w="981" w:type="dxa"/>
            <w:noWrap/>
            <w:vAlign w:val="center"/>
            <w:hideMark/>
          </w:tcPr>
          <w:p w14:paraId="7086FA66" w14:textId="77777777" w:rsidR="009D681F" w:rsidRPr="009D681F" w:rsidRDefault="009D681F" w:rsidP="00E170A7">
            <w:pPr>
              <w:keepNext/>
              <w:keepLines/>
              <w:jc w:val="center"/>
            </w:pPr>
            <w:r w:rsidRPr="009D681F">
              <w:t>0</w:t>
            </w:r>
          </w:p>
        </w:tc>
        <w:tc>
          <w:tcPr>
            <w:tcW w:w="1036" w:type="dxa"/>
            <w:noWrap/>
            <w:vAlign w:val="center"/>
            <w:hideMark/>
          </w:tcPr>
          <w:p w14:paraId="05410B73" w14:textId="23CD9AE3" w:rsidR="009D681F" w:rsidRPr="009D681F" w:rsidRDefault="002E4E89" w:rsidP="00E170A7">
            <w:pPr>
              <w:keepNext/>
              <w:keepLines/>
              <w:jc w:val="center"/>
            </w:pPr>
            <w:r>
              <w:t>7</w:t>
            </w:r>
          </w:p>
        </w:tc>
        <w:tc>
          <w:tcPr>
            <w:tcW w:w="2003" w:type="dxa"/>
            <w:noWrap/>
            <w:vAlign w:val="center"/>
            <w:hideMark/>
          </w:tcPr>
          <w:p w14:paraId="2B60FFF0" w14:textId="21BBCBA9" w:rsidR="009D681F" w:rsidRPr="009D681F" w:rsidRDefault="002E4E89" w:rsidP="00E170A7">
            <w:pPr>
              <w:keepNext/>
              <w:keepLines/>
              <w:jc w:val="center"/>
            </w:pPr>
            <w:r>
              <w:t>2.0</w:t>
            </w:r>
          </w:p>
        </w:tc>
      </w:tr>
      <w:tr w:rsidR="000B43C6" w:rsidRPr="009D681F" w14:paraId="4438FB02" w14:textId="77777777" w:rsidTr="000B43C6">
        <w:trPr>
          <w:trHeight w:val="300"/>
          <w:jc w:val="center"/>
        </w:trPr>
        <w:tc>
          <w:tcPr>
            <w:tcW w:w="4335" w:type="dxa"/>
            <w:noWrap/>
            <w:vAlign w:val="center"/>
          </w:tcPr>
          <w:p w14:paraId="6B9925B7" w14:textId="5A1DF2D2" w:rsidR="000B43C6" w:rsidRPr="009D681F" w:rsidRDefault="000B43C6" w:rsidP="000B43C6">
            <w:pPr>
              <w:keepNext/>
              <w:keepLines/>
              <w:jc w:val="center"/>
            </w:pPr>
            <w:r>
              <w:t>False Positive Volume (cc)</w:t>
            </w:r>
          </w:p>
        </w:tc>
        <w:tc>
          <w:tcPr>
            <w:tcW w:w="995" w:type="dxa"/>
            <w:noWrap/>
            <w:vAlign w:val="center"/>
          </w:tcPr>
          <w:p w14:paraId="6D48CCE5" w14:textId="3C80DA07" w:rsidR="000B43C6" w:rsidRPr="009D681F" w:rsidRDefault="002E4E89" w:rsidP="000B43C6">
            <w:pPr>
              <w:keepNext/>
              <w:keepLines/>
              <w:jc w:val="center"/>
            </w:pPr>
            <w:r>
              <w:t>4.25</w:t>
            </w:r>
          </w:p>
        </w:tc>
        <w:tc>
          <w:tcPr>
            <w:tcW w:w="981" w:type="dxa"/>
            <w:noWrap/>
            <w:vAlign w:val="center"/>
          </w:tcPr>
          <w:p w14:paraId="1CE9714B" w14:textId="36390AE5" w:rsidR="000B43C6" w:rsidRPr="009D681F" w:rsidRDefault="002E4E89" w:rsidP="000B43C6">
            <w:pPr>
              <w:keepNext/>
              <w:keepLines/>
              <w:jc w:val="center"/>
            </w:pPr>
            <w:r>
              <w:t>0.08</w:t>
            </w:r>
          </w:p>
        </w:tc>
        <w:tc>
          <w:tcPr>
            <w:tcW w:w="1036" w:type="dxa"/>
            <w:noWrap/>
            <w:vAlign w:val="center"/>
          </w:tcPr>
          <w:p w14:paraId="42AC06B7" w14:textId="4563D08D" w:rsidR="000B43C6" w:rsidRPr="009D681F" w:rsidRDefault="002E4E89" w:rsidP="000B43C6">
            <w:pPr>
              <w:keepNext/>
              <w:keepLines/>
              <w:jc w:val="center"/>
            </w:pPr>
            <w:r>
              <w:t>28.34</w:t>
            </w:r>
          </w:p>
        </w:tc>
        <w:tc>
          <w:tcPr>
            <w:tcW w:w="2003" w:type="dxa"/>
            <w:noWrap/>
            <w:vAlign w:val="center"/>
          </w:tcPr>
          <w:p w14:paraId="5C8A645C" w14:textId="21449781" w:rsidR="000B43C6" w:rsidRPr="009D681F" w:rsidRDefault="002E4E89">
            <w:pPr>
              <w:keepNext/>
              <w:keepLines/>
              <w:jc w:val="center"/>
            </w:pPr>
            <w:r>
              <w:t>7</w:t>
            </w:r>
            <w:r w:rsidR="000B43C6">
              <w:t>.</w:t>
            </w:r>
            <w:r>
              <w:t>4</w:t>
            </w:r>
            <w:r w:rsidR="000B43C6">
              <w:t>8</w:t>
            </w:r>
          </w:p>
        </w:tc>
      </w:tr>
      <w:tr w:rsidR="000B43C6" w:rsidRPr="009D681F" w14:paraId="0E5D3198" w14:textId="77777777" w:rsidTr="00484061">
        <w:trPr>
          <w:trHeight w:val="300"/>
          <w:jc w:val="center"/>
        </w:trPr>
        <w:tc>
          <w:tcPr>
            <w:tcW w:w="4335" w:type="dxa"/>
            <w:noWrap/>
            <w:vAlign w:val="center"/>
            <w:hideMark/>
          </w:tcPr>
          <w:p w14:paraId="253E391C" w14:textId="53398797" w:rsidR="000B43C6" w:rsidRPr="009D681F" w:rsidRDefault="000B43C6" w:rsidP="000B43C6">
            <w:pPr>
              <w:keepNext/>
              <w:keepLines/>
              <w:jc w:val="center"/>
            </w:pPr>
            <w:r>
              <w:t xml:space="preserve">Erroneous </w:t>
            </w:r>
            <w:r w:rsidRPr="009D681F">
              <w:t xml:space="preserve">False </w:t>
            </w:r>
            <w:r>
              <w:t xml:space="preserve">Positive </w:t>
            </w:r>
            <w:r w:rsidRPr="009D681F">
              <w:t>Volume (cc)</w:t>
            </w:r>
          </w:p>
        </w:tc>
        <w:tc>
          <w:tcPr>
            <w:tcW w:w="995" w:type="dxa"/>
            <w:noWrap/>
            <w:vAlign w:val="center"/>
          </w:tcPr>
          <w:p w14:paraId="5F219AB9" w14:textId="5F74E104" w:rsidR="000B43C6" w:rsidRPr="009D681F" w:rsidRDefault="002E4E89" w:rsidP="000B43C6">
            <w:pPr>
              <w:keepNext/>
              <w:keepLines/>
              <w:jc w:val="center"/>
            </w:pPr>
            <w:r>
              <w:t>2.35</w:t>
            </w:r>
          </w:p>
        </w:tc>
        <w:tc>
          <w:tcPr>
            <w:tcW w:w="981" w:type="dxa"/>
            <w:noWrap/>
            <w:vAlign w:val="center"/>
          </w:tcPr>
          <w:p w14:paraId="273983D9" w14:textId="21E9364A" w:rsidR="000B43C6" w:rsidRPr="009D681F" w:rsidRDefault="000B43C6" w:rsidP="000B43C6">
            <w:pPr>
              <w:keepNext/>
              <w:keepLines/>
              <w:jc w:val="center"/>
            </w:pPr>
            <w:r>
              <w:t>0.00</w:t>
            </w:r>
          </w:p>
        </w:tc>
        <w:tc>
          <w:tcPr>
            <w:tcW w:w="1036" w:type="dxa"/>
            <w:noWrap/>
            <w:vAlign w:val="center"/>
          </w:tcPr>
          <w:p w14:paraId="6483F119" w14:textId="0AD47493" w:rsidR="000B43C6" w:rsidRPr="009D681F" w:rsidRDefault="000B43C6">
            <w:pPr>
              <w:keepNext/>
              <w:keepLines/>
              <w:jc w:val="center"/>
            </w:pPr>
            <w:r>
              <w:t>1</w:t>
            </w:r>
            <w:r w:rsidR="002E4E89">
              <w:t>4</w:t>
            </w:r>
            <w:r>
              <w:t>.</w:t>
            </w:r>
            <w:r w:rsidR="002E4E89">
              <w:t>56</w:t>
            </w:r>
          </w:p>
        </w:tc>
        <w:tc>
          <w:tcPr>
            <w:tcW w:w="2003" w:type="dxa"/>
            <w:noWrap/>
            <w:vAlign w:val="center"/>
          </w:tcPr>
          <w:p w14:paraId="34C5410C" w14:textId="1388EE04" w:rsidR="000B43C6" w:rsidRPr="009D681F" w:rsidRDefault="002E4E89">
            <w:pPr>
              <w:keepNext/>
              <w:keepLines/>
              <w:jc w:val="center"/>
            </w:pPr>
            <w:r>
              <w:t>5</w:t>
            </w:r>
            <w:r w:rsidR="000B43C6">
              <w:t>.</w:t>
            </w:r>
            <w:r>
              <w:t>01</w:t>
            </w:r>
          </w:p>
        </w:tc>
      </w:tr>
      <w:tr w:rsidR="000B43C6" w:rsidRPr="009D681F" w14:paraId="308204BE" w14:textId="77777777" w:rsidTr="000B43C6">
        <w:trPr>
          <w:trHeight w:val="300"/>
          <w:jc w:val="center"/>
        </w:trPr>
        <w:tc>
          <w:tcPr>
            <w:tcW w:w="4335" w:type="dxa"/>
            <w:noWrap/>
            <w:vAlign w:val="center"/>
          </w:tcPr>
          <w:p w14:paraId="7FA06178" w14:textId="7A8A4E91" w:rsidR="000B43C6" w:rsidRDefault="000B43C6" w:rsidP="000B43C6">
            <w:pPr>
              <w:keepNext/>
              <w:keepLines/>
              <w:jc w:val="center"/>
            </w:pPr>
            <w:r>
              <w:t>Over-segmentation False Positive Volume (cc)</w:t>
            </w:r>
          </w:p>
        </w:tc>
        <w:tc>
          <w:tcPr>
            <w:tcW w:w="995" w:type="dxa"/>
            <w:noWrap/>
            <w:vAlign w:val="center"/>
          </w:tcPr>
          <w:p w14:paraId="46C82EE8" w14:textId="071FD54A" w:rsidR="000B43C6" w:rsidRDefault="002E4E89" w:rsidP="000B43C6">
            <w:pPr>
              <w:keepNext/>
              <w:keepLines/>
              <w:jc w:val="center"/>
            </w:pPr>
            <w:r>
              <w:t>1.24</w:t>
            </w:r>
          </w:p>
        </w:tc>
        <w:tc>
          <w:tcPr>
            <w:tcW w:w="981" w:type="dxa"/>
            <w:noWrap/>
            <w:vAlign w:val="center"/>
          </w:tcPr>
          <w:p w14:paraId="08BC4CEE" w14:textId="6B463672" w:rsidR="000B43C6" w:rsidRDefault="000B43C6" w:rsidP="000B43C6">
            <w:pPr>
              <w:keepNext/>
              <w:keepLines/>
              <w:jc w:val="center"/>
            </w:pPr>
            <w:r>
              <w:t>0.00</w:t>
            </w:r>
          </w:p>
        </w:tc>
        <w:tc>
          <w:tcPr>
            <w:tcW w:w="1036" w:type="dxa"/>
            <w:noWrap/>
            <w:vAlign w:val="center"/>
          </w:tcPr>
          <w:p w14:paraId="3AE00759" w14:textId="7FA3A6F3" w:rsidR="000B43C6" w:rsidRDefault="002E4E89">
            <w:pPr>
              <w:keepNext/>
              <w:keepLines/>
              <w:jc w:val="center"/>
            </w:pPr>
            <w:r>
              <w:t>17</w:t>
            </w:r>
            <w:r w:rsidR="000B43C6">
              <w:t>.</w:t>
            </w:r>
            <w:r>
              <w:t>56</w:t>
            </w:r>
          </w:p>
        </w:tc>
        <w:tc>
          <w:tcPr>
            <w:tcW w:w="2003" w:type="dxa"/>
            <w:noWrap/>
            <w:vAlign w:val="center"/>
          </w:tcPr>
          <w:p w14:paraId="3F86C6B6" w14:textId="4448BC14" w:rsidR="000B43C6" w:rsidRDefault="002E4E89">
            <w:pPr>
              <w:keepNext/>
              <w:keepLines/>
              <w:jc w:val="center"/>
            </w:pPr>
            <w:r>
              <w:t>5</w:t>
            </w:r>
            <w:r w:rsidR="000B43C6">
              <w:t>.</w:t>
            </w:r>
            <w:r>
              <w:t>50</w:t>
            </w:r>
          </w:p>
        </w:tc>
      </w:tr>
    </w:tbl>
    <w:p w14:paraId="594CDAAD" w14:textId="77777777" w:rsidR="000709B7" w:rsidRDefault="000709B7" w:rsidP="00E170A7"/>
    <w:p w14:paraId="5BEF4968" w14:textId="1EB8B464" w:rsidR="003B7AC4" w:rsidRDefault="003B7AC4" w:rsidP="006F075F">
      <w:pPr>
        <w:pStyle w:val="Heading3"/>
      </w:pPr>
      <w:r>
        <w:t>Institutional Data</w:t>
      </w:r>
      <w:r w:rsidR="000055E6">
        <w:t xml:space="preserve"> </w:t>
      </w:r>
      <w:del w:id="613" w:author="Anderson,Brian M" w:date="2020-11-02T09:01:00Z">
        <w:r w:rsidR="000055E6" w:rsidDel="00192101">
          <w:delText xml:space="preserve">Test </w:delText>
        </w:r>
      </w:del>
      <w:r w:rsidR="000055E6">
        <w:t>Site-by-Site</w:t>
      </w:r>
      <w:ins w:id="614" w:author="Anderson,Brian M" w:date="2020-11-02T09:01:00Z">
        <w:r w:rsidR="00192101">
          <w:t xml:space="preserve"> Test</w:t>
        </w:r>
      </w:ins>
    </w:p>
    <w:p w14:paraId="36EDA2D2" w14:textId="3E5D9BB5" w:rsidR="00A74431" w:rsidRDefault="006F075F" w:rsidP="006F075F">
      <w:r>
        <w:t>For the pre-treatment CECT</w:t>
      </w:r>
      <w:r w:rsidR="000055E6">
        <w:t xml:space="preserve"> </w:t>
      </w:r>
      <w:del w:id="615" w:author="Anderson,Brian M" w:date="2020-11-02T09:01:00Z">
        <w:r w:rsidR="000055E6" w:rsidDel="00192101">
          <w:delText xml:space="preserve">where </w:delText>
        </w:r>
      </w:del>
      <w:ins w:id="616" w:author="Anderson,Brian M" w:date="2020-11-02T09:01:00Z">
        <w:r w:rsidR="00192101">
          <w:t xml:space="preserve">in which </w:t>
        </w:r>
      </w:ins>
      <w:r w:rsidR="000055E6">
        <w:t>previously defined manual contours were present</w:t>
      </w:r>
      <w:r>
        <w:t xml:space="preserve"> </w:t>
      </w:r>
      <w:del w:id="617" w:author="Anderson,Brian M" w:date="2020-11-02T09:02:00Z">
        <w:r w:rsidR="000055E6" w:rsidDel="00192101">
          <w:delText xml:space="preserve">of </w:delText>
        </w:r>
      </w:del>
      <w:ins w:id="618" w:author="Anderson,Brian M" w:date="2020-11-02T09:02:00Z">
        <w:r w:rsidR="00192101">
          <w:t xml:space="preserve">in </w:t>
        </w:r>
      </w:ins>
      <w:r w:rsidR="000055E6">
        <w:t xml:space="preserve">the CRLM </w:t>
      </w:r>
      <w:r>
        <w:t>(n=</w:t>
      </w:r>
      <w:r w:rsidR="000055E6">
        <w:t>19</w:t>
      </w:r>
      <w:r w:rsidR="00A74431">
        <w:t xml:space="preserve"> sites</w:t>
      </w:r>
      <w:r>
        <w:t xml:space="preserve">), the </w:t>
      </w:r>
      <w:r w:rsidR="00BD5219">
        <w:t>mean</w:t>
      </w:r>
      <w:r>
        <w:t xml:space="preserve"> (min</w:t>
      </w:r>
      <w:del w:id="619" w:author="Anderson,Brian M" w:date="2020-11-02T09:02:00Z">
        <w:r w:rsidR="00BD5219" w:rsidDel="00192101">
          <w:delText xml:space="preserve"> </w:delText>
        </w:r>
      </w:del>
      <w:r w:rsidR="00BD5219">
        <w:t>-</w:t>
      </w:r>
      <w:del w:id="620" w:author="Anderson,Brian M" w:date="2020-11-02T09:02:00Z">
        <w:r w:rsidDel="00192101">
          <w:delText xml:space="preserve"> </w:delText>
        </w:r>
      </w:del>
      <w:r>
        <w:t>max) DSC</w:t>
      </w:r>
      <w:r w:rsidR="000055E6">
        <w:t xml:space="preserve"> </w:t>
      </w:r>
      <w:r>
        <w:t xml:space="preserve">was </w:t>
      </w:r>
      <w:r w:rsidR="000055E6">
        <w:t>0.80</w:t>
      </w:r>
      <w:r w:rsidR="00A22805">
        <w:t xml:space="preserve"> (</w:t>
      </w:r>
      <w:r w:rsidR="000055E6">
        <w:t>0.59</w:t>
      </w:r>
      <w:r w:rsidR="00A22805">
        <w:t>-</w:t>
      </w:r>
      <w:r w:rsidR="000055E6">
        <w:t>0.91</w:t>
      </w:r>
      <w:r w:rsidR="00A22805">
        <w:t>)</w:t>
      </w:r>
      <w:r w:rsidR="00A74431">
        <w:t xml:space="preserve">, with 84% (16/19) having DSC </w:t>
      </w:r>
      <w:ins w:id="621" w:author="Anderson,Brian M" w:date="2020-11-02T09:03:00Z">
        <w:r w:rsidR="00771E06">
          <w:rPr>
            <w:rFonts w:cstheme="minorHAnsi"/>
          </w:rPr>
          <w:t>≥</w:t>
        </w:r>
      </w:ins>
      <w:del w:id="622" w:author="Anderson,Brian M" w:date="2020-11-02T09:03:00Z">
        <w:r w:rsidR="00A74431" w:rsidDel="00771E06">
          <w:delText>greater than or equal to</w:delText>
        </w:r>
      </w:del>
      <w:r w:rsidR="00A74431">
        <w:t xml:space="preserve"> 0.76</w:t>
      </w:r>
      <w:r>
        <w:t xml:space="preserve">. For the post-treatment CECT </w:t>
      </w:r>
      <w:r w:rsidR="000055E6">
        <w:t xml:space="preserve">where previously defined manual contours were present of the </w:t>
      </w:r>
      <w:r>
        <w:t>ablation zone (n=1</w:t>
      </w:r>
      <w:r w:rsidR="000055E6">
        <w:t>4</w:t>
      </w:r>
      <w:r w:rsidR="00A74431">
        <w:t xml:space="preserve"> sites</w:t>
      </w:r>
      <w:r>
        <w:t xml:space="preserve">), the </w:t>
      </w:r>
      <w:r w:rsidR="00BD5219">
        <w:t>mean</w:t>
      </w:r>
      <w:r>
        <w:t xml:space="preserve"> (min</w:t>
      </w:r>
      <w:del w:id="623" w:author="Anderson,Brian M" w:date="2020-11-02T09:03:00Z">
        <w:r w:rsidR="00BD5219" w:rsidDel="005D6E6B">
          <w:delText xml:space="preserve"> </w:delText>
        </w:r>
      </w:del>
      <w:r w:rsidR="00BD5219">
        <w:t>-</w:t>
      </w:r>
      <w:del w:id="624" w:author="Anderson,Brian M" w:date="2020-11-02T09:03:00Z">
        <w:r w:rsidDel="005D6E6B">
          <w:delText xml:space="preserve"> </w:delText>
        </w:r>
      </w:del>
      <w:r>
        <w:t>max) DSC was</w:t>
      </w:r>
      <w:r w:rsidR="00A22805">
        <w:t xml:space="preserve"> </w:t>
      </w:r>
      <w:r w:rsidR="00A74431">
        <w:t xml:space="preserve">0.75 </w:t>
      </w:r>
      <w:r w:rsidR="00A22805">
        <w:t>(</w:t>
      </w:r>
      <w:r w:rsidR="00A74431">
        <w:t>0.09</w:t>
      </w:r>
      <w:r w:rsidR="00A22805">
        <w:t>-</w:t>
      </w:r>
      <w:r w:rsidR="00A74431">
        <w:t>0.90</w:t>
      </w:r>
      <w:r w:rsidR="00A22805">
        <w:t>)</w:t>
      </w:r>
      <w:r w:rsidR="00A74431">
        <w:t xml:space="preserve">, with 71% (10/14) having DSC </w:t>
      </w:r>
      <w:ins w:id="625" w:author="Anderson,Brian M" w:date="2020-11-02T09:03:00Z">
        <w:r w:rsidR="00771E06">
          <w:rPr>
            <w:rFonts w:cstheme="minorHAnsi"/>
          </w:rPr>
          <w:t>≥</w:t>
        </w:r>
        <w:r w:rsidR="00771E06">
          <w:t xml:space="preserve"> </w:t>
        </w:r>
      </w:ins>
      <w:del w:id="626" w:author="Anderson,Brian M" w:date="2020-11-02T09:03:00Z">
        <w:r w:rsidR="00A74431" w:rsidDel="00771E06">
          <w:delText xml:space="preserve">greater than or equal to </w:delText>
        </w:r>
      </w:del>
      <w:r w:rsidR="00A74431">
        <w:t>0.76</w:t>
      </w:r>
      <w:r>
        <w:t>.</w:t>
      </w:r>
    </w:p>
    <w:p w14:paraId="558C2A2E" w14:textId="4762E6E1" w:rsidR="00A74431" w:rsidRDefault="00A74431" w:rsidP="00A74431">
      <w:pPr>
        <w:pStyle w:val="Heading3"/>
      </w:pPr>
      <w:r>
        <w:t xml:space="preserve">Institutional Data </w:t>
      </w:r>
      <w:del w:id="627" w:author="Anderson,Brian M" w:date="2020-11-02T09:03:00Z">
        <w:r w:rsidDel="005D6E6B">
          <w:delText xml:space="preserve">Test </w:delText>
        </w:r>
      </w:del>
      <w:r>
        <w:t>Patient-by-Patient</w:t>
      </w:r>
      <w:ins w:id="628" w:author="Anderson,Brian M" w:date="2020-11-02T09:03:00Z">
        <w:r w:rsidR="005D6E6B">
          <w:t xml:space="preserve"> Test</w:t>
        </w:r>
      </w:ins>
    </w:p>
    <w:p w14:paraId="76337F29" w14:textId="0ED73593" w:rsidR="00230638" w:rsidRDefault="00230638" w:rsidP="00A74431">
      <w:r>
        <w:t xml:space="preserve">Manual contours of </w:t>
      </w:r>
      <w:ins w:id="629" w:author="Anderson,Brian M" w:date="2020-11-02T09:03:00Z">
        <w:r w:rsidR="005D6E6B">
          <w:t xml:space="preserve">the </w:t>
        </w:r>
      </w:ins>
      <w:r>
        <w:t>CRLM and ablation zones were not always present</w:t>
      </w:r>
      <w:ins w:id="630" w:author="Anderson,Brian M" w:date="2020-11-02T09:04:00Z">
        <w:r w:rsidR="005D6E6B">
          <w:t>;</w:t>
        </w:r>
      </w:ins>
      <w:del w:id="631" w:author="Anderson,Brian M" w:date="2020-11-02T09:04:00Z">
        <w:r w:rsidDel="005D6E6B">
          <w:delText>,</w:delText>
        </w:r>
      </w:del>
      <w:r>
        <w:t xml:space="preserve"> for this </w:t>
      </w:r>
      <w:r w:rsidR="00777E07">
        <w:t>reason,</w:t>
      </w:r>
      <w:r>
        <w:t xml:space="preserve"> </w:t>
      </w:r>
      <w:del w:id="632" w:author="Anderson,Brian M" w:date="2020-11-02T09:04:00Z">
        <w:r w:rsidDel="005D6E6B">
          <w:delText xml:space="preserve">the number </w:delText>
        </w:r>
      </w:del>
      <w:ins w:id="633" w:author="Anderson,Brian M" w:date="2020-11-02T09:04:00Z">
        <w:r w:rsidR="005D6E6B">
          <w:t>fewer</w:t>
        </w:r>
      </w:ins>
      <w:del w:id="634" w:author="Anderson,Brian M" w:date="2020-11-02T09:04:00Z">
        <w:r w:rsidDel="005D6E6B">
          <w:delText>of</w:delText>
        </w:r>
      </w:del>
      <w:r>
        <w:t xml:space="preserve"> sites </w:t>
      </w:r>
      <w:del w:id="635" w:author="Anderson,Brian M" w:date="2020-11-02T09:04:00Z">
        <w:r w:rsidDel="005D6E6B">
          <w:delText xml:space="preserve">will </w:delText>
        </w:r>
      </w:del>
      <w:proofErr w:type="gramStart"/>
      <w:ins w:id="636" w:author="Anderson,Brian M" w:date="2020-11-02T09:04:00Z">
        <w:r w:rsidR="005D6E6B">
          <w:t>were used</w:t>
        </w:r>
        <w:proofErr w:type="gramEnd"/>
        <w:r w:rsidR="005D6E6B">
          <w:t xml:space="preserve"> than in</w:t>
        </w:r>
      </w:ins>
      <w:del w:id="637" w:author="Anderson,Brian M" w:date="2020-11-02T09:04:00Z">
        <w:r w:rsidDel="005D6E6B">
          <w:delText>be less than that of t</w:delText>
        </w:r>
      </w:del>
      <w:ins w:id="638" w:author="Anderson,Brian M" w:date="2020-11-02T09:04:00Z">
        <w:r w:rsidR="005D6E6B">
          <w:t xml:space="preserve"> t</w:t>
        </w:r>
      </w:ins>
      <w:r>
        <w:t>he qualitative analysis.</w:t>
      </w:r>
    </w:p>
    <w:p w14:paraId="22F90DA1" w14:textId="59A4AD0C" w:rsidR="00EE0B97" w:rsidRDefault="00A74431" w:rsidP="00A74431">
      <w:r>
        <w:t xml:space="preserve">For the pre-treatment CECT </w:t>
      </w:r>
      <w:del w:id="639" w:author="Anderson,Brian M" w:date="2020-11-02T09:04:00Z">
        <w:r w:rsidDel="005D6E6B">
          <w:delText xml:space="preserve">where </w:delText>
        </w:r>
      </w:del>
      <w:ins w:id="640" w:author="Anderson,Brian M" w:date="2020-11-02T09:04:00Z">
        <w:r w:rsidR="005D6E6B">
          <w:t>in which</w:t>
        </w:r>
        <w:r w:rsidR="005D6E6B">
          <w:t xml:space="preserve"> </w:t>
        </w:r>
      </w:ins>
      <w:r>
        <w:t xml:space="preserve">previously defined manual contours were present </w:t>
      </w:r>
      <w:ins w:id="641" w:author="Anderson,Brian M" w:date="2020-11-02T09:04:00Z">
        <w:r w:rsidR="005D6E6B">
          <w:t xml:space="preserve">in </w:t>
        </w:r>
      </w:ins>
      <w:del w:id="642" w:author="Anderson,Brian M" w:date="2020-11-02T09:04:00Z">
        <w:r w:rsidDel="005D6E6B">
          <w:delText>of t</w:delText>
        </w:r>
      </w:del>
      <w:ins w:id="643" w:author="Anderson,Brian M" w:date="2020-11-02T09:04:00Z">
        <w:r w:rsidR="005D6E6B">
          <w:t>t</w:t>
        </w:r>
      </w:ins>
      <w:r>
        <w:t>he CRLM (n=</w:t>
      </w:r>
      <w:r w:rsidR="00EE0B97">
        <w:t>15 patients</w:t>
      </w:r>
      <w:r>
        <w:t>), the mean (min</w:t>
      </w:r>
      <w:del w:id="644" w:author="Anderson,Brian M" w:date="2020-11-02T09:04:00Z">
        <w:r w:rsidDel="005D6E6B">
          <w:delText xml:space="preserve"> </w:delText>
        </w:r>
      </w:del>
      <w:r>
        <w:t>-</w:t>
      </w:r>
      <w:del w:id="645" w:author="Anderson,Brian M" w:date="2020-11-02T09:04:00Z">
        <w:r w:rsidDel="005D6E6B">
          <w:delText xml:space="preserve"> </w:delText>
        </w:r>
      </w:del>
      <w:r>
        <w:t>max) DSC</w:t>
      </w:r>
      <w:r w:rsidR="001E3700">
        <w:t xml:space="preserve"> </w:t>
      </w:r>
      <w:r>
        <w:t xml:space="preserve">was </w:t>
      </w:r>
      <w:r w:rsidR="001E3700">
        <w:t>0.67</w:t>
      </w:r>
      <w:r>
        <w:t xml:space="preserve"> (</w:t>
      </w:r>
      <w:r w:rsidR="001E3700">
        <w:t>0.28</w:t>
      </w:r>
      <w:r>
        <w:t xml:space="preserve">-0.91), with 84% (16/19) having DSC </w:t>
      </w:r>
      <w:ins w:id="646" w:author="Anderson,Brian M" w:date="2020-11-02T09:05:00Z">
        <w:r w:rsidR="005D6E6B">
          <w:rPr>
            <w:rFonts w:cstheme="minorHAnsi"/>
          </w:rPr>
          <w:t>≥</w:t>
        </w:r>
        <w:r w:rsidR="005D6E6B">
          <w:t xml:space="preserve"> </w:t>
        </w:r>
      </w:ins>
      <w:del w:id="647" w:author="Anderson,Brian M" w:date="2020-11-02T09:05:00Z">
        <w:r w:rsidDel="005D6E6B">
          <w:delText xml:space="preserve">greater than or equal to </w:delText>
        </w:r>
      </w:del>
      <w:r>
        <w:t>0.76. For the post-treatment CECT</w:t>
      </w:r>
      <w:del w:id="648" w:author="Anderson,Brian M" w:date="2020-11-02T09:06:00Z">
        <w:r w:rsidDel="005D6E6B">
          <w:delText xml:space="preserve"> </w:delText>
        </w:r>
      </w:del>
      <w:del w:id="649" w:author="Anderson,Brian M" w:date="2020-11-02T09:05:00Z">
        <w:r w:rsidDel="005D6E6B">
          <w:delText>where</w:delText>
        </w:r>
      </w:del>
      <w:ins w:id="650" w:author="Anderson,Brian M" w:date="2020-11-02T09:05:00Z">
        <w:r w:rsidR="005D6E6B">
          <w:t xml:space="preserve">, in which </w:t>
        </w:r>
      </w:ins>
      <w:del w:id="651" w:author="Anderson,Brian M" w:date="2020-11-02T09:05:00Z">
        <w:r w:rsidDel="005D6E6B">
          <w:delText xml:space="preserve"> </w:delText>
        </w:r>
      </w:del>
      <w:r>
        <w:t>previously defined manual contours were present of the ablation zone (n=</w:t>
      </w:r>
      <w:proofErr w:type="gramStart"/>
      <w:r>
        <w:t>9</w:t>
      </w:r>
      <w:proofErr w:type="gramEnd"/>
      <w:r>
        <w:t xml:space="preserve"> patients), the mean (min</w:t>
      </w:r>
      <w:del w:id="652" w:author="Anderson,Brian M" w:date="2020-11-02T09:05:00Z">
        <w:r w:rsidDel="005D6E6B">
          <w:delText xml:space="preserve"> </w:delText>
        </w:r>
      </w:del>
      <w:r>
        <w:t>-</w:t>
      </w:r>
      <w:del w:id="653" w:author="Anderson,Brian M" w:date="2020-11-02T09:05:00Z">
        <w:r w:rsidDel="005D6E6B">
          <w:delText xml:space="preserve"> </w:delText>
        </w:r>
      </w:del>
      <w:r>
        <w:t xml:space="preserve">max) DSC was </w:t>
      </w:r>
      <w:r w:rsidR="001E3700">
        <w:t>0.72</w:t>
      </w:r>
      <w:r>
        <w:t xml:space="preserve"> (</w:t>
      </w:r>
      <w:r w:rsidR="001E3700">
        <w:t>0.42</w:t>
      </w:r>
      <w:r>
        <w:t>-</w:t>
      </w:r>
      <w:r w:rsidR="001E3700">
        <w:t>0.89</w:t>
      </w:r>
      <w:r>
        <w:t>)</w:t>
      </w:r>
      <w:r w:rsidR="001E3700">
        <w:t>, with 67</w:t>
      </w:r>
      <w:r>
        <w:t>% (</w:t>
      </w:r>
      <w:r w:rsidR="001E3700">
        <w:t>6</w:t>
      </w:r>
      <w:r>
        <w:t>/</w:t>
      </w:r>
      <w:r w:rsidR="001E3700">
        <w:t>9</w:t>
      </w:r>
      <w:r>
        <w:t>) having D</w:t>
      </w:r>
      <w:r w:rsidR="001E3700">
        <w:t xml:space="preserve">SC </w:t>
      </w:r>
      <w:ins w:id="654" w:author="Anderson,Brian M" w:date="2020-11-02T09:05:00Z">
        <w:r w:rsidR="005D6E6B">
          <w:rPr>
            <w:rFonts w:cstheme="minorHAnsi"/>
          </w:rPr>
          <w:t>≥</w:t>
        </w:r>
        <w:r w:rsidR="005D6E6B">
          <w:t xml:space="preserve"> </w:t>
        </w:r>
      </w:ins>
      <w:del w:id="655" w:author="Anderson,Brian M" w:date="2020-11-02T09:05:00Z">
        <w:r w:rsidR="001E3700" w:rsidDel="005D6E6B">
          <w:delText xml:space="preserve">greater than or equal to </w:delText>
        </w:r>
      </w:del>
      <w:r w:rsidR="001E3700">
        <w:t>0.75</w:t>
      </w:r>
      <w:r>
        <w:t>.</w:t>
      </w:r>
    </w:p>
    <w:tbl>
      <w:tblPr>
        <w:tblStyle w:val="TableGrid"/>
        <w:tblW w:w="0" w:type="auto"/>
        <w:jc w:val="center"/>
        <w:tblLook w:val="04A0" w:firstRow="1" w:lastRow="0" w:firstColumn="1" w:lastColumn="0" w:noHBand="0" w:noVBand="1"/>
      </w:tblPr>
      <w:tblGrid>
        <w:gridCol w:w="4460"/>
        <w:gridCol w:w="901"/>
        <w:gridCol w:w="216"/>
        <w:gridCol w:w="772"/>
        <w:gridCol w:w="1021"/>
        <w:gridCol w:w="216"/>
        <w:gridCol w:w="1764"/>
      </w:tblGrid>
      <w:tr w:rsidR="00EE0B97" w:rsidRPr="009D681F" w14:paraId="3FBDE3A7" w14:textId="77777777" w:rsidTr="00484061">
        <w:trPr>
          <w:trHeight w:val="300"/>
          <w:jc w:val="center"/>
        </w:trPr>
        <w:tc>
          <w:tcPr>
            <w:tcW w:w="4460" w:type="dxa"/>
            <w:vMerge w:val="restart"/>
            <w:noWrap/>
            <w:vAlign w:val="center"/>
            <w:hideMark/>
          </w:tcPr>
          <w:p w14:paraId="478CB0B4" w14:textId="77777777" w:rsidR="00EE0B97" w:rsidRPr="009D681F" w:rsidRDefault="00EE0B97" w:rsidP="00A2197F">
            <w:pPr>
              <w:keepNext/>
              <w:keepLines/>
              <w:jc w:val="center"/>
            </w:pPr>
            <w:r w:rsidRPr="009D681F">
              <w:lastRenderedPageBreak/>
              <w:t>Metric</w:t>
            </w:r>
          </w:p>
        </w:tc>
        <w:tc>
          <w:tcPr>
            <w:tcW w:w="4890" w:type="dxa"/>
            <w:gridSpan w:val="6"/>
            <w:noWrap/>
            <w:vAlign w:val="center"/>
            <w:hideMark/>
          </w:tcPr>
          <w:p w14:paraId="7B63D3B6" w14:textId="66DAE848" w:rsidR="00EE0B97" w:rsidRPr="009D681F" w:rsidRDefault="00EE0B97" w:rsidP="00A2197F">
            <w:pPr>
              <w:keepNext/>
              <w:keepLines/>
              <w:jc w:val="center"/>
            </w:pPr>
            <w:r w:rsidRPr="009D681F">
              <w:t xml:space="preserve">N = </w:t>
            </w:r>
            <w:r>
              <w:t>15 CRLM</w:t>
            </w:r>
            <w:r w:rsidRPr="009D681F">
              <w:t xml:space="preserve"> </w:t>
            </w:r>
            <w:r>
              <w:t>P</w:t>
            </w:r>
            <w:r w:rsidRPr="009D681F">
              <w:t>atients</w:t>
            </w:r>
          </w:p>
        </w:tc>
      </w:tr>
      <w:tr w:rsidR="00EE0B97" w:rsidRPr="009D681F" w14:paraId="6BBC278B" w14:textId="77777777" w:rsidTr="00484061">
        <w:trPr>
          <w:trHeight w:val="300"/>
          <w:jc w:val="center"/>
        </w:trPr>
        <w:tc>
          <w:tcPr>
            <w:tcW w:w="4460" w:type="dxa"/>
            <w:vMerge/>
            <w:noWrap/>
            <w:vAlign w:val="center"/>
            <w:hideMark/>
          </w:tcPr>
          <w:p w14:paraId="72D3654B" w14:textId="77777777" w:rsidR="00EE0B97" w:rsidRPr="009D681F" w:rsidRDefault="00EE0B97" w:rsidP="00A2197F">
            <w:pPr>
              <w:keepNext/>
              <w:keepLines/>
              <w:jc w:val="center"/>
            </w:pPr>
          </w:p>
        </w:tc>
        <w:tc>
          <w:tcPr>
            <w:tcW w:w="1117" w:type="dxa"/>
            <w:gridSpan w:val="2"/>
            <w:noWrap/>
            <w:vAlign w:val="center"/>
            <w:hideMark/>
          </w:tcPr>
          <w:p w14:paraId="32E1D01B" w14:textId="77777777" w:rsidR="00EE0B97" w:rsidRPr="009D681F" w:rsidRDefault="00EE0B97" w:rsidP="00A2197F">
            <w:pPr>
              <w:keepNext/>
              <w:keepLines/>
              <w:jc w:val="center"/>
            </w:pPr>
            <w:r w:rsidRPr="009D681F">
              <w:t>Median</w:t>
            </w:r>
          </w:p>
        </w:tc>
        <w:tc>
          <w:tcPr>
            <w:tcW w:w="772" w:type="dxa"/>
            <w:noWrap/>
            <w:vAlign w:val="center"/>
            <w:hideMark/>
          </w:tcPr>
          <w:p w14:paraId="1BF957FB" w14:textId="77777777" w:rsidR="00EE0B97" w:rsidRPr="009D681F" w:rsidRDefault="00EE0B97" w:rsidP="00A2197F">
            <w:pPr>
              <w:keepNext/>
              <w:keepLines/>
              <w:jc w:val="center"/>
            </w:pPr>
            <w:r w:rsidRPr="009D681F">
              <w:t>Min</w:t>
            </w:r>
          </w:p>
        </w:tc>
        <w:tc>
          <w:tcPr>
            <w:tcW w:w="1021" w:type="dxa"/>
            <w:noWrap/>
            <w:vAlign w:val="center"/>
            <w:hideMark/>
          </w:tcPr>
          <w:p w14:paraId="47B0E630" w14:textId="77777777" w:rsidR="00EE0B97" w:rsidRPr="009D681F" w:rsidRDefault="00EE0B97" w:rsidP="00A2197F">
            <w:pPr>
              <w:keepNext/>
              <w:keepLines/>
              <w:jc w:val="center"/>
            </w:pPr>
            <w:r w:rsidRPr="009D681F">
              <w:t>Max</w:t>
            </w:r>
          </w:p>
        </w:tc>
        <w:tc>
          <w:tcPr>
            <w:tcW w:w="1980" w:type="dxa"/>
            <w:gridSpan w:val="2"/>
            <w:noWrap/>
            <w:vAlign w:val="center"/>
            <w:hideMark/>
          </w:tcPr>
          <w:p w14:paraId="687BAD81" w14:textId="77777777" w:rsidR="00EE0B97" w:rsidRPr="009D681F" w:rsidRDefault="00EE0B97" w:rsidP="00A2197F">
            <w:pPr>
              <w:keepNext/>
              <w:keepLines/>
              <w:jc w:val="center"/>
            </w:pPr>
            <w:r w:rsidRPr="009D681F">
              <w:t>Standard Deviation</w:t>
            </w:r>
          </w:p>
        </w:tc>
      </w:tr>
      <w:tr w:rsidR="00EE0B97" w:rsidRPr="009D681F" w14:paraId="4409E1D6" w14:textId="77777777" w:rsidTr="00484061">
        <w:trPr>
          <w:trHeight w:val="300"/>
          <w:jc w:val="center"/>
        </w:trPr>
        <w:tc>
          <w:tcPr>
            <w:tcW w:w="4460" w:type="dxa"/>
            <w:noWrap/>
            <w:vAlign w:val="center"/>
            <w:hideMark/>
          </w:tcPr>
          <w:p w14:paraId="2C45FF1A" w14:textId="77777777" w:rsidR="00EE0B97" w:rsidRPr="009D681F" w:rsidRDefault="00EE0B97" w:rsidP="00A2197F">
            <w:pPr>
              <w:keepNext/>
              <w:keepLines/>
              <w:jc w:val="center"/>
            </w:pPr>
            <w:r w:rsidRPr="009D681F">
              <w:t>Dice Similarity Coefficient</w:t>
            </w:r>
          </w:p>
        </w:tc>
        <w:tc>
          <w:tcPr>
            <w:tcW w:w="1117" w:type="dxa"/>
            <w:gridSpan w:val="2"/>
            <w:noWrap/>
            <w:vAlign w:val="center"/>
            <w:hideMark/>
          </w:tcPr>
          <w:p w14:paraId="145848D0" w14:textId="3118551A" w:rsidR="00EE0B97" w:rsidRPr="009D681F" w:rsidRDefault="00EE0B97" w:rsidP="00A2197F">
            <w:pPr>
              <w:keepNext/>
              <w:keepLines/>
              <w:jc w:val="center"/>
            </w:pPr>
            <w:r w:rsidRPr="009D681F">
              <w:t>0.</w:t>
            </w:r>
            <w:r>
              <w:t>78</w:t>
            </w:r>
          </w:p>
        </w:tc>
        <w:tc>
          <w:tcPr>
            <w:tcW w:w="772" w:type="dxa"/>
            <w:noWrap/>
            <w:vAlign w:val="center"/>
            <w:hideMark/>
          </w:tcPr>
          <w:p w14:paraId="19EE082A" w14:textId="0E0CE6C6" w:rsidR="00EE0B97" w:rsidRPr="009D681F" w:rsidRDefault="00EE0B97" w:rsidP="00A2197F">
            <w:pPr>
              <w:keepNext/>
              <w:keepLines/>
              <w:jc w:val="center"/>
            </w:pPr>
            <w:r w:rsidRPr="009D681F">
              <w:t>0.</w:t>
            </w:r>
            <w:r>
              <w:t>28</w:t>
            </w:r>
          </w:p>
        </w:tc>
        <w:tc>
          <w:tcPr>
            <w:tcW w:w="1021" w:type="dxa"/>
            <w:noWrap/>
            <w:vAlign w:val="center"/>
            <w:hideMark/>
          </w:tcPr>
          <w:p w14:paraId="5BBBFA5D" w14:textId="36BCB7CE" w:rsidR="00EE0B97" w:rsidRPr="009D681F" w:rsidRDefault="00EE0B97" w:rsidP="00A2197F">
            <w:pPr>
              <w:keepNext/>
              <w:keepLines/>
              <w:jc w:val="center"/>
            </w:pPr>
            <w:r w:rsidRPr="009D681F">
              <w:t>0.</w:t>
            </w:r>
            <w:r>
              <w:t>91</w:t>
            </w:r>
          </w:p>
        </w:tc>
        <w:tc>
          <w:tcPr>
            <w:tcW w:w="1980" w:type="dxa"/>
            <w:gridSpan w:val="2"/>
            <w:noWrap/>
            <w:vAlign w:val="center"/>
            <w:hideMark/>
          </w:tcPr>
          <w:p w14:paraId="5580AA16" w14:textId="42F3733F" w:rsidR="00EE0B97" w:rsidRPr="009D681F" w:rsidRDefault="00EE0B97" w:rsidP="00A2197F">
            <w:pPr>
              <w:keepNext/>
              <w:keepLines/>
              <w:jc w:val="center"/>
            </w:pPr>
            <w:r w:rsidRPr="009D681F">
              <w:t>0.</w:t>
            </w:r>
            <w:r>
              <w:t>17</w:t>
            </w:r>
          </w:p>
        </w:tc>
      </w:tr>
      <w:tr w:rsidR="00EE0B97" w:rsidRPr="009D681F" w14:paraId="18E609BB" w14:textId="77777777" w:rsidTr="00EE0B97">
        <w:trPr>
          <w:trHeight w:val="300"/>
          <w:jc w:val="center"/>
        </w:trPr>
        <w:tc>
          <w:tcPr>
            <w:tcW w:w="4460" w:type="dxa"/>
            <w:noWrap/>
            <w:vAlign w:val="center"/>
            <w:hideMark/>
          </w:tcPr>
          <w:p w14:paraId="7E2E2CCA" w14:textId="77777777" w:rsidR="00EE0B97" w:rsidRPr="009D681F" w:rsidRDefault="00EE0B97" w:rsidP="00A2197F">
            <w:pPr>
              <w:keepNext/>
              <w:keepLines/>
              <w:jc w:val="center"/>
            </w:pPr>
            <w:r w:rsidRPr="009D681F">
              <w:t>Median Surface Distance (mm)</w:t>
            </w:r>
          </w:p>
        </w:tc>
        <w:tc>
          <w:tcPr>
            <w:tcW w:w="1117" w:type="dxa"/>
            <w:gridSpan w:val="2"/>
            <w:noWrap/>
            <w:vAlign w:val="center"/>
          </w:tcPr>
          <w:p w14:paraId="4C7933A6" w14:textId="1FC40B09" w:rsidR="00EE0B97" w:rsidRPr="009D681F" w:rsidRDefault="00EE0B97" w:rsidP="00A2197F">
            <w:pPr>
              <w:keepNext/>
              <w:keepLines/>
              <w:jc w:val="center"/>
            </w:pPr>
            <w:r>
              <w:t>0.78</w:t>
            </w:r>
          </w:p>
        </w:tc>
        <w:tc>
          <w:tcPr>
            <w:tcW w:w="772" w:type="dxa"/>
            <w:noWrap/>
            <w:vAlign w:val="center"/>
          </w:tcPr>
          <w:p w14:paraId="60BF414B" w14:textId="31489467" w:rsidR="00EE0B97" w:rsidRPr="009D681F" w:rsidRDefault="00EE0B97" w:rsidP="00A2197F">
            <w:pPr>
              <w:keepNext/>
              <w:keepLines/>
              <w:jc w:val="center"/>
            </w:pPr>
            <w:r>
              <w:t>0.01</w:t>
            </w:r>
          </w:p>
        </w:tc>
        <w:tc>
          <w:tcPr>
            <w:tcW w:w="1021" w:type="dxa"/>
            <w:noWrap/>
            <w:vAlign w:val="center"/>
          </w:tcPr>
          <w:p w14:paraId="2438B9DB" w14:textId="7052BDCF" w:rsidR="00EE0B97" w:rsidRPr="009D681F" w:rsidRDefault="00EE0B97" w:rsidP="00A2197F">
            <w:pPr>
              <w:keepNext/>
              <w:keepLines/>
              <w:jc w:val="center"/>
            </w:pPr>
            <w:r>
              <w:t>83.28</w:t>
            </w:r>
          </w:p>
        </w:tc>
        <w:tc>
          <w:tcPr>
            <w:tcW w:w="1980" w:type="dxa"/>
            <w:gridSpan w:val="2"/>
            <w:noWrap/>
            <w:vAlign w:val="center"/>
          </w:tcPr>
          <w:p w14:paraId="2F3ED7B5" w14:textId="473234BF" w:rsidR="00EE0B97" w:rsidRPr="009D681F" w:rsidRDefault="00EE0B97" w:rsidP="00A2197F">
            <w:pPr>
              <w:keepNext/>
              <w:keepLines/>
              <w:jc w:val="center"/>
            </w:pPr>
            <w:r>
              <w:t>27</w:t>
            </w:r>
          </w:p>
        </w:tc>
      </w:tr>
      <w:tr w:rsidR="00EE0B97" w:rsidRPr="009D681F" w14:paraId="273DB4B2" w14:textId="77777777" w:rsidTr="00484061">
        <w:trPr>
          <w:trHeight w:val="300"/>
          <w:jc w:val="center"/>
        </w:trPr>
        <w:tc>
          <w:tcPr>
            <w:tcW w:w="4460" w:type="dxa"/>
            <w:noWrap/>
            <w:vAlign w:val="center"/>
            <w:hideMark/>
          </w:tcPr>
          <w:p w14:paraId="4C100FA4" w14:textId="77777777" w:rsidR="00EE0B97" w:rsidRPr="009D681F" w:rsidRDefault="00EE0B97" w:rsidP="00A2197F">
            <w:pPr>
              <w:keepNext/>
              <w:keepLines/>
              <w:jc w:val="center"/>
            </w:pPr>
            <w:r w:rsidRPr="009D681F">
              <w:t>False Positive Discoveries (#/Patient)</w:t>
            </w:r>
          </w:p>
        </w:tc>
        <w:tc>
          <w:tcPr>
            <w:tcW w:w="1117" w:type="dxa"/>
            <w:gridSpan w:val="2"/>
            <w:noWrap/>
            <w:vAlign w:val="center"/>
            <w:hideMark/>
          </w:tcPr>
          <w:p w14:paraId="1F34F613" w14:textId="77777777" w:rsidR="00EE0B97" w:rsidRPr="009D681F" w:rsidRDefault="00EE0B97" w:rsidP="00A2197F">
            <w:pPr>
              <w:keepNext/>
              <w:keepLines/>
              <w:jc w:val="center"/>
            </w:pPr>
            <w:r>
              <w:t>1</w:t>
            </w:r>
          </w:p>
        </w:tc>
        <w:tc>
          <w:tcPr>
            <w:tcW w:w="772" w:type="dxa"/>
            <w:noWrap/>
            <w:vAlign w:val="center"/>
            <w:hideMark/>
          </w:tcPr>
          <w:p w14:paraId="4DD0F52B" w14:textId="77777777" w:rsidR="00EE0B97" w:rsidRPr="009D681F" w:rsidRDefault="00EE0B97" w:rsidP="00A2197F">
            <w:pPr>
              <w:keepNext/>
              <w:keepLines/>
              <w:jc w:val="center"/>
            </w:pPr>
            <w:r w:rsidRPr="009D681F">
              <w:t>0</w:t>
            </w:r>
          </w:p>
        </w:tc>
        <w:tc>
          <w:tcPr>
            <w:tcW w:w="1021" w:type="dxa"/>
            <w:noWrap/>
            <w:vAlign w:val="center"/>
            <w:hideMark/>
          </w:tcPr>
          <w:p w14:paraId="645A4A49" w14:textId="46F8E0B0" w:rsidR="00EE0B97" w:rsidRPr="009D681F" w:rsidRDefault="00EE0B97" w:rsidP="00A2197F">
            <w:pPr>
              <w:keepNext/>
              <w:keepLines/>
              <w:jc w:val="center"/>
            </w:pPr>
            <w:r>
              <w:t>4</w:t>
            </w:r>
          </w:p>
        </w:tc>
        <w:tc>
          <w:tcPr>
            <w:tcW w:w="1980" w:type="dxa"/>
            <w:gridSpan w:val="2"/>
            <w:noWrap/>
            <w:vAlign w:val="center"/>
            <w:hideMark/>
          </w:tcPr>
          <w:p w14:paraId="76E0C049" w14:textId="0C4DC764" w:rsidR="00EE0B97" w:rsidRPr="009D681F" w:rsidRDefault="00EE0B97" w:rsidP="00A2197F">
            <w:pPr>
              <w:keepNext/>
              <w:keepLines/>
              <w:jc w:val="center"/>
            </w:pPr>
            <w:r>
              <w:t>1.2</w:t>
            </w:r>
          </w:p>
        </w:tc>
      </w:tr>
      <w:tr w:rsidR="00EE0B97" w:rsidRPr="009D681F" w14:paraId="461ECC64" w14:textId="77777777" w:rsidTr="00484061">
        <w:trPr>
          <w:trHeight w:val="300"/>
          <w:jc w:val="center"/>
        </w:trPr>
        <w:tc>
          <w:tcPr>
            <w:tcW w:w="4460" w:type="dxa"/>
            <w:noWrap/>
            <w:vAlign w:val="center"/>
          </w:tcPr>
          <w:p w14:paraId="0549D407" w14:textId="77777777" w:rsidR="00EE0B97" w:rsidRPr="009D681F" w:rsidRDefault="00EE0B97" w:rsidP="00A2197F">
            <w:pPr>
              <w:keepNext/>
              <w:keepLines/>
              <w:jc w:val="center"/>
            </w:pPr>
            <w:r>
              <w:t>False Positive Volume (cc)</w:t>
            </w:r>
          </w:p>
        </w:tc>
        <w:tc>
          <w:tcPr>
            <w:tcW w:w="1117" w:type="dxa"/>
            <w:gridSpan w:val="2"/>
            <w:noWrap/>
            <w:vAlign w:val="center"/>
          </w:tcPr>
          <w:p w14:paraId="7C57CF54" w14:textId="3F6D3DEA" w:rsidR="00EE0B97" w:rsidRPr="009D681F" w:rsidRDefault="00EE0B97" w:rsidP="00A2197F">
            <w:pPr>
              <w:keepNext/>
              <w:keepLines/>
              <w:jc w:val="center"/>
            </w:pPr>
            <w:r>
              <w:t>2.43</w:t>
            </w:r>
          </w:p>
        </w:tc>
        <w:tc>
          <w:tcPr>
            <w:tcW w:w="772" w:type="dxa"/>
            <w:noWrap/>
            <w:vAlign w:val="center"/>
          </w:tcPr>
          <w:p w14:paraId="4FB9D1F6" w14:textId="5303BD6B" w:rsidR="00EE0B97" w:rsidRPr="009D681F" w:rsidRDefault="00EE0B97" w:rsidP="00A2197F">
            <w:pPr>
              <w:keepNext/>
              <w:keepLines/>
              <w:jc w:val="center"/>
            </w:pPr>
            <w:r>
              <w:t>0.28</w:t>
            </w:r>
          </w:p>
        </w:tc>
        <w:tc>
          <w:tcPr>
            <w:tcW w:w="1021" w:type="dxa"/>
            <w:noWrap/>
            <w:vAlign w:val="center"/>
          </w:tcPr>
          <w:p w14:paraId="26B89B5E" w14:textId="3B32AF57" w:rsidR="00EE0B97" w:rsidRPr="009D681F" w:rsidRDefault="00EE0B97" w:rsidP="00A2197F">
            <w:pPr>
              <w:keepNext/>
              <w:keepLines/>
              <w:jc w:val="center"/>
            </w:pPr>
            <w:r>
              <w:t>14.47</w:t>
            </w:r>
          </w:p>
        </w:tc>
        <w:tc>
          <w:tcPr>
            <w:tcW w:w="1980" w:type="dxa"/>
            <w:gridSpan w:val="2"/>
            <w:noWrap/>
            <w:vAlign w:val="center"/>
          </w:tcPr>
          <w:p w14:paraId="132D2630" w14:textId="77E6C383" w:rsidR="00EE0B97" w:rsidRPr="009D681F" w:rsidRDefault="00EE0B97" w:rsidP="00A2197F">
            <w:pPr>
              <w:keepNext/>
              <w:keepLines/>
              <w:jc w:val="center"/>
            </w:pPr>
            <w:r>
              <w:t>4.68</w:t>
            </w:r>
          </w:p>
        </w:tc>
      </w:tr>
      <w:tr w:rsidR="00EE0B97" w:rsidRPr="009D681F" w14:paraId="5951E113" w14:textId="77777777" w:rsidTr="00EE0B97">
        <w:trPr>
          <w:trHeight w:val="300"/>
          <w:jc w:val="center"/>
        </w:trPr>
        <w:tc>
          <w:tcPr>
            <w:tcW w:w="4460" w:type="dxa"/>
            <w:noWrap/>
            <w:vAlign w:val="center"/>
            <w:hideMark/>
          </w:tcPr>
          <w:p w14:paraId="2693E0B6" w14:textId="77777777" w:rsidR="00EE0B97" w:rsidRPr="009D681F" w:rsidRDefault="00EE0B97" w:rsidP="00A2197F">
            <w:pPr>
              <w:keepNext/>
              <w:keepLines/>
              <w:jc w:val="center"/>
            </w:pPr>
            <w:r>
              <w:t xml:space="preserve">Erroneous </w:t>
            </w:r>
            <w:r w:rsidRPr="009D681F">
              <w:t xml:space="preserve">False </w:t>
            </w:r>
            <w:r>
              <w:t xml:space="preserve">Positive </w:t>
            </w:r>
            <w:r w:rsidRPr="009D681F">
              <w:t>Volume (cc)</w:t>
            </w:r>
          </w:p>
        </w:tc>
        <w:tc>
          <w:tcPr>
            <w:tcW w:w="1117" w:type="dxa"/>
            <w:gridSpan w:val="2"/>
            <w:noWrap/>
            <w:vAlign w:val="center"/>
          </w:tcPr>
          <w:p w14:paraId="12206B6E" w14:textId="017BF798" w:rsidR="00EE0B97" w:rsidRPr="009D681F" w:rsidRDefault="00EE0B97" w:rsidP="00A2197F">
            <w:pPr>
              <w:keepNext/>
              <w:keepLines/>
              <w:jc w:val="center"/>
            </w:pPr>
            <w:r>
              <w:t>1.05</w:t>
            </w:r>
          </w:p>
        </w:tc>
        <w:tc>
          <w:tcPr>
            <w:tcW w:w="772" w:type="dxa"/>
            <w:noWrap/>
            <w:vAlign w:val="center"/>
          </w:tcPr>
          <w:p w14:paraId="00C60F1D" w14:textId="77777777" w:rsidR="00EE0B97" w:rsidRPr="009D681F" w:rsidRDefault="00EE0B97" w:rsidP="00A2197F">
            <w:pPr>
              <w:keepNext/>
              <w:keepLines/>
              <w:jc w:val="center"/>
            </w:pPr>
            <w:r>
              <w:t>0.00</w:t>
            </w:r>
          </w:p>
        </w:tc>
        <w:tc>
          <w:tcPr>
            <w:tcW w:w="1021" w:type="dxa"/>
            <w:noWrap/>
            <w:vAlign w:val="center"/>
          </w:tcPr>
          <w:p w14:paraId="493E8F32" w14:textId="24989EB7" w:rsidR="00EE0B97" w:rsidRPr="009D681F" w:rsidRDefault="00EE0B97" w:rsidP="008E5642">
            <w:pPr>
              <w:keepNext/>
              <w:keepLines/>
              <w:jc w:val="center"/>
            </w:pPr>
            <w:r>
              <w:t>14.23</w:t>
            </w:r>
          </w:p>
        </w:tc>
        <w:tc>
          <w:tcPr>
            <w:tcW w:w="1980" w:type="dxa"/>
            <w:gridSpan w:val="2"/>
            <w:noWrap/>
            <w:vAlign w:val="center"/>
          </w:tcPr>
          <w:p w14:paraId="00084BD5" w14:textId="7CAA7376" w:rsidR="00EE0B97" w:rsidRPr="009D681F" w:rsidRDefault="00EE0B97" w:rsidP="00664E2C">
            <w:pPr>
              <w:keepNext/>
              <w:keepLines/>
              <w:jc w:val="center"/>
            </w:pPr>
            <w:r>
              <w:t>4.54</w:t>
            </w:r>
          </w:p>
        </w:tc>
      </w:tr>
      <w:tr w:rsidR="00EE0B97" w:rsidRPr="009D681F" w14:paraId="12B0066F" w14:textId="77777777" w:rsidTr="00484061">
        <w:trPr>
          <w:trHeight w:val="300"/>
          <w:jc w:val="center"/>
        </w:trPr>
        <w:tc>
          <w:tcPr>
            <w:tcW w:w="4460" w:type="dxa"/>
            <w:noWrap/>
            <w:vAlign w:val="center"/>
          </w:tcPr>
          <w:p w14:paraId="353486AC" w14:textId="77777777" w:rsidR="00EE0B97" w:rsidRDefault="00EE0B97" w:rsidP="00A2197F">
            <w:pPr>
              <w:keepNext/>
              <w:keepLines/>
              <w:jc w:val="center"/>
            </w:pPr>
            <w:r>
              <w:t>Over-segmentation False Positive Volume (cc)</w:t>
            </w:r>
          </w:p>
        </w:tc>
        <w:tc>
          <w:tcPr>
            <w:tcW w:w="1117" w:type="dxa"/>
            <w:gridSpan w:val="2"/>
            <w:noWrap/>
            <w:vAlign w:val="center"/>
          </w:tcPr>
          <w:p w14:paraId="3B1F43C2" w14:textId="29A2B2BC" w:rsidR="00EE0B97" w:rsidRDefault="00EE0B97" w:rsidP="00A2197F">
            <w:pPr>
              <w:keepNext/>
              <w:keepLines/>
              <w:jc w:val="center"/>
            </w:pPr>
            <w:r>
              <w:t>0.73</w:t>
            </w:r>
          </w:p>
        </w:tc>
        <w:tc>
          <w:tcPr>
            <w:tcW w:w="772" w:type="dxa"/>
            <w:noWrap/>
            <w:vAlign w:val="center"/>
          </w:tcPr>
          <w:p w14:paraId="39774A0F" w14:textId="3C05B340" w:rsidR="00EE0B97" w:rsidRDefault="00EE0B97" w:rsidP="008E5642">
            <w:pPr>
              <w:keepNext/>
              <w:keepLines/>
              <w:jc w:val="center"/>
            </w:pPr>
            <w:r>
              <w:t>0.23</w:t>
            </w:r>
          </w:p>
        </w:tc>
        <w:tc>
          <w:tcPr>
            <w:tcW w:w="1021" w:type="dxa"/>
            <w:noWrap/>
            <w:vAlign w:val="center"/>
          </w:tcPr>
          <w:p w14:paraId="30610076" w14:textId="1E9202C3" w:rsidR="00EE0B97" w:rsidRDefault="00EE0B97" w:rsidP="00A2197F">
            <w:pPr>
              <w:keepNext/>
              <w:keepLines/>
              <w:jc w:val="center"/>
            </w:pPr>
            <w:r>
              <w:t>3.68</w:t>
            </w:r>
          </w:p>
        </w:tc>
        <w:tc>
          <w:tcPr>
            <w:tcW w:w="1980" w:type="dxa"/>
            <w:gridSpan w:val="2"/>
            <w:noWrap/>
            <w:vAlign w:val="center"/>
          </w:tcPr>
          <w:p w14:paraId="145B6EA2" w14:textId="02DD30A9" w:rsidR="00EE0B97" w:rsidRDefault="00EE0B97" w:rsidP="008E5642">
            <w:pPr>
              <w:keepNext/>
              <w:keepLines/>
              <w:jc w:val="center"/>
            </w:pPr>
            <w:r>
              <w:t>0.97</w:t>
            </w:r>
          </w:p>
        </w:tc>
      </w:tr>
      <w:tr w:rsidR="00EE0B97" w:rsidRPr="009D681F" w14:paraId="798AF90E" w14:textId="77777777" w:rsidTr="00484061">
        <w:trPr>
          <w:trHeight w:val="300"/>
          <w:jc w:val="center"/>
        </w:trPr>
        <w:tc>
          <w:tcPr>
            <w:tcW w:w="4460" w:type="dxa"/>
            <w:vMerge w:val="restart"/>
            <w:noWrap/>
            <w:vAlign w:val="center"/>
            <w:hideMark/>
          </w:tcPr>
          <w:p w14:paraId="05F3920A" w14:textId="77777777" w:rsidR="00EE0B97" w:rsidRPr="009D681F" w:rsidRDefault="00EE0B97" w:rsidP="00A2197F">
            <w:pPr>
              <w:keepNext/>
              <w:keepLines/>
              <w:jc w:val="center"/>
            </w:pPr>
            <w:r w:rsidRPr="009D681F">
              <w:t>Metric</w:t>
            </w:r>
          </w:p>
        </w:tc>
        <w:tc>
          <w:tcPr>
            <w:tcW w:w="4890" w:type="dxa"/>
            <w:gridSpan w:val="6"/>
            <w:noWrap/>
            <w:vAlign w:val="center"/>
            <w:hideMark/>
          </w:tcPr>
          <w:p w14:paraId="6C364892" w14:textId="1BA8BEA0" w:rsidR="00EE0B97" w:rsidRPr="009D681F" w:rsidRDefault="00EE0B97" w:rsidP="00A2197F">
            <w:pPr>
              <w:keepNext/>
              <w:keepLines/>
              <w:jc w:val="center"/>
            </w:pPr>
            <w:r w:rsidRPr="009D681F">
              <w:t xml:space="preserve">N = </w:t>
            </w:r>
            <w:r>
              <w:t>9</w:t>
            </w:r>
            <w:r w:rsidRPr="009D681F">
              <w:t xml:space="preserve"> </w:t>
            </w:r>
            <w:r>
              <w:t>Ablation P</w:t>
            </w:r>
            <w:r w:rsidRPr="009D681F">
              <w:t>atients</w:t>
            </w:r>
          </w:p>
        </w:tc>
      </w:tr>
      <w:tr w:rsidR="00EE0B97" w:rsidRPr="009D681F" w14:paraId="09312776" w14:textId="77777777" w:rsidTr="00484061">
        <w:trPr>
          <w:trHeight w:val="300"/>
          <w:jc w:val="center"/>
        </w:trPr>
        <w:tc>
          <w:tcPr>
            <w:tcW w:w="4460" w:type="dxa"/>
            <w:vMerge/>
            <w:noWrap/>
            <w:vAlign w:val="center"/>
            <w:hideMark/>
          </w:tcPr>
          <w:p w14:paraId="63817D34" w14:textId="77777777" w:rsidR="00EE0B97" w:rsidRPr="009D681F" w:rsidRDefault="00EE0B97" w:rsidP="00A2197F">
            <w:pPr>
              <w:keepNext/>
              <w:keepLines/>
              <w:jc w:val="center"/>
            </w:pPr>
          </w:p>
        </w:tc>
        <w:tc>
          <w:tcPr>
            <w:tcW w:w="901" w:type="dxa"/>
            <w:noWrap/>
            <w:vAlign w:val="center"/>
            <w:hideMark/>
          </w:tcPr>
          <w:p w14:paraId="79AD1C1D" w14:textId="77777777" w:rsidR="00EE0B97" w:rsidRPr="009D681F" w:rsidRDefault="00EE0B97" w:rsidP="00A2197F">
            <w:pPr>
              <w:keepNext/>
              <w:keepLines/>
              <w:jc w:val="center"/>
            </w:pPr>
            <w:r w:rsidRPr="009D681F">
              <w:t>Median</w:t>
            </w:r>
          </w:p>
        </w:tc>
        <w:tc>
          <w:tcPr>
            <w:tcW w:w="988" w:type="dxa"/>
            <w:gridSpan w:val="2"/>
            <w:noWrap/>
            <w:vAlign w:val="center"/>
            <w:hideMark/>
          </w:tcPr>
          <w:p w14:paraId="011C77C7" w14:textId="77777777" w:rsidR="00EE0B97" w:rsidRPr="009D681F" w:rsidRDefault="00EE0B97" w:rsidP="00A2197F">
            <w:pPr>
              <w:keepNext/>
              <w:keepLines/>
              <w:jc w:val="center"/>
            </w:pPr>
            <w:r w:rsidRPr="009D681F">
              <w:t>Min</w:t>
            </w:r>
          </w:p>
        </w:tc>
        <w:tc>
          <w:tcPr>
            <w:tcW w:w="1237" w:type="dxa"/>
            <w:gridSpan w:val="2"/>
            <w:noWrap/>
            <w:vAlign w:val="center"/>
            <w:hideMark/>
          </w:tcPr>
          <w:p w14:paraId="3C2BCEDB" w14:textId="77777777" w:rsidR="00EE0B97" w:rsidRPr="009D681F" w:rsidRDefault="00EE0B97" w:rsidP="00A2197F">
            <w:pPr>
              <w:keepNext/>
              <w:keepLines/>
              <w:jc w:val="center"/>
            </w:pPr>
            <w:r w:rsidRPr="009D681F">
              <w:t>Max</w:t>
            </w:r>
          </w:p>
        </w:tc>
        <w:tc>
          <w:tcPr>
            <w:tcW w:w="1764" w:type="dxa"/>
            <w:noWrap/>
            <w:vAlign w:val="center"/>
            <w:hideMark/>
          </w:tcPr>
          <w:p w14:paraId="77AB7EEC" w14:textId="77777777" w:rsidR="00EE0B97" w:rsidRPr="009D681F" w:rsidRDefault="00EE0B97" w:rsidP="00A2197F">
            <w:pPr>
              <w:keepNext/>
              <w:keepLines/>
              <w:jc w:val="center"/>
            </w:pPr>
            <w:r w:rsidRPr="009D681F">
              <w:t>Standard Deviation</w:t>
            </w:r>
          </w:p>
        </w:tc>
      </w:tr>
      <w:tr w:rsidR="00EE0B97" w:rsidRPr="009D681F" w14:paraId="141E57C2" w14:textId="77777777" w:rsidTr="00EE0B97">
        <w:trPr>
          <w:trHeight w:val="300"/>
          <w:jc w:val="center"/>
        </w:trPr>
        <w:tc>
          <w:tcPr>
            <w:tcW w:w="4460" w:type="dxa"/>
            <w:noWrap/>
            <w:vAlign w:val="center"/>
            <w:hideMark/>
          </w:tcPr>
          <w:p w14:paraId="3DC399EE" w14:textId="77777777" w:rsidR="00EE0B97" w:rsidRPr="009D681F" w:rsidRDefault="00EE0B97" w:rsidP="00A2197F">
            <w:pPr>
              <w:keepNext/>
              <w:keepLines/>
              <w:jc w:val="center"/>
            </w:pPr>
            <w:r w:rsidRPr="009D681F">
              <w:t>Dice Similarity Coefficient</w:t>
            </w:r>
          </w:p>
        </w:tc>
        <w:tc>
          <w:tcPr>
            <w:tcW w:w="901" w:type="dxa"/>
            <w:noWrap/>
            <w:vAlign w:val="center"/>
            <w:hideMark/>
          </w:tcPr>
          <w:p w14:paraId="13F524EB" w14:textId="70DF266A" w:rsidR="00EE0B97" w:rsidRPr="009D681F" w:rsidRDefault="00EE0B97" w:rsidP="00A2197F">
            <w:pPr>
              <w:keepNext/>
              <w:keepLines/>
              <w:jc w:val="center"/>
            </w:pPr>
            <w:r w:rsidRPr="009D681F">
              <w:t>0.</w:t>
            </w:r>
            <w:r>
              <w:t>79</w:t>
            </w:r>
          </w:p>
        </w:tc>
        <w:tc>
          <w:tcPr>
            <w:tcW w:w="988" w:type="dxa"/>
            <w:gridSpan w:val="2"/>
            <w:noWrap/>
            <w:vAlign w:val="center"/>
            <w:hideMark/>
          </w:tcPr>
          <w:p w14:paraId="3E95FC99" w14:textId="16975E2A" w:rsidR="00EE0B97" w:rsidRPr="009D681F" w:rsidRDefault="00EE0B97" w:rsidP="00A2197F">
            <w:pPr>
              <w:keepNext/>
              <w:keepLines/>
              <w:jc w:val="center"/>
            </w:pPr>
            <w:r w:rsidRPr="009D681F">
              <w:t>0.</w:t>
            </w:r>
            <w:r>
              <w:t>42</w:t>
            </w:r>
          </w:p>
        </w:tc>
        <w:tc>
          <w:tcPr>
            <w:tcW w:w="1237" w:type="dxa"/>
            <w:gridSpan w:val="2"/>
            <w:noWrap/>
            <w:vAlign w:val="center"/>
            <w:hideMark/>
          </w:tcPr>
          <w:p w14:paraId="1B086063" w14:textId="77777777" w:rsidR="00EE0B97" w:rsidRPr="009D681F" w:rsidRDefault="00EE0B97" w:rsidP="00A2197F">
            <w:pPr>
              <w:keepNext/>
              <w:keepLines/>
              <w:jc w:val="center"/>
            </w:pPr>
            <w:r w:rsidRPr="009D681F">
              <w:t>0.</w:t>
            </w:r>
            <w:r>
              <w:t>89</w:t>
            </w:r>
          </w:p>
        </w:tc>
        <w:tc>
          <w:tcPr>
            <w:tcW w:w="1764" w:type="dxa"/>
            <w:noWrap/>
            <w:vAlign w:val="center"/>
            <w:hideMark/>
          </w:tcPr>
          <w:p w14:paraId="2B667189" w14:textId="77777777" w:rsidR="00EE0B97" w:rsidRPr="009D681F" w:rsidRDefault="00EE0B97" w:rsidP="00A2197F">
            <w:pPr>
              <w:keepNext/>
              <w:keepLines/>
              <w:jc w:val="center"/>
            </w:pPr>
            <w:r w:rsidRPr="009D681F">
              <w:t>0.</w:t>
            </w:r>
            <w:r>
              <w:t>16</w:t>
            </w:r>
          </w:p>
        </w:tc>
      </w:tr>
      <w:tr w:rsidR="00EE0B97" w:rsidRPr="009D681F" w14:paraId="41EFEECE" w14:textId="77777777" w:rsidTr="00EE0B97">
        <w:trPr>
          <w:trHeight w:val="300"/>
          <w:jc w:val="center"/>
        </w:trPr>
        <w:tc>
          <w:tcPr>
            <w:tcW w:w="4460" w:type="dxa"/>
            <w:noWrap/>
            <w:vAlign w:val="center"/>
            <w:hideMark/>
          </w:tcPr>
          <w:p w14:paraId="40E45EA8" w14:textId="77777777" w:rsidR="00EE0B97" w:rsidRPr="009D681F" w:rsidRDefault="00EE0B97" w:rsidP="00A2197F">
            <w:pPr>
              <w:keepNext/>
              <w:keepLines/>
              <w:jc w:val="center"/>
            </w:pPr>
            <w:r w:rsidRPr="009D681F">
              <w:t>Median Surface Distance (mm)</w:t>
            </w:r>
          </w:p>
        </w:tc>
        <w:tc>
          <w:tcPr>
            <w:tcW w:w="901" w:type="dxa"/>
            <w:noWrap/>
            <w:vAlign w:val="center"/>
          </w:tcPr>
          <w:p w14:paraId="14102C46" w14:textId="7F3C4B95" w:rsidR="00EE0B97" w:rsidRPr="009D681F" w:rsidRDefault="00EE0B97" w:rsidP="00A2197F">
            <w:pPr>
              <w:keepNext/>
              <w:keepLines/>
              <w:jc w:val="center"/>
            </w:pPr>
            <w:r>
              <w:t>0.76</w:t>
            </w:r>
          </w:p>
        </w:tc>
        <w:tc>
          <w:tcPr>
            <w:tcW w:w="988" w:type="dxa"/>
            <w:gridSpan w:val="2"/>
            <w:noWrap/>
            <w:vAlign w:val="center"/>
          </w:tcPr>
          <w:p w14:paraId="4B7F39B8" w14:textId="189C4CE2" w:rsidR="00EE0B97" w:rsidRPr="009D681F" w:rsidRDefault="00EE0B97" w:rsidP="00A2197F">
            <w:pPr>
              <w:keepNext/>
              <w:keepLines/>
              <w:jc w:val="center"/>
            </w:pPr>
            <w:r>
              <w:t>0.01</w:t>
            </w:r>
          </w:p>
        </w:tc>
        <w:tc>
          <w:tcPr>
            <w:tcW w:w="1237" w:type="dxa"/>
            <w:gridSpan w:val="2"/>
            <w:noWrap/>
            <w:vAlign w:val="center"/>
          </w:tcPr>
          <w:p w14:paraId="6AD61BD6" w14:textId="6A80838E" w:rsidR="00EE0B97" w:rsidRPr="009D681F" w:rsidRDefault="00EE0B97" w:rsidP="00A2197F">
            <w:pPr>
              <w:keepNext/>
              <w:keepLines/>
              <w:jc w:val="center"/>
            </w:pPr>
            <w:r>
              <w:t>5.72</w:t>
            </w:r>
          </w:p>
        </w:tc>
        <w:tc>
          <w:tcPr>
            <w:tcW w:w="1764" w:type="dxa"/>
            <w:noWrap/>
            <w:vAlign w:val="center"/>
          </w:tcPr>
          <w:p w14:paraId="32F6D256" w14:textId="65F32C24" w:rsidR="00EE0B97" w:rsidRPr="009D681F" w:rsidRDefault="00EE0B97" w:rsidP="00A2197F">
            <w:pPr>
              <w:keepNext/>
              <w:keepLines/>
              <w:jc w:val="center"/>
            </w:pPr>
            <w:r>
              <w:t>1.76</w:t>
            </w:r>
          </w:p>
        </w:tc>
      </w:tr>
      <w:tr w:rsidR="00EE0B97" w:rsidRPr="009D681F" w14:paraId="45AA9741" w14:textId="77777777" w:rsidTr="00EE0B97">
        <w:trPr>
          <w:trHeight w:val="300"/>
          <w:jc w:val="center"/>
        </w:trPr>
        <w:tc>
          <w:tcPr>
            <w:tcW w:w="4460" w:type="dxa"/>
            <w:noWrap/>
            <w:vAlign w:val="center"/>
            <w:hideMark/>
          </w:tcPr>
          <w:p w14:paraId="2CA92C34" w14:textId="77777777" w:rsidR="00EE0B97" w:rsidRPr="009D681F" w:rsidRDefault="00EE0B97" w:rsidP="00A2197F">
            <w:pPr>
              <w:keepNext/>
              <w:keepLines/>
              <w:jc w:val="center"/>
            </w:pPr>
            <w:r w:rsidRPr="009D681F">
              <w:t>False Positive Discoveries (#/Patient)</w:t>
            </w:r>
          </w:p>
        </w:tc>
        <w:tc>
          <w:tcPr>
            <w:tcW w:w="901" w:type="dxa"/>
            <w:noWrap/>
            <w:vAlign w:val="center"/>
            <w:hideMark/>
          </w:tcPr>
          <w:p w14:paraId="711198C9" w14:textId="71141FC5" w:rsidR="00EE0B97" w:rsidRPr="009D681F" w:rsidRDefault="00EE0B97" w:rsidP="00A2197F">
            <w:pPr>
              <w:keepNext/>
              <w:keepLines/>
              <w:jc w:val="center"/>
            </w:pPr>
            <w:r>
              <w:t>2</w:t>
            </w:r>
          </w:p>
        </w:tc>
        <w:tc>
          <w:tcPr>
            <w:tcW w:w="988" w:type="dxa"/>
            <w:gridSpan w:val="2"/>
            <w:noWrap/>
            <w:vAlign w:val="center"/>
            <w:hideMark/>
          </w:tcPr>
          <w:p w14:paraId="4B1F4550" w14:textId="77777777" w:rsidR="00EE0B97" w:rsidRPr="009D681F" w:rsidRDefault="00EE0B97" w:rsidP="00A2197F">
            <w:pPr>
              <w:keepNext/>
              <w:keepLines/>
              <w:jc w:val="center"/>
            </w:pPr>
            <w:r w:rsidRPr="009D681F">
              <w:t>0</w:t>
            </w:r>
          </w:p>
        </w:tc>
        <w:tc>
          <w:tcPr>
            <w:tcW w:w="1237" w:type="dxa"/>
            <w:gridSpan w:val="2"/>
            <w:noWrap/>
            <w:vAlign w:val="center"/>
            <w:hideMark/>
          </w:tcPr>
          <w:p w14:paraId="09B2F64B" w14:textId="5687425E" w:rsidR="00EE0B97" w:rsidRPr="009D681F" w:rsidRDefault="00EE0B97" w:rsidP="00A2197F">
            <w:pPr>
              <w:keepNext/>
              <w:keepLines/>
              <w:jc w:val="center"/>
            </w:pPr>
            <w:r>
              <w:t>6</w:t>
            </w:r>
          </w:p>
        </w:tc>
        <w:tc>
          <w:tcPr>
            <w:tcW w:w="1764" w:type="dxa"/>
            <w:noWrap/>
            <w:vAlign w:val="center"/>
            <w:hideMark/>
          </w:tcPr>
          <w:p w14:paraId="319F41C3" w14:textId="44ABF678" w:rsidR="00EE0B97" w:rsidRPr="009D681F" w:rsidRDefault="00EE0B97" w:rsidP="00A2197F">
            <w:pPr>
              <w:keepNext/>
              <w:keepLines/>
              <w:jc w:val="center"/>
            </w:pPr>
            <w:r>
              <w:t>1.6</w:t>
            </w:r>
          </w:p>
        </w:tc>
      </w:tr>
      <w:tr w:rsidR="00EE0B97" w:rsidRPr="009D681F" w14:paraId="5934DDE2" w14:textId="77777777" w:rsidTr="00EE0B97">
        <w:trPr>
          <w:trHeight w:val="300"/>
          <w:jc w:val="center"/>
        </w:trPr>
        <w:tc>
          <w:tcPr>
            <w:tcW w:w="4460" w:type="dxa"/>
            <w:noWrap/>
            <w:vAlign w:val="center"/>
          </w:tcPr>
          <w:p w14:paraId="3C79620B" w14:textId="77777777" w:rsidR="00EE0B97" w:rsidRPr="009D681F" w:rsidRDefault="00EE0B97" w:rsidP="00A2197F">
            <w:pPr>
              <w:keepNext/>
              <w:keepLines/>
              <w:jc w:val="center"/>
            </w:pPr>
            <w:r>
              <w:t>False Positive Volume (cc)</w:t>
            </w:r>
          </w:p>
        </w:tc>
        <w:tc>
          <w:tcPr>
            <w:tcW w:w="901" w:type="dxa"/>
            <w:noWrap/>
            <w:vAlign w:val="center"/>
          </w:tcPr>
          <w:p w14:paraId="17B31A23" w14:textId="384435E0" w:rsidR="00EE0B97" w:rsidRPr="009D681F" w:rsidRDefault="00EE0B97" w:rsidP="00A2197F">
            <w:pPr>
              <w:keepNext/>
              <w:keepLines/>
              <w:jc w:val="center"/>
            </w:pPr>
            <w:r>
              <w:t>27.8</w:t>
            </w:r>
          </w:p>
        </w:tc>
        <w:tc>
          <w:tcPr>
            <w:tcW w:w="988" w:type="dxa"/>
            <w:gridSpan w:val="2"/>
            <w:noWrap/>
            <w:vAlign w:val="center"/>
          </w:tcPr>
          <w:p w14:paraId="4CFE77E5" w14:textId="35490B2A" w:rsidR="00EE0B97" w:rsidRPr="009D681F" w:rsidRDefault="00EE0B97" w:rsidP="00A2197F">
            <w:pPr>
              <w:keepNext/>
              <w:keepLines/>
              <w:jc w:val="center"/>
            </w:pPr>
            <w:r>
              <w:t>5.84</w:t>
            </w:r>
          </w:p>
        </w:tc>
        <w:tc>
          <w:tcPr>
            <w:tcW w:w="1237" w:type="dxa"/>
            <w:gridSpan w:val="2"/>
            <w:noWrap/>
            <w:vAlign w:val="center"/>
          </w:tcPr>
          <w:p w14:paraId="594A7B75" w14:textId="7D2EDD6C" w:rsidR="00EE0B97" w:rsidRPr="009D681F" w:rsidRDefault="00EE0B97" w:rsidP="00A2197F">
            <w:pPr>
              <w:keepNext/>
              <w:keepLines/>
              <w:jc w:val="center"/>
            </w:pPr>
            <w:r>
              <w:t>174.07</w:t>
            </w:r>
          </w:p>
        </w:tc>
        <w:tc>
          <w:tcPr>
            <w:tcW w:w="1764" w:type="dxa"/>
            <w:noWrap/>
            <w:vAlign w:val="center"/>
          </w:tcPr>
          <w:p w14:paraId="196F2D98" w14:textId="376DB9CA" w:rsidR="00EE0B97" w:rsidRPr="009D681F" w:rsidRDefault="00EE0B97" w:rsidP="00A2197F">
            <w:pPr>
              <w:keepNext/>
              <w:keepLines/>
              <w:jc w:val="center"/>
            </w:pPr>
            <w:r>
              <w:t>61.25</w:t>
            </w:r>
          </w:p>
        </w:tc>
      </w:tr>
      <w:tr w:rsidR="00EE0B97" w:rsidRPr="009D681F" w14:paraId="047F4982" w14:textId="77777777" w:rsidTr="00EE0B97">
        <w:trPr>
          <w:trHeight w:val="300"/>
          <w:jc w:val="center"/>
        </w:trPr>
        <w:tc>
          <w:tcPr>
            <w:tcW w:w="4460" w:type="dxa"/>
            <w:noWrap/>
            <w:vAlign w:val="center"/>
            <w:hideMark/>
          </w:tcPr>
          <w:p w14:paraId="5C3113BF" w14:textId="77777777" w:rsidR="00EE0B97" w:rsidRPr="009D681F" w:rsidRDefault="00EE0B97" w:rsidP="00A2197F">
            <w:pPr>
              <w:keepNext/>
              <w:keepLines/>
              <w:jc w:val="center"/>
            </w:pPr>
            <w:r>
              <w:t xml:space="preserve">Erroneous </w:t>
            </w:r>
            <w:r w:rsidRPr="009D681F">
              <w:t xml:space="preserve">False </w:t>
            </w:r>
            <w:r>
              <w:t xml:space="preserve">Positive </w:t>
            </w:r>
            <w:r w:rsidRPr="009D681F">
              <w:t>Volume (cc)</w:t>
            </w:r>
          </w:p>
        </w:tc>
        <w:tc>
          <w:tcPr>
            <w:tcW w:w="901" w:type="dxa"/>
            <w:noWrap/>
            <w:vAlign w:val="center"/>
          </w:tcPr>
          <w:p w14:paraId="61CF6EC3" w14:textId="1E415EE2" w:rsidR="00EE0B97" w:rsidRPr="009D681F" w:rsidRDefault="00EE0B97" w:rsidP="00A2197F">
            <w:pPr>
              <w:keepNext/>
              <w:keepLines/>
              <w:jc w:val="center"/>
            </w:pPr>
            <w:r>
              <w:t>5.62</w:t>
            </w:r>
          </w:p>
        </w:tc>
        <w:tc>
          <w:tcPr>
            <w:tcW w:w="988" w:type="dxa"/>
            <w:gridSpan w:val="2"/>
            <w:noWrap/>
            <w:vAlign w:val="center"/>
          </w:tcPr>
          <w:p w14:paraId="6DD909A7" w14:textId="77777777" w:rsidR="00EE0B97" w:rsidRPr="009D681F" w:rsidRDefault="00EE0B97" w:rsidP="00A2197F">
            <w:pPr>
              <w:keepNext/>
              <w:keepLines/>
              <w:jc w:val="center"/>
            </w:pPr>
            <w:r>
              <w:t>0.00</w:t>
            </w:r>
          </w:p>
        </w:tc>
        <w:tc>
          <w:tcPr>
            <w:tcW w:w="1237" w:type="dxa"/>
            <w:gridSpan w:val="2"/>
            <w:noWrap/>
            <w:vAlign w:val="center"/>
          </w:tcPr>
          <w:p w14:paraId="3A542B34" w14:textId="3EA2C50B" w:rsidR="00EE0B97" w:rsidRPr="009D681F" w:rsidRDefault="00EE0B97" w:rsidP="00A2197F">
            <w:pPr>
              <w:keepNext/>
              <w:keepLines/>
              <w:jc w:val="center"/>
            </w:pPr>
            <w:r>
              <w:t>107.47</w:t>
            </w:r>
          </w:p>
        </w:tc>
        <w:tc>
          <w:tcPr>
            <w:tcW w:w="1764" w:type="dxa"/>
            <w:noWrap/>
            <w:vAlign w:val="center"/>
          </w:tcPr>
          <w:p w14:paraId="4A0A3425" w14:textId="19341E1F" w:rsidR="00EE0B97" w:rsidRPr="009D681F" w:rsidRDefault="00EE0B97" w:rsidP="00A2197F">
            <w:pPr>
              <w:keepNext/>
              <w:keepLines/>
              <w:jc w:val="center"/>
            </w:pPr>
            <w:r>
              <w:t>32.77</w:t>
            </w:r>
          </w:p>
        </w:tc>
      </w:tr>
      <w:tr w:rsidR="00EE0B97" w:rsidRPr="009D681F" w14:paraId="6B71F0BD" w14:textId="77777777" w:rsidTr="00EE0B97">
        <w:trPr>
          <w:trHeight w:val="300"/>
          <w:jc w:val="center"/>
        </w:trPr>
        <w:tc>
          <w:tcPr>
            <w:tcW w:w="4460" w:type="dxa"/>
            <w:noWrap/>
            <w:vAlign w:val="center"/>
          </w:tcPr>
          <w:p w14:paraId="2233C071" w14:textId="77777777" w:rsidR="00EE0B97" w:rsidRDefault="00EE0B97" w:rsidP="00A2197F">
            <w:pPr>
              <w:keepNext/>
              <w:keepLines/>
              <w:jc w:val="center"/>
            </w:pPr>
            <w:r>
              <w:t>Over-segmentation False Positive Volume (cc)</w:t>
            </w:r>
          </w:p>
        </w:tc>
        <w:tc>
          <w:tcPr>
            <w:tcW w:w="901" w:type="dxa"/>
            <w:noWrap/>
            <w:vAlign w:val="center"/>
          </w:tcPr>
          <w:p w14:paraId="366A7C14" w14:textId="44855D4E" w:rsidR="00EE0B97" w:rsidRDefault="00EE0B97" w:rsidP="00A2197F">
            <w:pPr>
              <w:keepNext/>
              <w:keepLines/>
              <w:jc w:val="center"/>
            </w:pPr>
            <w:r>
              <w:t>11.40</w:t>
            </w:r>
          </w:p>
        </w:tc>
        <w:tc>
          <w:tcPr>
            <w:tcW w:w="988" w:type="dxa"/>
            <w:gridSpan w:val="2"/>
            <w:noWrap/>
            <w:vAlign w:val="center"/>
          </w:tcPr>
          <w:p w14:paraId="2E26DA9E" w14:textId="10C22953" w:rsidR="00EE0B97" w:rsidRDefault="00EE0B97" w:rsidP="00A2197F">
            <w:pPr>
              <w:keepNext/>
              <w:keepLines/>
              <w:jc w:val="center"/>
            </w:pPr>
            <w:r>
              <w:t>4.35</w:t>
            </w:r>
          </w:p>
        </w:tc>
        <w:tc>
          <w:tcPr>
            <w:tcW w:w="1237" w:type="dxa"/>
            <w:gridSpan w:val="2"/>
            <w:noWrap/>
            <w:vAlign w:val="center"/>
          </w:tcPr>
          <w:p w14:paraId="239DA097" w14:textId="2F795258" w:rsidR="00EE0B97" w:rsidRDefault="00EE0B97" w:rsidP="00A2197F">
            <w:pPr>
              <w:keepNext/>
              <w:keepLines/>
              <w:jc w:val="center"/>
            </w:pPr>
            <w:r>
              <w:t>172.54</w:t>
            </w:r>
          </w:p>
        </w:tc>
        <w:tc>
          <w:tcPr>
            <w:tcW w:w="1764" w:type="dxa"/>
            <w:noWrap/>
            <w:vAlign w:val="center"/>
          </w:tcPr>
          <w:p w14:paraId="71267561" w14:textId="1D27A547" w:rsidR="00EE0B97" w:rsidRDefault="00EE0B97" w:rsidP="00A2197F">
            <w:pPr>
              <w:keepNext/>
              <w:keepLines/>
              <w:jc w:val="center"/>
            </w:pPr>
            <w:r>
              <w:t>50.97</w:t>
            </w:r>
          </w:p>
        </w:tc>
      </w:tr>
    </w:tbl>
    <w:p w14:paraId="05DFFEF7" w14:textId="04047BA9" w:rsidR="006F075F" w:rsidRDefault="006F075F" w:rsidP="00A74431"/>
    <w:p w14:paraId="67D9D0A5" w14:textId="3DDE3442" w:rsidR="00B52D79" w:rsidRDefault="00B52D79" w:rsidP="00B52D79">
      <w:pPr>
        <w:pStyle w:val="Heading2"/>
      </w:pPr>
      <w:r>
        <w:t>Qualitative</w:t>
      </w:r>
      <w:ins w:id="656" w:author="Anderson,Brian M" w:date="2020-11-02T09:06:00Z">
        <w:r w:rsidR="005D6E6B">
          <w:t xml:space="preserve"> Evaluation</w:t>
        </w:r>
      </w:ins>
    </w:p>
    <w:p w14:paraId="5DCEAB2F" w14:textId="77777777" w:rsidR="0009769A" w:rsidRPr="0009769A" w:rsidRDefault="0009769A" w:rsidP="0009769A">
      <w:pPr>
        <w:pStyle w:val="Heading3"/>
      </w:pPr>
      <w:r>
        <w:t>Institutional Data</w:t>
      </w:r>
    </w:p>
    <w:p w14:paraId="2A262A27" w14:textId="2991B1B4" w:rsidR="00B52D79" w:rsidRDefault="006164A1" w:rsidP="00B52D79">
      <w:r>
        <w:t xml:space="preserve">Table XXX </w:t>
      </w:r>
      <w:del w:id="657" w:author="Anderson,Brian M" w:date="2020-11-02T09:06:00Z">
        <w:r w:rsidDel="005D6E6B">
          <w:delText xml:space="preserve">report </w:delText>
        </w:r>
      </w:del>
      <w:ins w:id="658" w:author="Anderson,Brian M" w:date="2020-11-02T09:06:00Z">
        <w:r w:rsidR="005D6E6B">
          <w:t>shows</w:t>
        </w:r>
        <w:r w:rsidR="005D6E6B">
          <w:t xml:space="preserve"> </w:t>
        </w:r>
      </w:ins>
      <w:r>
        <w:t>the Liker</w:t>
      </w:r>
      <w:ins w:id="659" w:author="Anderson,Brian M" w:date="2020-11-02T09:06:00Z">
        <w:r w:rsidR="005D6E6B">
          <w:t>t</w:t>
        </w:r>
      </w:ins>
      <w:r>
        <w:t xml:space="preserve"> </w:t>
      </w:r>
      <w:del w:id="660" w:author="Anderson,Brian M" w:date="2020-11-02T09:06:00Z">
        <w:r w:rsidDel="005D6E6B">
          <w:delText xml:space="preserve">scoring </w:delText>
        </w:r>
      </w:del>
      <w:ins w:id="661" w:author="Anderson,Brian M" w:date="2020-11-02T09:06:00Z">
        <w:r w:rsidR="005D6E6B">
          <w:t>scores</w:t>
        </w:r>
        <w:r w:rsidR="005D6E6B">
          <w:t xml:space="preserve"> </w:t>
        </w:r>
      </w:ins>
      <w:del w:id="662" w:author="Anderson,Brian M" w:date="2020-11-02T09:06:00Z">
        <w:r w:rsidDel="005D6E6B">
          <w:delText>resul</w:delText>
        </w:r>
      </w:del>
      <w:del w:id="663" w:author="Anderson,Brian M" w:date="2020-11-02T09:07:00Z">
        <w:r w:rsidDel="005D6E6B">
          <w:delText>ts by</w:delText>
        </w:r>
      </w:del>
      <w:ins w:id="664" w:author="Anderson,Brian M" w:date="2020-11-02T09:07:00Z">
        <w:r w:rsidR="005D6E6B">
          <w:t>of</w:t>
        </w:r>
      </w:ins>
      <w:r>
        <w:t xml:space="preserve"> the two radiologist</w:t>
      </w:r>
      <w:r w:rsidR="00F37728">
        <w:t xml:space="preserve">s and </w:t>
      </w:r>
      <w:del w:id="665" w:author="Anderson,Brian M" w:date="2020-11-02T09:07:00Z">
        <w:r w:rsidR="001D6873" w:rsidDel="005D6E6B">
          <w:delText xml:space="preserve">a </w:delText>
        </w:r>
      </w:del>
      <w:r w:rsidR="004A2DD6">
        <w:t xml:space="preserve">radiology trained </w:t>
      </w:r>
      <w:r w:rsidR="00F37728">
        <w:t>physician fellow</w:t>
      </w:r>
      <w:r>
        <w:t>. T</w:t>
      </w:r>
      <w:r w:rsidR="00B52D79">
        <w:t xml:space="preserve">he </w:t>
      </w:r>
      <w:r w:rsidR="00BD5219">
        <w:t>mean (min</w:t>
      </w:r>
      <w:del w:id="666" w:author="Anderson,Brian M" w:date="2020-11-02T09:07:00Z">
        <w:r w:rsidR="00BD5219" w:rsidDel="005D6E6B">
          <w:delText xml:space="preserve"> </w:delText>
        </w:r>
      </w:del>
      <w:r w:rsidR="00BD5219">
        <w:t>-</w:t>
      </w:r>
      <w:del w:id="667" w:author="Anderson,Brian M" w:date="2020-11-02T09:07:00Z">
        <w:r w:rsidR="00CA46DF" w:rsidDel="005D6E6B">
          <w:delText xml:space="preserve"> </w:delText>
        </w:r>
      </w:del>
      <w:r w:rsidR="00CA46DF">
        <w:t>max) Likert score</w:t>
      </w:r>
      <w:r w:rsidR="002832C8">
        <w:t>s</w:t>
      </w:r>
      <w:r w:rsidR="00CA46DF">
        <w:t xml:space="preserve"> for all qualitative patient</w:t>
      </w:r>
      <w:del w:id="668" w:author="Anderson,Brian M" w:date="2020-11-02T09:07:00Z">
        <w:r w:rsidR="00CA46DF" w:rsidDel="005D6E6B">
          <w:delText>s</w:delText>
        </w:r>
      </w:del>
      <w:r w:rsidR="00CA46DF">
        <w:t xml:space="preserve"> gross tumor volume</w:t>
      </w:r>
      <w:r w:rsidR="0009769A">
        <w:t>s</w:t>
      </w:r>
      <w:r w:rsidR="00CA46DF">
        <w:t xml:space="preserve"> (n=</w:t>
      </w:r>
      <w:r w:rsidR="00325229">
        <w:t>24</w:t>
      </w:r>
      <w:r w:rsidR="00CA46DF">
        <w:t xml:space="preserve">) </w:t>
      </w:r>
      <w:del w:id="669" w:author="Anderson,Brian M" w:date="2020-11-02T09:09:00Z">
        <w:r w:rsidR="00CA46DF" w:rsidDel="005D6E6B">
          <w:delText xml:space="preserve">for </w:delText>
        </w:r>
      </w:del>
      <w:ins w:id="670" w:author="Anderson,Brian M" w:date="2020-11-02T09:09:00Z">
        <w:r w:rsidR="005D6E6B">
          <w:t>were</w:t>
        </w:r>
      </w:ins>
      <w:ins w:id="671" w:author="Anderson,Brian M" w:date="2020-11-02T09:10:00Z">
        <w:r w:rsidR="005D6E6B">
          <w:t xml:space="preserve"> interventional</w:t>
        </w:r>
      </w:ins>
      <w:del w:id="672" w:author="Anderson,Brian M" w:date="2020-11-02T09:09:00Z">
        <w:r w:rsidR="00CA46DF" w:rsidDel="005D6E6B">
          <w:delText xml:space="preserve">each radiologist and their </w:delText>
        </w:r>
        <w:r w:rsidR="00325229" w:rsidDel="005D6E6B">
          <w:delText xml:space="preserve">majority </w:delText>
        </w:r>
        <w:r w:rsidR="00CA46DF" w:rsidDel="005D6E6B">
          <w:delText xml:space="preserve">score was </w:delText>
        </w:r>
      </w:del>
      <w:ins w:id="673" w:author="Anderson,Brian M" w:date="2020-11-02T09:09:00Z">
        <w:r w:rsidR="005D6E6B">
          <w:t xml:space="preserve"> </w:t>
        </w:r>
      </w:ins>
      <w:r w:rsidR="006971E7">
        <w:t>r</w:t>
      </w:r>
      <w:r w:rsidR="00CA46DF">
        <w:t>adiologist</w:t>
      </w:r>
      <w:del w:id="674" w:author="Anderson,Brian M" w:date="2020-11-02T09:10:00Z">
        <w:r w:rsidR="00CA46DF" w:rsidDel="005D6E6B">
          <w:delText xml:space="preserve"> </w:delText>
        </w:r>
        <w:r w:rsidR="006971E7" w:rsidDel="005D6E6B">
          <w:delText>o</w:delText>
        </w:r>
        <w:r w:rsidR="00CA46DF" w:rsidDel="005D6E6B">
          <w:delText>ne</w:delText>
        </w:r>
      </w:del>
      <w:r w:rsidR="00BD5219">
        <w:t>:</w:t>
      </w:r>
      <w:r w:rsidR="00123FBD">
        <w:t xml:space="preserve"> </w:t>
      </w:r>
      <w:r w:rsidR="00325229">
        <w:t>4.7</w:t>
      </w:r>
      <w:r w:rsidR="00123FBD">
        <w:t xml:space="preserve"> (</w:t>
      </w:r>
      <w:r w:rsidR="00325229">
        <w:t>4</w:t>
      </w:r>
      <w:r w:rsidR="00123FBD">
        <w:t>-</w:t>
      </w:r>
      <w:r w:rsidR="00325229">
        <w:t>5</w:t>
      </w:r>
      <w:r w:rsidR="00123FBD">
        <w:t>)</w:t>
      </w:r>
      <w:r w:rsidR="006971E7">
        <w:t>,</w:t>
      </w:r>
      <w:ins w:id="675" w:author="Anderson,Brian M" w:date="2020-11-02T09:10:00Z">
        <w:r w:rsidR="005D6E6B">
          <w:t xml:space="preserve"> diagnostic</w:t>
        </w:r>
      </w:ins>
      <w:r w:rsidR="006971E7">
        <w:t xml:space="preserve"> r</w:t>
      </w:r>
      <w:r w:rsidR="00CA46DF">
        <w:t>adiologist</w:t>
      </w:r>
      <w:del w:id="676" w:author="Anderson,Brian M" w:date="2020-11-02T09:11:00Z">
        <w:r w:rsidR="00CA46DF" w:rsidDel="005D6E6B">
          <w:delText xml:space="preserve"> </w:delText>
        </w:r>
        <w:r w:rsidR="006971E7" w:rsidDel="005D6E6B">
          <w:delText>t</w:delText>
        </w:r>
        <w:r w:rsidR="00BD5219" w:rsidDel="005D6E6B">
          <w:delText>wo:</w:delText>
        </w:r>
      </w:del>
      <w:ins w:id="677" w:author="Anderson,Brian M" w:date="2020-11-02T09:11:00Z">
        <w:r w:rsidR="005D6E6B">
          <w:t>:</w:t>
        </w:r>
      </w:ins>
      <w:r w:rsidR="00BD5219">
        <w:t xml:space="preserve"> </w:t>
      </w:r>
      <w:r w:rsidR="00325229">
        <w:t>4.6</w:t>
      </w:r>
      <w:r w:rsidR="00123FBD">
        <w:t xml:space="preserve"> </w:t>
      </w:r>
      <w:r w:rsidR="00325229">
        <w:t>(4</w:t>
      </w:r>
      <w:r w:rsidR="00123FBD">
        <w:t>-</w:t>
      </w:r>
      <w:r w:rsidR="00325229">
        <w:t>5</w:t>
      </w:r>
      <w:r w:rsidR="00123FBD">
        <w:t>),</w:t>
      </w:r>
      <w:r w:rsidR="00325229">
        <w:t xml:space="preserve"> physician fellow 4.9 (4-5),</w:t>
      </w:r>
      <w:ins w:id="678" w:author="Anderson,Brian M" w:date="2020-11-02T09:11:00Z">
        <w:r w:rsidR="005D6E6B">
          <w:t xml:space="preserve"> and</w:t>
        </w:r>
      </w:ins>
      <w:r w:rsidR="00CA46DF">
        <w:t xml:space="preserve"> </w:t>
      </w:r>
      <w:del w:id="679" w:author="Anderson,Brian M" w:date="2020-11-02T09:12:00Z">
        <w:r w:rsidR="00325229" w:rsidDel="005D6E6B">
          <w:delText>M</w:delText>
        </w:r>
      </w:del>
      <w:ins w:id="680" w:author="Anderson,Brian M" w:date="2020-11-02T09:12:00Z">
        <w:r w:rsidR="005D6E6B">
          <w:t>m</w:t>
        </w:r>
      </w:ins>
      <w:r w:rsidR="00325229">
        <w:t>ajority</w:t>
      </w:r>
      <w:r w:rsidR="00CA46DF">
        <w:t xml:space="preserve">: </w:t>
      </w:r>
      <w:r w:rsidR="00325229">
        <w:t>4.8</w:t>
      </w:r>
      <w:r w:rsidR="00123FBD">
        <w:t xml:space="preserve"> (</w:t>
      </w:r>
      <w:r w:rsidR="00325229">
        <w:t>4</w:t>
      </w:r>
      <w:r w:rsidR="00123FBD">
        <w:t>-</w:t>
      </w:r>
      <w:r w:rsidR="00325229">
        <w:t>5</w:t>
      </w:r>
      <w:r w:rsidR="00123FBD">
        <w:t>)</w:t>
      </w:r>
      <w:r w:rsidR="00CA46DF">
        <w:t xml:space="preserve">. The </w:t>
      </w:r>
      <w:r w:rsidR="00BD5219">
        <w:t>mean</w:t>
      </w:r>
      <w:r w:rsidR="00CA46DF">
        <w:t xml:space="preserve"> (min</w:t>
      </w:r>
      <w:r w:rsidR="00BD5219">
        <w:t xml:space="preserve"> -</w:t>
      </w:r>
      <w:r w:rsidR="00CA46DF">
        <w:t xml:space="preserve"> max) Likert</w:t>
      </w:r>
      <w:r w:rsidR="002832C8">
        <w:t xml:space="preserve"> scores</w:t>
      </w:r>
      <w:r w:rsidR="00CA46DF">
        <w:t xml:space="preserve"> for each qualitative patient ablation volume (n=</w:t>
      </w:r>
      <w:r w:rsidR="00325229">
        <w:t>19</w:t>
      </w:r>
      <w:r w:rsidR="00CA46DF">
        <w:t xml:space="preserve">) </w:t>
      </w:r>
      <w:del w:id="681" w:author="Anderson,Brian M" w:date="2020-11-02T09:11:00Z">
        <w:r w:rsidR="00325229" w:rsidDel="005D6E6B">
          <w:delText xml:space="preserve">for each radiologist </w:delText>
        </w:r>
      </w:del>
      <w:r w:rsidR="00325229">
        <w:t>and the</w:t>
      </w:r>
      <w:del w:id="682" w:author="Anderson,Brian M" w:date="2020-11-02T09:11:00Z">
        <w:r w:rsidR="00325229" w:rsidDel="005D6E6B">
          <w:delText>ir</w:delText>
        </w:r>
      </w:del>
      <w:r w:rsidR="00325229">
        <w:t xml:space="preserve"> majority score </w:t>
      </w:r>
      <w:del w:id="683" w:author="Anderson,Brian M" w:date="2020-11-02T09:11:00Z">
        <w:r w:rsidR="006971E7" w:rsidDel="005D6E6B">
          <w:delText xml:space="preserve">was </w:delText>
        </w:r>
      </w:del>
      <w:ins w:id="684" w:author="Anderson,Brian M" w:date="2020-11-02T09:11:00Z">
        <w:r w:rsidR="005D6E6B">
          <w:t>were interventional</w:t>
        </w:r>
        <w:r w:rsidR="005D6E6B">
          <w:t xml:space="preserve"> </w:t>
        </w:r>
      </w:ins>
      <w:r w:rsidR="006971E7">
        <w:t>radiologist</w:t>
      </w:r>
      <w:del w:id="685" w:author="Anderson,Brian M" w:date="2020-11-02T09:12:00Z">
        <w:r w:rsidR="006971E7" w:rsidDel="005D6E6B">
          <w:delText xml:space="preserve"> one</w:delText>
        </w:r>
      </w:del>
      <w:r w:rsidR="006971E7">
        <w:t xml:space="preserve">: </w:t>
      </w:r>
      <w:r w:rsidR="00325229">
        <w:t>4.1</w:t>
      </w:r>
      <w:r w:rsidR="00123FBD">
        <w:t xml:space="preserve"> (</w:t>
      </w:r>
      <w:r w:rsidR="00325229">
        <w:t>2-5</w:t>
      </w:r>
      <w:r w:rsidR="00123FBD">
        <w:t>)</w:t>
      </w:r>
      <w:r w:rsidR="006971E7">
        <w:t xml:space="preserve">, </w:t>
      </w:r>
      <w:ins w:id="686" w:author="Anderson,Brian M" w:date="2020-11-02T09:12:00Z">
        <w:r w:rsidR="005D6E6B">
          <w:t xml:space="preserve">diagnostic </w:t>
        </w:r>
      </w:ins>
      <w:r w:rsidR="006971E7">
        <w:t>r</w:t>
      </w:r>
      <w:r w:rsidR="00CA46DF">
        <w:t>ad</w:t>
      </w:r>
      <w:r w:rsidR="006971E7">
        <w:t>iologist</w:t>
      </w:r>
      <w:del w:id="687" w:author="Anderson,Brian M" w:date="2020-11-02T09:12:00Z">
        <w:r w:rsidR="006971E7" w:rsidDel="005D6E6B">
          <w:delText xml:space="preserve"> t</w:delText>
        </w:r>
        <w:r w:rsidR="00CA46DF" w:rsidDel="005D6E6B">
          <w:delText>wo</w:delText>
        </w:r>
      </w:del>
      <w:r w:rsidR="00CA46DF">
        <w:t xml:space="preserve">: </w:t>
      </w:r>
      <w:r w:rsidR="00325229">
        <w:t>3.8</w:t>
      </w:r>
      <w:r w:rsidR="00123FBD">
        <w:t xml:space="preserve"> (</w:t>
      </w:r>
      <w:r w:rsidR="00325229">
        <w:t>2</w:t>
      </w:r>
      <w:r w:rsidR="00123FBD">
        <w:t>-</w:t>
      </w:r>
      <w:r w:rsidR="00325229">
        <w:t>5</w:t>
      </w:r>
      <w:r w:rsidR="00123FBD">
        <w:t>),</w:t>
      </w:r>
      <w:r w:rsidR="00CA46DF">
        <w:t xml:space="preserve"> </w:t>
      </w:r>
      <w:r w:rsidR="00325229">
        <w:t xml:space="preserve">physician fellow 4.5 (3-5), </w:t>
      </w:r>
      <w:ins w:id="688" w:author="Anderson,Brian M" w:date="2020-11-02T09:12:00Z">
        <w:r w:rsidR="005D6E6B">
          <w:t xml:space="preserve">and </w:t>
        </w:r>
      </w:ins>
      <w:del w:id="689" w:author="Anderson,Brian M" w:date="2020-11-02T09:12:00Z">
        <w:r w:rsidR="00325229" w:rsidDel="005D6E6B">
          <w:delText>M</w:delText>
        </w:r>
      </w:del>
      <w:ins w:id="690" w:author="Anderson,Brian M" w:date="2020-11-02T09:12:00Z">
        <w:r w:rsidR="005D6E6B">
          <w:t>m</w:t>
        </w:r>
      </w:ins>
      <w:r w:rsidR="00325229">
        <w:t>ajority</w:t>
      </w:r>
      <w:r w:rsidR="00CA46DF">
        <w:t xml:space="preserve">: </w:t>
      </w:r>
      <w:r w:rsidR="00325229">
        <w:t>4.1</w:t>
      </w:r>
      <w:r w:rsidR="00123FBD">
        <w:t xml:space="preserve"> (</w:t>
      </w:r>
      <w:r w:rsidR="00325229">
        <w:t>2</w:t>
      </w:r>
      <w:r w:rsidR="00123FBD">
        <w:t>-</w:t>
      </w:r>
      <w:r w:rsidR="00325229">
        <w:t>5</w:t>
      </w:r>
      <w:r w:rsidR="00123FBD">
        <w:t>)</w:t>
      </w:r>
      <w:r w:rsidR="00CA46DF">
        <w:t>.</w:t>
      </w:r>
      <w:r w:rsidR="00997F9A">
        <w:t xml:space="preserve"> </w:t>
      </w:r>
      <w:ins w:id="691" w:author="Anderson,Brian M" w:date="2020-11-02T09:12:00Z">
        <w:r w:rsidR="005D6E6B">
          <w:t xml:space="preserve">All </w:t>
        </w:r>
      </w:ins>
      <w:del w:id="692" w:author="Anderson,Brian M" w:date="2020-11-02T09:12:00Z">
        <w:r w:rsidR="00325229" w:rsidDel="005D6E6B">
          <w:delText>100</w:delText>
        </w:r>
        <w:r w:rsidR="00997F9A" w:rsidDel="005D6E6B">
          <w:delText>%</w:delText>
        </w:r>
        <w:r w:rsidR="00CF1453" w:rsidDel="005D6E6B">
          <w:delText xml:space="preserve"> </w:delText>
        </w:r>
      </w:del>
      <w:r w:rsidR="00CF1453">
        <w:t>(</w:t>
      </w:r>
      <w:r w:rsidR="00325229">
        <w:t>24</w:t>
      </w:r>
      <w:r w:rsidR="00123FBD">
        <w:t>/</w:t>
      </w:r>
      <w:r w:rsidR="00325229">
        <w:t>24</w:t>
      </w:r>
      <w:r w:rsidR="00CF1453">
        <w:t>)</w:t>
      </w:r>
      <w:r w:rsidR="00997F9A">
        <w:t xml:space="preserve"> of the </w:t>
      </w:r>
      <w:del w:id="693" w:author="Anderson,Brian M" w:date="2020-11-02T09:12:00Z">
        <w:r w:rsidR="00997F9A" w:rsidDel="005D6E6B">
          <w:delText xml:space="preserve">GTV </w:delText>
        </w:r>
      </w:del>
      <w:ins w:id="694" w:author="Anderson,Brian M" w:date="2020-11-02T09:12:00Z">
        <w:r w:rsidR="005D6E6B">
          <w:t>CRLM</w:t>
        </w:r>
        <w:r w:rsidR="005D6E6B">
          <w:t xml:space="preserve"> </w:t>
        </w:r>
      </w:ins>
      <w:r w:rsidR="00997F9A">
        <w:t>contours and</w:t>
      </w:r>
      <w:r w:rsidR="00123FBD">
        <w:t xml:space="preserve"> </w:t>
      </w:r>
      <w:proofErr w:type="gramStart"/>
      <w:r w:rsidR="00325229">
        <w:t>84</w:t>
      </w:r>
      <w:r w:rsidR="00123FBD">
        <w:t>%</w:t>
      </w:r>
      <w:proofErr w:type="gramEnd"/>
      <w:r w:rsidR="00123FBD">
        <w:t>(</w:t>
      </w:r>
      <w:r w:rsidR="00325229">
        <w:t>16</w:t>
      </w:r>
      <w:r w:rsidR="00123FBD">
        <w:t>/</w:t>
      </w:r>
      <w:r w:rsidR="00325229">
        <w:t>19</w:t>
      </w:r>
      <w:r w:rsidR="00123FBD">
        <w:t>)</w:t>
      </w:r>
      <w:r w:rsidR="00997F9A">
        <w:t xml:space="preserve"> of the ablation contours </w:t>
      </w:r>
      <w:r w:rsidR="001D33AC">
        <w:t>had</w:t>
      </w:r>
      <w:r w:rsidR="00997F9A">
        <w:t xml:space="preserve"> a </w:t>
      </w:r>
      <w:ins w:id="695" w:author="Anderson,Brian M" w:date="2020-11-02T09:12:00Z">
        <w:r w:rsidR="004914BE">
          <w:t xml:space="preserve">majority </w:t>
        </w:r>
      </w:ins>
      <w:r w:rsidR="00997F9A">
        <w:t>Likert score</w:t>
      </w:r>
      <w:r w:rsidR="00325229">
        <w:t xml:space="preserve"> </w:t>
      </w:r>
      <w:ins w:id="696" w:author="Anderson,Brian M" w:date="2020-11-02T09:13:00Z">
        <w:r w:rsidR="004914BE">
          <w:rPr>
            <w:rFonts w:cstheme="minorHAnsi"/>
          </w:rPr>
          <w:t>≥</w:t>
        </w:r>
        <w:r w:rsidR="004914BE">
          <w:t xml:space="preserve"> </w:t>
        </w:r>
      </w:ins>
      <w:del w:id="697" w:author="Anderson,Brian M" w:date="2020-11-02T09:13:00Z">
        <w:r w:rsidR="00325229" w:rsidDel="004914BE">
          <w:delText xml:space="preserve">greater than or equal to </w:delText>
        </w:r>
      </w:del>
      <w:r w:rsidR="00325229">
        <w:t>4</w:t>
      </w:r>
      <w:del w:id="698" w:author="Anderson,Brian M" w:date="2020-11-02T09:13:00Z">
        <w:r w:rsidR="00325229" w:rsidDel="004914BE">
          <w:delText xml:space="preserve"> in majority voting</w:delText>
        </w:r>
      </w:del>
      <w:r w:rsidR="00997F9A">
        <w:t>.</w:t>
      </w:r>
    </w:p>
    <w:p w14:paraId="2B0929F0" w14:textId="4DB1D6AA" w:rsidR="00B52D79" w:rsidRDefault="002832C8" w:rsidP="00B52D79">
      <w:pPr>
        <w:rPr>
          <w:ins w:id="699" w:author="Anderson,Brian M" w:date="2020-10-30T08:39:00Z"/>
        </w:rPr>
      </w:pPr>
      <w:r>
        <w:t xml:space="preserve">Figure xxx </w:t>
      </w:r>
      <w:r w:rsidR="009D63D5">
        <w:t xml:space="preserve">and Table xxx </w:t>
      </w:r>
      <w:del w:id="700" w:author="Anderson,Brian M" w:date="2020-11-02T09:13:00Z">
        <w:r w:rsidDel="005E62CE">
          <w:delText xml:space="preserve">represent </w:delText>
        </w:r>
      </w:del>
      <w:ins w:id="701" w:author="Anderson,Brian M" w:date="2020-11-02T09:13:00Z">
        <w:r w:rsidR="005E62CE">
          <w:t>show</w:t>
        </w:r>
      </w:ins>
      <w:del w:id="702" w:author="Anderson,Brian M" w:date="2020-11-02T09:13:00Z">
        <w:r w:rsidDel="005E62CE">
          <w:delText>the detailed scoring by</w:delText>
        </w:r>
      </w:del>
      <w:r>
        <w:t xml:space="preserve"> the</w:t>
      </w:r>
      <w:ins w:id="703" w:author="Anderson,Brian M" w:date="2020-11-02T09:13:00Z">
        <w:r w:rsidR="005E62CE">
          <w:t xml:space="preserve"> scores of the</w:t>
        </w:r>
      </w:ins>
      <w:r>
        <w:t xml:space="preserve"> two radiologists </w:t>
      </w:r>
      <w:r w:rsidR="009D63D5">
        <w:t xml:space="preserve">and physician fellow </w:t>
      </w:r>
      <w:r>
        <w:t xml:space="preserve">on the </w:t>
      </w:r>
      <w:r w:rsidR="009D63D5">
        <w:t>C</w:t>
      </w:r>
      <w:r w:rsidR="00BD495A">
        <w:t>R</w:t>
      </w:r>
      <w:r w:rsidR="009D63D5">
        <w:t xml:space="preserve">LM </w:t>
      </w:r>
      <w:r>
        <w:t>and ablation zones.</w:t>
      </w:r>
    </w:p>
    <w:p w14:paraId="5EA3BEDF" w14:textId="77777777" w:rsidR="00AF26C7" w:rsidRDefault="0063709D" w:rsidP="00AF26C7">
      <w:pPr>
        <w:keepNext/>
        <w:rPr>
          <w:ins w:id="704" w:author="Anderson,Brian M" w:date="2020-10-30T08:40:00Z"/>
        </w:rPr>
        <w:pPrChange w:id="705" w:author="Anderson,Brian M" w:date="2020-10-30T08:40:00Z">
          <w:pPr/>
        </w:pPrChange>
      </w:pPr>
      <w:ins w:id="706" w:author="Anderson,Brian M" w:date="2020-10-30T08:39:00Z">
        <w:r>
          <w:rPr>
            <w:noProof/>
          </w:rPr>
          <w:lastRenderedPageBreak/>
          <w:drawing>
            <wp:inline distT="0" distB="0" distL="0" distR="0" wp14:anchorId="57C4EF7C" wp14:editId="2A355519">
              <wp:extent cx="6194765" cy="5443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01" cy="5464202"/>
                      </a:xfrm>
                      <a:prstGeom prst="rect">
                        <a:avLst/>
                      </a:prstGeom>
                      <a:noFill/>
                    </pic:spPr>
                  </pic:pic>
                </a:graphicData>
              </a:graphic>
            </wp:inline>
          </w:drawing>
        </w:r>
      </w:ins>
    </w:p>
    <w:p w14:paraId="273CD768" w14:textId="1ED691B0" w:rsidR="0063709D" w:rsidRDefault="00AF26C7" w:rsidP="00AF26C7">
      <w:pPr>
        <w:pStyle w:val="Caption"/>
        <w:pPrChange w:id="707" w:author="Anderson,Brian M" w:date="2020-10-30T08:40:00Z">
          <w:pPr/>
        </w:pPrChange>
      </w:pPr>
      <w:ins w:id="708" w:author="Anderson,Brian M" w:date="2020-10-30T08:40:00Z">
        <w:r>
          <w:t xml:space="preserve">Figure </w:t>
        </w:r>
        <w:r>
          <w:fldChar w:fldCharType="begin"/>
        </w:r>
        <w:r>
          <w:instrText xml:space="preserve"> SEQ Figure \* ARABIC </w:instrText>
        </w:r>
      </w:ins>
      <w:r>
        <w:fldChar w:fldCharType="separate"/>
      </w:r>
      <w:ins w:id="709" w:author="Anderson,Brian M" w:date="2020-10-30T08:40:00Z">
        <w:r>
          <w:rPr>
            <w:noProof/>
          </w:rPr>
          <w:t>7</w:t>
        </w:r>
        <w:r>
          <w:fldChar w:fldCharType="end"/>
        </w:r>
        <w:r>
          <w:t>:</w:t>
        </w:r>
        <w:r w:rsidRPr="00AF26C7">
          <w:t xml:space="preserve"> </w:t>
        </w:r>
        <w:r>
          <w:t xml:space="preserve">(Top) Likert </w:t>
        </w:r>
        <w:proofErr w:type="gramStart"/>
        <w:r>
          <w:t>Score</w:t>
        </w:r>
        <w:proofErr w:type="gramEnd"/>
        <w:r>
          <w:t xml:space="preserve"> by each reviewer for each disease site. (Bottom) Likert Score by each reviewer for each ablation site. A higher value is associated with a higher quality.</w:t>
        </w:r>
      </w:ins>
    </w:p>
    <w:p w14:paraId="00F9FBDA" w14:textId="289FC68F" w:rsidR="004F0855" w:rsidDel="00AF26C7" w:rsidRDefault="004F0855" w:rsidP="00AF26C7">
      <w:pPr>
        <w:keepNext/>
        <w:rPr>
          <w:del w:id="710" w:author="Anderson,Brian M" w:date="2020-10-30T08:40:00Z"/>
        </w:rPr>
        <w:pPrChange w:id="711" w:author="Anderson,Brian M" w:date="2020-10-30T08:40:00Z">
          <w:pPr>
            <w:keepNext/>
          </w:pPr>
        </w:pPrChange>
      </w:pPr>
      <w:del w:id="712" w:author="Anderson,Brian M" w:date="2020-10-30T08:40:00Z">
        <w:r w:rsidDel="00AF26C7">
          <w:rPr>
            <w:noProof/>
          </w:rPr>
          <w:lastRenderedPageBreak/>
          <w:drawing>
            <wp:inline distT="0" distB="0" distL="0" distR="0" wp14:anchorId="75C43EB5" wp14:editId="0E9E6689">
              <wp:extent cx="6144539" cy="6051398"/>
              <wp:effectExtent l="0" t="0" r="889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8411" cy="6065060"/>
                      </a:xfrm>
                      <a:prstGeom prst="rect">
                        <a:avLst/>
                      </a:prstGeom>
                      <a:noFill/>
                    </pic:spPr>
                  </pic:pic>
                </a:graphicData>
              </a:graphic>
            </wp:inline>
          </w:drawing>
        </w:r>
      </w:del>
    </w:p>
    <w:p w14:paraId="193F25CC" w14:textId="4D77D283" w:rsidR="004F0855" w:rsidRDefault="004F0855" w:rsidP="00AF26C7">
      <w:pPr>
        <w:keepNext/>
        <w:pPrChange w:id="713" w:author="Anderson,Brian M" w:date="2020-10-30T08:40:00Z">
          <w:pPr>
            <w:pStyle w:val="Caption"/>
          </w:pPr>
        </w:pPrChange>
      </w:pPr>
      <w:del w:id="714" w:author="Anderson,Brian M" w:date="2020-10-30T08:40:00Z">
        <w:r w:rsidDel="00AF26C7">
          <w:delText xml:space="preserve">Figure </w:delText>
        </w:r>
        <w:r w:rsidR="0063709D" w:rsidDel="00AF26C7">
          <w:fldChar w:fldCharType="begin"/>
        </w:r>
        <w:r w:rsidR="0063709D" w:rsidRPr="00AF26C7" w:rsidDel="00AF26C7">
          <w:rPr>
            <w:rPrChange w:id="715" w:author="Anderson,Brian M" w:date="2020-10-30T08:40:00Z">
              <w:rPr/>
            </w:rPrChange>
          </w:rPr>
          <w:delInstrText xml:space="preserve"> SEQ Figure \* ARABIC </w:delInstrText>
        </w:r>
        <w:r w:rsidR="0063709D" w:rsidDel="00AF26C7">
          <w:fldChar w:fldCharType="separate"/>
        </w:r>
        <w:r w:rsidRPr="00930E2E" w:rsidDel="00AF26C7">
          <w:rPr>
            <w:noProof/>
          </w:rPr>
          <w:delText>7</w:delText>
        </w:r>
        <w:r w:rsidR="0063709D" w:rsidDel="00AF26C7">
          <w:rPr>
            <w:noProof/>
          </w:rPr>
          <w:fldChar w:fldCharType="end"/>
        </w:r>
        <w:r w:rsidDel="00AF26C7">
          <w:delText>: (Top) Likert Score by each reviewer for each disease site. (Bottom) Likert Score by each reviewer for each ablation site. A higher value is associated with a higher quality.</w:delText>
        </w:r>
      </w:del>
    </w:p>
    <w:p w14:paraId="1EDC6BC1" w14:textId="606AC16B" w:rsidR="0001030F" w:rsidRDefault="0001030F" w:rsidP="00484061">
      <w:pPr>
        <w:pStyle w:val="Caption"/>
        <w:keepNext/>
      </w:pPr>
      <w:r>
        <w:t xml:space="preserve">Table </w:t>
      </w:r>
      <w:r w:rsidR="0063709D">
        <w:fldChar w:fldCharType="begin"/>
      </w:r>
      <w:r w:rsidR="0063709D">
        <w:instrText xml:space="preserve"> SEQ Table \* ARABIC </w:instrText>
      </w:r>
      <w:r w:rsidR="0063709D">
        <w:fldChar w:fldCharType="separate"/>
      </w:r>
      <w:r>
        <w:rPr>
          <w:noProof/>
        </w:rPr>
        <w:t>6</w:t>
      </w:r>
      <w:r w:rsidR="0063709D">
        <w:rPr>
          <w:noProof/>
        </w:rPr>
        <w:fldChar w:fldCharType="end"/>
      </w:r>
      <w:r>
        <w:t>: Breakdown of Likert score (1-5) for predicted contours of CLM and Ablation sites</w:t>
      </w:r>
      <w:r w:rsidR="00F56440">
        <w:t xml:space="preserve"> by each reviewer, %</w:t>
      </w:r>
      <w:proofErr w:type="gramStart"/>
      <w:r w:rsidR="00F56440">
        <w:t>&gt;=</w:t>
      </w:r>
      <w:proofErr w:type="gramEnd"/>
      <w:r w:rsidR="00F56440">
        <w:t>4 is the percentage of cases with a Likert score of 4 or greater.</w:t>
      </w:r>
    </w:p>
    <w:tbl>
      <w:tblPr>
        <w:tblStyle w:val="TableGrid"/>
        <w:tblW w:w="9793" w:type="dxa"/>
        <w:tblLook w:val="04A0" w:firstRow="1" w:lastRow="0" w:firstColumn="1" w:lastColumn="0" w:noHBand="0" w:noVBand="1"/>
      </w:tblPr>
      <w:tblGrid>
        <w:gridCol w:w="1400"/>
        <w:gridCol w:w="2513"/>
        <w:gridCol w:w="1997"/>
        <w:gridCol w:w="1997"/>
        <w:gridCol w:w="1865"/>
        <w:gridCol w:w="21"/>
      </w:tblGrid>
      <w:tr w:rsidR="009D63D5" w:rsidRPr="009D63D5" w14:paraId="181DA020" w14:textId="77777777" w:rsidTr="00484061">
        <w:trPr>
          <w:trHeight w:val="352"/>
        </w:trPr>
        <w:tc>
          <w:tcPr>
            <w:tcW w:w="1400" w:type="dxa"/>
            <w:vMerge w:val="restart"/>
            <w:noWrap/>
            <w:vAlign w:val="center"/>
            <w:hideMark/>
          </w:tcPr>
          <w:p w14:paraId="2D9F4BD9" w14:textId="77777777" w:rsidR="009D63D5" w:rsidRPr="009D63D5" w:rsidRDefault="009D63D5" w:rsidP="00484061">
            <w:pPr>
              <w:keepNext/>
              <w:keepLines/>
              <w:jc w:val="center"/>
            </w:pPr>
          </w:p>
        </w:tc>
        <w:tc>
          <w:tcPr>
            <w:tcW w:w="8393" w:type="dxa"/>
            <w:gridSpan w:val="5"/>
            <w:noWrap/>
            <w:vAlign w:val="center"/>
            <w:hideMark/>
          </w:tcPr>
          <w:p w14:paraId="532D9E45" w14:textId="330B8D97" w:rsidR="009D63D5" w:rsidRPr="009D63D5" w:rsidRDefault="0001030F" w:rsidP="00484061">
            <w:pPr>
              <w:keepNext/>
              <w:keepLines/>
              <w:jc w:val="center"/>
            </w:pPr>
            <w:r>
              <w:t>C</w:t>
            </w:r>
            <w:r w:rsidR="00D32F8B">
              <w:t>R</w:t>
            </w:r>
            <w:r>
              <w:t>LM</w:t>
            </w:r>
            <w:r w:rsidR="009D63D5" w:rsidRPr="009D63D5">
              <w:t xml:space="preserve"> Scoring (n=24)</w:t>
            </w:r>
          </w:p>
        </w:tc>
      </w:tr>
      <w:tr w:rsidR="0001030F" w:rsidRPr="009D63D5" w14:paraId="7AD397F9" w14:textId="77777777" w:rsidTr="0001030F">
        <w:trPr>
          <w:gridAfter w:val="1"/>
          <w:wAfter w:w="21" w:type="dxa"/>
          <w:trHeight w:val="352"/>
        </w:trPr>
        <w:tc>
          <w:tcPr>
            <w:tcW w:w="1400" w:type="dxa"/>
            <w:vMerge/>
            <w:vAlign w:val="center"/>
            <w:hideMark/>
          </w:tcPr>
          <w:p w14:paraId="4394A40C" w14:textId="77777777" w:rsidR="009D63D5" w:rsidRPr="009D63D5" w:rsidRDefault="009D63D5" w:rsidP="00484061">
            <w:pPr>
              <w:keepNext/>
              <w:keepLines/>
              <w:jc w:val="center"/>
            </w:pPr>
          </w:p>
        </w:tc>
        <w:tc>
          <w:tcPr>
            <w:tcW w:w="2513" w:type="dxa"/>
            <w:noWrap/>
            <w:vAlign w:val="center"/>
            <w:hideMark/>
          </w:tcPr>
          <w:p w14:paraId="38663195" w14:textId="77777777" w:rsidR="009D63D5" w:rsidRPr="009D63D5" w:rsidRDefault="009D63D5" w:rsidP="00484061">
            <w:pPr>
              <w:keepNext/>
              <w:keepLines/>
              <w:jc w:val="center"/>
            </w:pPr>
            <w:r w:rsidRPr="009D63D5">
              <w:t>Reviewer 1</w:t>
            </w:r>
          </w:p>
        </w:tc>
        <w:tc>
          <w:tcPr>
            <w:tcW w:w="1997" w:type="dxa"/>
            <w:noWrap/>
            <w:vAlign w:val="center"/>
            <w:hideMark/>
          </w:tcPr>
          <w:p w14:paraId="4388F712" w14:textId="77777777" w:rsidR="009D63D5" w:rsidRPr="009D63D5" w:rsidRDefault="009D63D5" w:rsidP="00484061">
            <w:pPr>
              <w:keepNext/>
              <w:keepLines/>
              <w:jc w:val="center"/>
            </w:pPr>
            <w:r w:rsidRPr="009D63D5">
              <w:t>Reviewer 2</w:t>
            </w:r>
          </w:p>
        </w:tc>
        <w:tc>
          <w:tcPr>
            <w:tcW w:w="1997" w:type="dxa"/>
            <w:noWrap/>
            <w:vAlign w:val="center"/>
            <w:hideMark/>
          </w:tcPr>
          <w:p w14:paraId="787B547D" w14:textId="77777777" w:rsidR="009D63D5" w:rsidRPr="009D63D5" w:rsidRDefault="009D63D5" w:rsidP="00484061">
            <w:pPr>
              <w:keepNext/>
              <w:keepLines/>
              <w:jc w:val="center"/>
            </w:pPr>
            <w:r w:rsidRPr="009D63D5">
              <w:t>Reviewer 3</w:t>
            </w:r>
          </w:p>
        </w:tc>
        <w:tc>
          <w:tcPr>
            <w:tcW w:w="1865" w:type="dxa"/>
            <w:noWrap/>
            <w:vAlign w:val="center"/>
            <w:hideMark/>
          </w:tcPr>
          <w:p w14:paraId="2E652F48" w14:textId="77777777" w:rsidR="009D63D5" w:rsidRPr="009D63D5" w:rsidRDefault="009D63D5" w:rsidP="00484061">
            <w:pPr>
              <w:keepNext/>
              <w:keepLines/>
              <w:jc w:val="center"/>
            </w:pPr>
            <w:r w:rsidRPr="009D63D5">
              <w:t>Majority Vote</w:t>
            </w:r>
          </w:p>
        </w:tc>
      </w:tr>
      <w:tr w:rsidR="0001030F" w:rsidRPr="009D63D5" w14:paraId="6A1B5733" w14:textId="77777777" w:rsidTr="0001030F">
        <w:trPr>
          <w:gridAfter w:val="1"/>
          <w:wAfter w:w="21" w:type="dxa"/>
          <w:trHeight w:val="352"/>
        </w:trPr>
        <w:tc>
          <w:tcPr>
            <w:tcW w:w="1400" w:type="dxa"/>
            <w:noWrap/>
            <w:vAlign w:val="center"/>
            <w:hideMark/>
          </w:tcPr>
          <w:p w14:paraId="227A1BDA" w14:textId="77777777" w:rsidR="009D63D5" w:rsidRPr="009D63D5" w:rsidRDefault="009D63D5" w:rsidP="00484061">
            <w:pPr>
              <w:keepNext/>
              <w:keepLines/>
              <w:jc w:val="center"/>
            </w:pPr>
            <w:r w:rsidRPr="009D63D5">
              <w:t>Mean</w:t>
            </w:r>
          </w:p>
        </w:tc>
        <w:tc>
          <w:tcPr>
            <w:tcW w:w="2513" w:type="dxa"/>
            <w:noWrap/>
            <w:vAlign w:val="center"/>
            <w:hideMark/>
          </w:tcPr>
          <w:p w14:paraId="418B3F5B" w14:textId="77777777" w:rsidR="009D63D5" w:rsidRPr="009D63D5" w:rsidRDefault="009D63D5" w:rsidP="00484061">
            <w:pPr>
              <w:keepNext/>
              <w:keepLines/>
              <w:jc w:val="center"/>
            </w:pPr>
            <w:r w:rsidRPr="009D63D5">
              <w:t>4.9</w:t>
            </w:r>
          </w:p>
        </w:tc>
        <w:tc>
          <w:tcPr>
            <w:tcW w:w="1997" w:type="dxa"/>
            <w:noWrap/>
            <w:vAlign w:val="center"/>
            <w:hideMark/>
          </w:tcPr>
          <w:p w14:paraId="160A52A3" w14:textId="77777777" w:rsidR="009D63D5" w:rsidRPr="009D63D5" w:rsidRDefault="009D63D5" w:rsidP="00484061">
            <w:pPr>
              <w:keepNext/>
              <w:keepLines/>
              <w:jc w:val="center"/>
            </w:pPr>
            <w:r w:rsidRPr="009D63D5">
              <w:t>4.7</w:t>
            </w:r>
          </w:p>
        </w:tc>
        <w:tc>
          <w:tcPr>
            <w:tcW w:w="1997" w:type="dxa"/>
            <w:noWrap/>
            <w:vAlign w:val="center"/>
            <w:hideMark/>
          </w:tcPr>
          <w:p w14:paraId="2511031F" w14:textId="77777777" w:rsidR="009D63D5" w:rsidRPr="009D63D5" w:rsidRDefault="009D63D5" w:rsidP="00484061">
            <w:pPr>
              <w:keepNext/>
              <w:keepLines/>
              <w:jc w:val="center"/>
            </w:pPr>
            <w:r w:rsidRPr="009D63D5">
              <w:t>4.6</w:t>
            </w:r>
          </w:p>
        </w:tc>
        <w:tc>
          <w:tcPr>
            <w:tcW w:w="1865" w:type="dxa"/>
            <w:noWrap/>
            <w:vAlign w:val="center"/>
            <w:hideMark/>
          </w:tcPr>
          <w:p w14:paraId="18B16FD1" w14:textId="77777777" w:rsidR="009D63D5" w:rsidRPr="009D63D5" w:rsidRDefault="009D63D5" w:rsidP="00484061">
            <w:pPr>
              <w:keepNext/>
              <w:keepLines/>
              <w:jc w:val="center"/>
            </w:pPr>
            <w:r w:rsidRPr="009D63D5">
              <w:t>4.8</w:t>
            </w:r>
          </w:p>
        </w:tc>
      </w:tr>
      <w:tr w:rsidR="0001030F" w:rsidRPr="009D63D5" w14:paraId="108957D6" w14:textId="77777777" w:rsidTr="0001030F">
        <w:trPr>
          <w:gridAfter w:val="1"/>
          <w:wAfter w:w="21" w:type="dxa"/>
          <w:trHeight w:val="352"/>
        </w:trPr>
        <w:tc>
          <w:tcPr>
            <w:tcW w:w="1400" w:type="dxa"/>
            <w:noWrap/>
            <w:vAlign w:val="center"/>
            <w:hideMark/>
          </w:tcPr>
          <w:p w14:paraId="35ED3B29" w14:textId="77777777" w:rsidR="009D63D5" w:rsidRPr="009D63D5" w:rsidRDefault="009D63D5" w:rsidP="00484061">
            <w:pPr>
              <w:keepNext/>
              <w:keepLines/>
              <w:jc w:val="center"/>
            </w:pPr>
            <w:r w:rsidRPr="009D63D5">
              <w:t>Min</w:t>
            </w:r>
          </w:p>
        </w:tc>
        <w:tc>
          <w:tcPr>
            <w:tcW w:w="2513" w:type="dxa"/>
            <w:noWrap/>
            <w:vAlign w:val="center"/>
            <w:hideMark/>
          </w:tcPr>
          <w:p w14:paraId="6903627E" w14:textId="77777777" w:rsidR="009D63D5" w:rsidRPr="009D63D5" w:rsidRDefault="009D63D5" w:rsidP="00484061">
            <w:pPr>
              <w:keepNext/>
              <w:keepLines/>
              <w:jc w:val="center"/>
            </w:pPr>
            <w:r w:rsidRPr="009D63D5">
              <w:t>4</w:t>
            </w:r>
          </w:p>
        </w:tc>
        <w:tc>
          <w:tcPr>
            <w:tcW w:w="1997" w:type="dxa"/>
            <w:noWrap/>
            <w:vAlign w:val="center"/>
            <w:hideMark/>
          </w:tcPr>
          <w:p w14:paraId="41E66A5E" w14:textId="77777777" w:rsidR="009D63D5" w:rsidRPr="009D63D5" w:rsidRDefault="009D63D5" w:rsidP="00484061">
            <w:pPr>
              <w:keepNext/>
              <w:keepLines/>
              <w:jc w:val="center"/>
            </w:pPr>
            <w:r w:rsidRPr="009D63D5">
              <w:t>4</w:t>
            </w:r>
          </w:p>
        </w:tc>
        <w:tc>
          <w:tcPr>
            <w:tcW w:w="1997" w:type="dxa"/>
            <w:noWrap/>
            <w:vAlign w:val="center"/>
            <w:hideMark/>
          </w:tcPr>
          <w:p w14:paraId="3F8B75E2" w14:textId="77777777" w:rsidR="009D63D5" w:rsidRPr="009D63D5" w:rsidRDefault="009D63D5" w:rsidP="00484061">
            <w:pPr>
              <w:keepNext/>
              <w:keepLines/>
              <w:jc w:val="center"/>
            </w:pPr>
            <w:r w:rsidRPr="009D63D5">
              <w:t>4</w:t>
            </w:r>
          </w:p>
        </w:tc>
        <w:tc>
          <w:tcPr>
            <w:tcW w:w="1865" w:type="dxa"/>
            <w:noWrap/>
            <w:vAlign w:val="center"/>
            <w:hideMark/>
          </w:tcPr>
          <w:p w14:paraId="643641DB" w14:textId="77777777" w:rsidR="009D63D5" w:rsidRPr="009D63D5" w:rsidRDefault="009D63D5" w:rsidP="00484061">
            <w:pPr>
              <w:keepNext/>
              <w:keepLines/>
              <w:jc w:val="center"/>
            </w:pPr>
            <w:r w:rsidRPr="009D63D5">
              <w:t>4</w:t>
            </w:r>
          </w:p>
        </w:tc>
      </w:tr>
      <w:tr w:rsidR="0001030F" w:rsidRPr="009D63D5" w14:paraId="3551541F" w14:textId="77777777" w:rsidTr="0001030F">
        <w:trPr>
          <w:gridAfter w:val="1"/>
          <w:wAfter w:w="21" w:type="dxa"/>
          <w:trHeight w:val="352"/>
        </w:trPr>
        <w:tc>
          <w:tcPr>
            <w:tcW w:w="1400" w:type="dxa"/>
            <w:noWrap/>
            <w:vAlign w:val="center"/>
            <w:hideMark/>
          </w:tcPr>
          <w:p w14:paraId="7FFB6815" w14:textId="77777777" w:rsidR="009D63D5" w:rsidRPr="009D63D5" w:rsidRDefault="009D63D5" w:rsidP="00484061">
            <w:pPr>
              <w:keepNext/>
              <w:keepLines/>
              <w:jc w:val="center"/>
            </w:pPr>
            <w:r w:rsidRPr="009D63D5">
              <w:t>Max</w:t>
            </w:r>
          </w:p>
        </w:tc>
        <w:tc>
          <w:tcPr>
            <w:tcW w:w="2513" w:type="dxa"/>
            <w:noWrap/>
            <w:vAlign w:val="center"/>
            <w:hideMark/>
          </w:tcPr>
          <w:p w14:paraId="6AD4E86F" w14:textId="77777777" w:rsidR="009D63D5" w:rsidRPr="009D63D5" w:rsidRDefault="009D63D5" w:rsidP="00484061">
            <w:pPr>
              <w:keepNext/>
              <w:keepLines/>
              <w:jc w:val="center"/>
            </w:pPr>
            <w:r w:rsidRPr="009D63D5">
              <w:t>5</w:t>
            </w:r>
          </w:p>
        </w:tc>
        <w:tc>
          <w:tcPr>
            <w:tcW w:w="1997" w:type="dxa"/>
            <w:noWrap/>
            <w:vAlign w:val="center"/>
            <w:hideMark/>
          </w:tcPr>
          <w:p w14:paraId="04E5DF71" w14:textId="77777777" w:rsidR="009D63D5" w:rsidRPr="009D63D5" w:rsidRDefault="009D63D5" w:rsidP="00484061">
            <w:pPr>
              <w:keepNext/>
              <w:keepLines/>
              <w:jc w:val="center"/>
            </w:pPr>
            <w:r w:rsidRPr="009D63D5">
              <w:t>5</w:t>
            </w:r>
          </w:p>
        </w:tc>
        <w:tc>
          <w:tcPr>
            <w:tcW w:w="1997" w:type="dxa"/>
            <w:noWrap/>
            <w:vAlign w:val="center"/>
            <w:hideMark/>
          </w:tcPr>
          <w:p w14:paraId="01B9A1EF" w14:textId="77777777" w:rsidR="009D63D5" w:rsidRPr="009D63D5" w:rsidRDefault="009D63D5" w:rsidP="00484061">
            <w:pPr>
              <w:keepNext/>
              <w:keepLines/>
              <w:jc w:val="center"/>
            </w:pPr>
            <w:r w:rsidRPr="009D63D5">
              <w:t>5</w:t>
            </w:r>
          </w:p>
        </w:tc>
        <w:tc>
          <w:tcPr>
            <w:tcW w:w="1865" w:type="dxa"/>
            <w:noWrap/>
            <w:vAlign w:val="center"/>
            <w:hideMark/>
          </w:tcPr>
          <w:p w14:paraId="498603EC" w14:textId="77777777" w:rsidR="009D63D5" w:rsidRPr="009D63D5" w:rsidRDefault="009D63D5" w:rsidP="00484061">
            <w:pPr>
              <w:keepNext/>
              <w:keepLines/>
              <w:jc w:val="center"/>
            </w:pPr>
            <w:r w:rsidRPr="009D63D5">
              <w:t>5</w:t>
            </w:r>
          </w:p>
        </w:tc>
      </w:tr>
      <w:tr w:rsidR="0001030F" w:rsidRPr="009D63D5" w14:paraId="4D9BEC4F" w14:textId="77777777" w:rsidTr="0001030F">
        <w:trPr>
          <w:gridAfter w:val="1"/>
          <w:wAfter w:w="21" w:type="dxa"/>
          <w:trHeight w:val="352"/>
        </w:trPr>
        <w:tc>
          <w:tcPr>
            <w:tcW w:w="1400" w:type="dxa"/>
            <w:noWrap/>
            <w:vAlign w:val="center"/>
            <w:hideMark/>
          </w:tcPr>
          <w:p w14:paraId="0C14FC83" w14:textId="77777777" w:rsidR="009D63D5" w:rsidRPr="009D63D5" w:rsidRDefault="009D63D5" w:rsidP="00484061">
            <w:pPr>
              <w:keepNext/>
              <w:keepLines/>
              <w:jc w:val="center"/>
            </w:pPr>
            <w:r w:rsidRPr="009D63D5">
              <w:t>% &gt;= 4</w:t>
            </w:r>
          </w:p>
        </w:tc>
        <w:tc>
          <w:tcPr>
            <w:tcW w:w="2513" w:type="dxa"/>
            <w:noWrap/>
            <w:vAlign w:val="center"/>
            <w:hideMark/>
          </w:tcPr>
          <w:p w14:paraId="1C27D980" w14:textId="77777777" w:rsidR="009D63D5" w:rsidRPr="009D63D5" w:rsidRDefault="009D63D5" w:rsidP="00484061">
            <w:pPr>
              <w:keepNext/>
              <w:keepLines/>
              <w:jc w:val="center"/>
            </w:pPr>
            <w:r w:rsidRPr="009D63D5">
              <w:t>100</w:t>
            </w:r>
          </w:p>
        </w:tc>
        <w:tc>
          <w:tcPr>
            <w:tcW w:w="1997" w:type="dxa"/>
            <w:noWrap/>
            <w:vAlign w:val="center"/>
            <w:hideMark/>
          </w:tcPr>
          <w:p w14:paraId="3FCFC7E9" w14:textId="77777777" w:rsidR="009D63D5" w:rsidRPr="009D63D5" w:rsidRDefault="009D63D5" w:rsidP="00484061">
            <w:pPr>
              <w:keepNext/>
              <w:keepLines/>
              <w:jc w:val="center"/>
            </w:pPr>
            <w:r w:rsidRPr="009D63D5">
              <w:t>100</w:t>
            </w:r>
          </w:p>
        </w:tc>
        <w:tc>
          <w:tcPr>
            <w:tcW w:w="1997" w:type="dxa"/>
            <w:noWrap/>
            <w:vAlign w:val="center"/>
            <w:hideMark/>
          </w:tcPr>
          <w:p w14:paraId="21350944" w14:textId="77777777" w:rsidR="009D63D5" w:rsidRPr="009D63D5" w:rsidRDefault="009D63D5" w:rsidP="00484061">
            <w:pPr>
              <w:keepNext/>
              <w:keepLines/>
              <w:jc w:val="center"/>
            </w:pPr>
            <w:r w:rsidRPr="009D63D5">
              <w:t>100</w:t>
            </w:r>
          </w:p>
        </w:tc>
        <w:tc>
          <w:tcPr>
            <w:tcW w:w="1865" w:type="dxa"/>
            <w:noWrap/>
            <w:vAlign w:val="center"/>
            <w:hideMark/>
          </w:tcPr>
          <w:p w14:paraId="0AB14475" w14:textId="77777777" w:rsidR="009D63D5" w:rsidRPr="009D63D5" w:rsidRDefault="009D63D5" w:rsidP="00484061">
            <w:pPr>
              <w:keepNext/>
              <w:keepLines/>
              <w:jc w:val="center"/>
            </w:pPr>
            <w:r w:rsidRPr="009D63D5">
              <w:t>100</w:t>
            </w:r>
          </w:p>
        </w:tc>
      </w:tr>
      <w:tr w:rsidR="009D63D5" w:rsidRPr="009D63D5" w14:paraId="36FCA5F6" w14:textId="77777777" w:rsidTr="00484061">
        <w:trPr>
          <w:trHeight w:val="352"/>
        </w:trPr>
        <w:tc>
          <w:tcPr>
            <w:tcW w:w="1400" w:type="dxa"/>
            <w:vMerge w:val="restart"/>
            <w:noWrap/>
            <w:vAlign w:val="center"/>
            <w:hideMark/>
          </w:tcPr>
          <w:p w14:paraId="1BFAA992" w14:textId="77777777" w:rsidR="009D63D5" w:rsidRPr="009D63D5" w:rsidRDefault="009D63D5" w:rsidP="00484061">
            <w:pPr>
              <w:keepNext/>
              <w:keepLines/>
              <w:jc w:val="center"/>
            </w:pPr>
          </w:p>
        </w:tc>
        <w:tc>
          <w:tcPr>
            <w:tcW w:w="8393" w:type="dxa"/>
            <w:gridSpan w:val="5"/>
            <w:noWrap/>
            <w:vAlign w:val="center"/>
            <w:hideMark/>
          </w:tcPr>
          <w:p w14:paraId="7A47FE88" w14:textId="77777777" w:rsidR="009D63D5" w:rsidRPr="009D63D5" w:rsidRDefault="009D63D5" w:rsidP="00484061">
            <w:pPr>
              <w:keepNext/>
              <w:keepLines/>
              <w:jc w:val="center"/>
            </w:pPr>
            <w:r w:rsidRPr="009D63D5">
              <w:t>Ablation Scoring (n=19)</w:t>
            </w:r>
          </w:p>
        </w:tc>
      </w:tr>
      <w:tr w:rsidR="0001030F" w:rsidRPr="009D63D5" w14:paraId="6B57E610" w14:textId="77777777" w:rsidTr="0001030F">
        <w:trPr>
          <w:gridAfter w:val="1"/>
          <w:wAfter w:w="21" w:type="dxa"/>
          <w:trHeight w:val="352"/>
        </w:trPr>
        <w:tc>
          <w:tcPr>
            <w:tcW w:w="1400" w:type="dxa"/>
            <w:vMerge/>
            <w:vAlign w:val="center"/>
            <w:hideMark/>
          </w:tcPr>
          <w:p w14:paraId="1577A044" w14:textId="77777777" w:rsidR="009D63D5" w:rsidRPr="009D63D5" w:rsidRDefault="009D63D5" w:rsidP="00484061">
            <w:pPr>
              <w:keepNext/>
              <w:keepLines/>
              <w:jc w:val="center"/>
            </w:pPr>
          </w:p>
        </w:tc>
        <w:tc>
          <w:tcPr>
            <w:tcW w:w="2513" w:type="dxa"/>
            <w:noWrap/>
            <w:vAlign w:val="center"/>
            <w:hideMark/>
          </w:tcPr>
          <w:p w14:paraId="294C18A3" w14:textId="77777777" w:rsidR="009D63D5" w:rsidRPr="009D63D5" w:rsidRDefault="009D63D5" w:rsidP="00484061">
            <w:pPr>
              <w:keepNext/>
              <w:keepLines/>
              <w:jc w:val="center"/>
            </w:pPr>
            <w:r w:rsidRPr="009D63D5">
              <w:t>Reviewer 1</w:t>
            </w:r>
          </w:p>
        </w:tc>
        <w:tc>
          <w:tcPr>
            <w:tcW w:w="1997" w:type="dxa"/>
            <w:noWrap/>
            <w:vAlign w:val="center"/>
            <w:hideMark/>
          </w:tcPr>
          <w:p w14:paraId="6759E713" w14:textId="77777777" w:rsidR="009D63D5" w:rsidRPr="009D63D5" w:rsidRDefault="009D63D5" w:rsidP="00484061">
            <w:pPr>
              <w:keepNext/>
              <w:keepLines/>
              <w:jc w:val="center"/>
            </w:pPr>
            <w:r w:rsidRPr="009D63D5">
              <w:t>Reviewer 2</w:t>
            </w:r>
          </w:p>
        </w:tc>
        <w:tc>
          <w:tcPr>
            <w:tcW w:w="1997" w:type="dxa"/>
            <w:noWrap/>
            <w:vAlign w:val="center"/>
            <w:hideMark/>
          </w:tcPr>
          <w:p w14:paraId="7F02B723" w14:textId="77777777" w:rsidR="009D63D5" w:rsidRPr="009D63D5" w:rsidRDefault="009D63D5" w:rsidP="00484061">
            <w:pPr>
              <w:keepNext/>
              <w:keepLines/>
              <w:jc w:val="center"/>
            </w:pPr>
            <w:r w:rsidRPr="009D63D5">
              <w:t>Reviewer 3</w:t>
            </w:r>
          </w:p>
        </w:tc>
        <w:tc>
          <w:tcPr>
            <w:tcW w:w="1865" w:type="dxa"/>
            <w:noWrap/>
            <w:vAlign w:val="center"/>
            <w:hideMark/>
          </w:tcPr>
          <w:p w14:paraId="2638C7DB" w14:textId="77777777" w:rsidR="009D63D5" w:rsidRPr="009D63D5" w:rsidRDefault="009D63D5" w:rsidP="00484061">
            <w:pPr>
              <w:keepNext/>
              <w:keepLines/>
              <w:jc w:val="center"/>
            </w:pPr>
            <w:r w:rsidRPr="009D63D5">
              <w:t>Majority Vote</w:t>
            </w:r>
          </w:p>
        </w:tc>
      </w:tr>
      <w:tr w:rsidR="0001030F" w:rsidRPr="009D63D5" w14:paraId="777C2A50" w14:textId="77777777" w:rsidTr="0001030F">
        <w:trPr>
          <w:gridAfter w:val="1"/>
          <w:wAfter w:w="21" w:type="dxa"/>
          <w:trHeight w:val="352"/>
        </w:trPr>
        <w:tc>
          <w:tcPr>
            <w:tcW w:w="1400" w:type="dxa"/>
            <w:noWrap/>
            <w:vAlign w:val="center"/>
            <w:hideMark/>
          </w:tcPr>
          <w:p w14:paraId="2621D4EC" w14:textId="77777777" w:rsidR="009D63D5" w:rsidRPr="009D63D5" w:rsidRDefault="009D63D5" w:rsidP="00484061">
            <w:pPr>
              <w:keepNext/>
              <w:keepLines/>
              <w:jc w:val="center"/>
            </w:pPr>
            <w:r w:rsidRPr="009D63D5">
              <w:t>Mean</w:t>
            </w:r>
          </w:p>
        </w:tc>
        <w:tc>
          <w:tcPr>
            <w:tcW w:w="2513" w:type="dxa"/>
            <w:noWrap/>
            <w:vAlign w:val="center"/>
            <w:hideMark/>
          </w:tcPr>
          <w:p w14:paraId="7AF224CB" w14:textId="77777777" w:rsidR="009D63D5" w:rsidRPr="009D63D5" w:rsidRDefault="009D63D5" w:rsidP="00484061">
            <w:pPr>
              <w:keepNext/>
              <w:keepLines/>
              <w:jc w:val="center"/>
            </w:pPr>
            <w:r w:rsidRPr="009D63D5">
              <w:t>4.5</w:t>
            </w:r>
          </w:p>
        </w:tc>
        <w:tc>
          <w:tcPr>
            <w:tcW w:w="1997" w:type="dxa"/>
            <w:noWrap/>
            <w:vAlign w:val="center"/>
            <w:hideMark/>
          </w:tcPr>
          <w:p w14:paraId="367A6F64" w14:textId="77777777" w:rsidR="009D63D5" w:rsidRPr="009D63D5" w:rsidRDefault="009D63D5" w:rsidP="00484061">
            <w:pPr>
              <w:keepNext/>
              <w:keepLines/>
              <w:jc w:val="center"/>
            </w:pPr>
            <w:r w:rsidRPr="009D63D5">
              <w:t>4.1</w:t>
            </w:r>
          </w:p>
        </w:tc>
        <w:tc>
          <w:tcPr>
            <w:tcW w:w="1997" w:type="dxa"/>
            <w:noWrap/>
            <w:vAlign w:val="center"/>
            <w:hideMark/>
          </w:tcPr>
          <w:p w14:paraId="12101BAF" w14:textId="77777777" w:rsidR="009D63D5" w:rsidRPr="009D63D5" w:rsidRDefault="009D63D5" w:rsidP="00484061">
            <w:pPr>
              <w:keepNext/>
              <w:keepLines/>
              <w:jc w:val="center"/>
            </w:pPr>
            <w:r w:rsidRPr="009D63D5">
              <w:t>3.8</w:t>
            </w:r>
          </w:p>
        </w:tc>
        <w:tc>
          <w:tcPr>
            <w:tcW w:w="1865" w:type="dxa"/>
            <w:noWrap/>
            <w:vAlign w:val="center"/>
            <w:hideMark/>
          </w:tcPr>
          <w:p w14:paraId="0F02BF93" w14:textId="77777777" w:rsidR="009D63D5" w:rsidRPr="009D63D5" w:rsidRDefault="009D63D5" w:rsidP="00484061">
            <w:pPr>
              <w:keepNext/>
              <w:keepLines/>
              <w:jc w:val="center"/>
            </w:pPr>
            <w:r w:rsidRPr="009D63D5">
              <w:t>4.1</w:t>
            </w:r>
          </w:p>
        </w:tc>
      </w:tr>
      <w:tr w:rsidR="0001030F" w:rsidRPr="009D63D5" w14:paraId="4227F6D3" w14:textId="77777777" w:rsidTr="0001030F">
        <w:trPr>
          <w:gridAfter w:val="1"/>
          <w:wAfter w:w="21" w:type="dxa"/>
          <w:trHeight w:val="352"/>
        </w:trPr>
        <w:tc>
          <w:tcPr>
            <w:tcW w:w="1400" w:type="dxa"/>
            <w:noWrap/>
            <w:vAlign w:val="center"/>
            <w:hideMark/>
          </w:tcPr>
          <w:p w14:paraId="71703CF0" w14:textId="77777777" w:rsidR="009D63D5" w:rsidRPr="009D63D5" w:rsidRDefault="009D63D5" w:rsidP="00484061">
            <w:pPr>
              <w:keepNext/>
              <w:keepLines/>
              <w:jc w:val="center"/>
            </w:pPr>
            <w:r w:rsidRPr="009D63D5">
              <w:t>Min</w:t>
            </w:r>
          </w:p>
        </w:tc>
        <w:tc>
          <w:tcPr>
            <w:tcW w:w="2513" w:type="dxa"/>
            <w:noWrap/>
            <w:vAlign w:val="center"/>
            <w:hideMark/>
          </w:tcPr>
          <w:p w14:paraId="79DEC962" w14:textId="77777777" w:rsidR="009D63D5" w:rsidRPr="009D63D5" w:rsidRDefault="009D63D5" w:rsidP="00484061">
            <w:pPr>
              <w:keepNext/>
              <w:keepLines/>
              <w:jc w:val="center"/>
            </w:pPr>
            <w:r w:rsidRPr="009D63D5">
              <w:t>3</w:t>
            </w:r>
          </w:p>
        </w:tc>
        <w:tc>
          <w:tcPr>
            <w:tcW w:w="1997" w:type="dxa"/>
            <w:noWrap/>
            <w:vAlign w:val="center"/>
            <w:hideMark/>
          </w:tcPr>
          <w:p w14:paraId="72E09ABA" w14:textId="77777777" w:rsidR="009D63D5" w:rsidRPr="009D63D5" w:rsidRDefault="009D63D5" w:rsidP="00484061">
            <w:pPr>
              <w:keepNext/>
              <w:keepLines/>
              <w:jc w:val="center"/>
            </w:pPr>
            <w:r w:rsidRPr="009D63D5">
              <w:t>2</w:t>
            </w:r>
          </w:p>
        </w:tc>
        <w:tc>
          <w:tcPr>
            <w:tcW w:w="1997" w:type="dxa"/>
            <w:noWrap/>
            <w:vAlign w:val="center"/>
            <w:hideMark/>
          </w:tcPr>
          <w:p w14:paraId="2D9CC197" w14:textId="77777777" w:rsidR="009D63D5" w:rsidRPr="009D63D5" w:rsidRDefault="009D63D5" w:rsidP="00484061">
            <w:pPr>
              <w:keepNext/>
              <w:keepLines/>
              <w:jc w:val="center"/>
            </w:pPr>
            <w:r w:rsidRPr="009D63D5">
              <w:t>2</w:t>
            </w:r>
          </w:p>
        </w:tc>
        <w:tc>
          <w:tcPr>
            <w:tcW w:w="1865" w:type="dxa"/>
            <w:noWrap/>
            <w:vAlign w:val="center"/>
            <w:hideMark/>
          </w:tcPr>
          <w:p w14:paraId="71BB869C" w14:textId="77777777" w:rsidR="009D63D5" w:rsidRPr="009D63D5" w:rsidRDefault="009D63D5" w:rsidP="00484061">
            <w:pPr>
              <w:keepNext/>
              <w:keepLines/>
              <w:jc w:val="center"/>
            </w:pPr>
            <w:r w:rsidRPr="009D63D5">
              <w:t>2</w:t>
            </w:r>
          </w:p>
        </w:tc>
      </w:tr>
      <w:tr w:rsidR="0001030F" w:rsidRPr="009D63D5" w14:paraId="23FA105B" w14:textId="77777777" w:rsidTr="0001030F">
        <w:trPr>
          <w:gridAfter w:val="1"/>
          <w:wAfter w:w="21" w:type="dxa"/>
          <w:trHeight w:val="352"/>
        </w:trPr>
        <w:tc>
          <w:tcPr>
            <w:tcW w:w="1400" w:type="dxa"/>
            <w:noWrap/>
            <w:vAlign w:val="center"/>
            <w:hideMark/>
          </w:tcPr>
          <w:p w14:paraId="1234C2B7" w14:textId="77777777" w:rsidR="009D63D5" w:rsidRPr="009D63D5" w:rsidRDefault="009D63D5" w:rsidP="00484061">
            <w:pPr>
              <w:keepNext/>
              <w:keepLines/>
              <w:jc w:val="center"/>
            </w:pPr>
            <w:r w:rsidRPr="009D63D5">
              <w:t>Max</w:t>
            </w:r>
          </w:p>
        </w:tc>
        <w:tc>
          <w:tcPr>
            <w:tcW w:w="2513" w:type="dxa"/>
            <w:noWrap/>
            <w:vAlign w:val="center"/>
            <w:hideMark/>
          </w:tcPr>
          <w:p w14:paraId="0D1E9397" w14:textId="77777777" w:rsidR="009D63D5" w:rsidRPr="009D63D5" w:rsidRDefault="009D63D5" w:rsidP="00484061">
            <w:pPr>
              <w:keepNext/>
              <w:keepLines/>
              <w:jc w:val="center"/>
            </w:pPr>
            <w:r w:rsidRPr="009D63D5">
              <w:t>5</w:t>
            </w:r>
          </w:p>
        </w:tc>
        <w:tc>
          <w:tcPr>
            <w:tcW w:w="1997" w:type="dxa"/>
            <w:noWrap/>
            <w:vAlign w:val="center"/>
            <w:hideMark/>
          </w:tcPr>
          <w:p w14:paraId="6910C8AB" w14:textId="77777777" w:rsidR="009D63D5" w:rsidRPr="009D63D5" w:rsidRDefault="009D63D5" w:rsidP="00484061">
            <w:pPr>
              <w:keepNext/>
              <w:keepLines/>
              <w:jc w:val="center"/>
            </w:pPr>
            <w:r w:rsidRPr="009D63D5">
              <w:t>5</w:t>
            </w:r>
          </w:p>
        </w:tc>
        <w:tc>
          <w:tcPr>
            <w:tcW w:w="1997" w:type="dxa"/>
            <w:noWrap/>
            <w:vAlign w:val="center"/>
            <w:hideMark/>
          </w:tcPr>
          <w:p w14:paraId="43EF2688" w14:textId="77777777" w:rsidR="009D63D5" w:rsidRPr="009D63D5" w:rsidRDefault="009D63D5" w:rsidP="00484061">
            <w:pPr>
              <w:keepNext/>
              <w:keepLines/>
              <w:jc w:val="center"/>
            </w:pPr>
            <w:r w:rsidRPr="009D63D5">
              <w:t>5</w:t>
            </w:r>
          </w:p>
        </w:tc>
        <w:tc>
          <w:tcPr>
            <w:tcW w:w="1865" w:type="dxa"/>
            <w:noWrap/>
            <w:vAlign w:val="center"/>
            <w:hideMark/>
          </w:tcPr>
          <w:p w14:paraId="48A60426" w14:textId="77777777" w:rsidR="009D63D5" w:rsidRPr="009D63D5" w:rsidRDefault="009D63D5" w:rsidP="00484061">
            <w:pPr>
              <w:keepNext/>
              <w:keepLines/>
              <w:jc w:val="center"/>
            </w:pPr>
            <w:r w:rsidRPr="009D63D5">
              <w:t>5</w:t>
            </w:r>
          </w:p>
        </w:tc>
      </w:tr>
      <w:tr w:rsidR="0001030F" w:rsidRPr="009D63D5" w14:paraId="52BF71CD" w14:textId="77777777" w:rsidTr="0001030F">
        <w:trPr>
          <w:gridAfter w:val="1"/>
          <w:wAfter w:w="21" w:type="dxa"/>
          <w:trHeight w:val="352"/>
        </w:trPr>
        <w:tc>
          <w:tcPr>
            <w:tcW w:w="1400" w:type="dxa"/>
            <w:noWrap/>
            <w:vAlign w:val="center"/>
            <w:hideMark/>
          </w:tcPr>
          <w:p w14:paraId="4B5231C6" w14:textId="77777777" w:rsidR="009D63D5" w:rsidRPr="009D63D5" w:rsidRDefault="009D63D5" w:rsidP="00484061">
            <w:pPr>
              <w:keepNext/>
              <w:keepLines/>
              <w:jc w:val="center"/>
            </w:pPr>
            <w:r w:rsidRPr="009D63D5">
              <w:t>% &gt;= 4</w:t>
            </w:r>
          </w:p>
        </w:tc>
        <w:tc>
          <w:tcPr>
            <w:tcW w:w="2513" w:type="dxa"/>
            <w:noWrap/>
            <w:vAlign w:val="center"/>
            <w:hideMark/>
          </w:tcPr>
          <w:p w14:paraId="2B4C540B" w14:textId="77777777" w:rsidR="009D63D5" w:rsidRPr="009D63D5" w:rsidRDefault="009D63D5" w:rsidP="00484061">
            <w:pPr>
              <w:keepNext/>
              <w:keepLines/>
              <w:jc w:val="center"/>
            </w:pPr>
            <w:r w:rsidRPr="009D63D5">
              <w:t>95</w:t>
            </w:r>
          </w:p>
        </w:tc>
        <w:tc>
          <w:tcPr>
            <w:tcW w:w="1997" w:type="dxa"/>
            <w:noWrap/>
            <w:vAlign w:val="center"/>
            <w:hideMark/>
          </w:tcPr>
          <w:p w14:paraId="2A40FF0B" w14:textId="77777777" w:rsidR="009D63D5" w:rsidRPr="009D63D5" w:rsidRDefault="009D63D5" w:rsidP="00484061">
            <w:pPr>
              <w:keepNext/>
              <w:keepLines/>
              <w:jc w:val="center"/>
            </w:pPr>
            <w:r w:rsidRPr="009D63D5">
              <w:t>89</w:t>
            </w:r>
          </w:p>
        </w:tc>
        <w:tc>
          <w:tcPr>
            <w:tcW w:w="1997" w:type="dxa"/>
            <w:noWrap/>
            <w:vAlign w:val="center"/>
            <w:hideMark/>
          </w:tcPr>
          <w:p w14:paraId="1A8502B2" w14:textId="77777777" w:rsidR="009D63D5" w:rsidRPr="009D63D5" w:rsidRDefault="009D63D5" w:rsidP="00484061">
            <w:pPr>
              <w:keepNext/>
              <w:keepLines/>
              <w:jc w:val="center"/>
            </w:pPr>
            <w:r w:rsidRPr="009D63D5">
              <w:t>74</w:t>
            </w:r>
          </w:p>
        </w:tc>
        <w:tc>
          <w:tcPr>
            <w:tcW w:w="1865" w:type="dxa"/>
            <w:noWrap/>
            <w:vAlign w:val="center"/>
            <w:hideMark/>
          </w:tcPr>
          <w:p w14:paraId="7BC514E4" w14:textId="77777777" w:rsidR="009D63D5" w:rsidRPr="009D63D5" w:rsidRDefault="009D63D5" w:rsidP="00484061">
            <w:pPr>
              <w:keepNext/>
              <w:keepLines/>
              <w:jc w:val="center"/>
            </w:pPr>
            <w:r w:rsidRPr="009D63D5">
              <w:t>84</w:t>
            </w:r>
          </w:p>
        </w:tc>
      </w:tr>
    </w:tbl>
    <w:p w14:paraId="3F4CD7EC" w14:textId="77777777" w:rsidR="009D63D5" w:rsidRPr="009D63D5" w:rsidRDefault="009D63D5"/>
    <w:p w14:paraId="61C6001A" w14:textId="7E589B5B" w:rsidR="0002050A" w:rsidRPr="0002050A" w:rsidRDefault="0002050A" w:rsidP="00484061">
      <w:pPr>
        <w:pStyle w:val="Caption"/>
        <w:sectPr w:rsidR="0002050A" w:rsidRPr="0002050A">
          <w:pgSz w:w="12240" w:h="15840"/>
          <w:pgMar w:top="1440" w:right="1440" w:bottom="1440" w:left="1440" w:header="720" w:footer="720" w:gutter="0"/>
          <w:cols w:space="720"/>
          <w:docGrid w:linePitch="360"/>
        </w:sectPr>
      </w:pPr>
    </w:p>
    <w:p w14:paraId="71CB3FA9" w14:textId="77777777" w:rsidR="005757A3" w:rsidRDefault="005757A3" w:rsidP="005757A3">
      <w:pPr>
        <w:pStyle w:val="Heading1"/>
      </w:pPr>
      <w:r>
        <w:lastRenderedPageBreak/>
        <w:t>Discussion</w:t>
      </w:r>
    </w:p>
    <w:p w14:paraId="7C6E586B" w14:textId="1D80D6B7" w:rsidR="003F4C17" w:rsidRDefault="003F4C17" w:rsidP="003F4C17">
      <w:r w:rsidRPr="00112AA5">
        <w:t xml:space="preserve">In this study, we proposed a </w:t>
      </w:r>
      <w:r>
        <w:t>Hybrid-</w:t>
      </w:r>
      <w:proofErr w:type="spellStart"/>
      <w:r>
        <w:t>W</w:t>
      </w:r>
      <w:r w:rsidRPr="00112AA5">
        <w:t>Net</w:t>
      </w:r>
      <w:proofErr w:type="spellEnd"/>
      <w:r w:rsidRPr="00112AA5">
        <w:t xml:space="preserve"> model architecture for the segmentation of the disease sites and ablation area</w:t>
      </w:r>
      <w:r>
        <w:t>s</w:t>
      </w:r>
      <w:r w:rsidRPr="00112AA5">
        <w:t xml:space="preserve"> in the context of </w:t>
      </w:r>
      <w:del w:id="716" w:author="Anderson,Brian M" w:date="2020-11-02T09:16:00Z">
        <w:r w:rsidRPr="00112AA5" w:rsidDel="005E62CE">
          <w:delText>colorectal cancer metastasis in the liver</w:delText>
        </w:r>
      </w:del>
      <w:ins w:id="717" w:author="Anderson,Brian M" w:date="2020-11-02T09:16:00Z">
        <w:r w:rsidR="005E62CE">
          <w:t>CRLM</w:t>
        </w:r>
      </w:ins>
      <w:r w:rsidRPr="00112AA5">
        <w:t xml:space="preserve"> treated with ablation therapy. </w:t>
      </w:r>
      <w:r>
        <w:t>T</w:t>
      </w:r>
      <w:r w:rsidRPr="00112AA5">
        <w:t xml:space="preserve">he model was further evaluated using the Likert scoring method by two </w:t>
      </w:r>
      <w:r>
        <w:t xml:space="preserve">board </w:t>
      </w:r>
      <w:r w:rsidRPr="00112AA5">
        <w:t xml:space="preserve">certified </w:t>
      </w:r>
      <w:r>
        <w:t>r</w:t>
      </w:r>
      <w:r w:rsidRPr="00112AA5">
        <w:t>adiologists (XXX</w:t>
      </w:r>
      <w:r>
        <w:t>, interventional radiologist</w:t>
      </w:r>
      <w:r w:rsidRPr="00112AA5">
        <w:t xml:space="preserve"> and YYY</w:t>
      </w:r>
      <w:r>
        <w:t>, diagnostic radiologist</w:t>
      </w:r>
      <w:r w:rsidRPr="00112AA5">
        <w:t>)</w:t>
      </w:r>
      <w:r>
        <w:t xml:space="preserve"> and </w:t>
      </w:r>
      <w:ins w:id="718" w:author="Anderson,Brian M" w:date="2020-11-02T09:17:00Z">
        <w:r w:rsidR="005E62CE">
          <w:t xml:space="preserve">a </w:t>
        </w:r>
      </w:ins>
      <w:r>
        <w:t xml:space="preserve">radiology trained physician fellow (ZZZ), with </w:t>
      </w:r>
      <w:ins w:id="719" w:author="Anderson,Brian M" w:date="2020-11-02T09:23:00Z">
        <w:r w:rsidR="00455BFB">
          <w:t>m</w:t>
        </w:r>
        <w:bookmarkStart w:id="720" w:name="_GoBack"/>
        <w:bookmarkEnd w:id="720"/>
        <w:r w:rsidR="00455BFB">
          <w:t xml:space="preserve">ajority  voting </w:t>
        </w:r>
      </w:ins>
      <w:r>
        <w:t xml:space="preserve">scores </w:t>
      </w:r>
      <w:ins w:id="721" w:author="Anderson,Brian M" w:date="2020-11-02T09:24:00Z">
        <w:r w:rsidR="00455BFB">
          <w:rPr>
            <w:rFonts w:cstheme="minorHAnsi"/>
          </w:rPr>
          <w:t>≥</w:t>
        </w:r>
        <w:r w:rsidR="00455BFB">
          <w:t xml:space="preserve"> </w:t>
        </w:r>
      </w:ins>
      <w:del w:id="722" w:author="Anderson,Brian M" w:date="2020-11-02T09:24:00Z">
        <w:r w:rsidDel="00455BFB">
          <w:delText>greater than or equal</w:delText>
        </w:r>
        <w:r w:rsidRPr="00112AA5" w:rsidDel="00455BFB">
          <w:delText xml:space="preserve"> to </w:delText>
        </w:r>
      </w:del>
      <w:r w:rsidRPr="00112AA5">
        <w:t>4</w:t>
      </w:r>
      <w:r>
        <w:t xml:space="preserve"> out of 5</w:t>
      </w:r>
      <w:r w:rsidRPr="00112AA5">
        <w:t xml:space="preserve"> for </w:t>
      </w:r>
      <w:r>
        <w:t>100</w:t>
      </w:r>
      <w:r w:rsidRPr="00112AA5">
        <w:t>%</w:t>
      </w:r>
      <w:r>
        <w:t xml:space="preserve"> (24/24)</w:t>
      </w:r>
      <w:r w:rsidRPr="00112AA5">
        <w:t xml:space="preserve"> </w:t>
      </w:r>
      <w:r>
        <w:t xml:space="preserve">of the disease </w:t>
      </w:r>
      <w:r w:rsidRPr="00112AA5">
        <w:t xml:space="preserve">and </w:t>
      </w:r>
      <w:r>
        <w:t>84</w:t>
      </w:r>
      <w:r w:rsidRPr="00112AA5">
        <w:t>%</w:t>
      </w:r>
      <w:r>
        <w:t xml:space="preserve"> (16/19)</w:t>
      </w:r>
      <w:r w:rsidRPr="00112AA5">
        <w:t xml:space="preserve"> of the ablation segmentations. Our work is highly innovative </w:t>
      </w:r>
      <w:proofErr w:type="gramStart"/>
      <w:r w:rsidRPr="00112AA5">
        <w:t xml:space="preserve">in regard </w:t>
      </w:r>
      <w:ins w:id="723" w:author="Anderson,Brian M" w:date="2020-11-02T09:24:00Z">
        <w:r w:rsidR="00455BFB">
          <w:t>to</w:t>
        </w:r>
      </w:ins>
      <w:proofErr w:type="gramEnd"/>
      <w:del w:id="724" w:author="Anderson,Brian M" w:date="2020-11-02T09:24:00Z">
        <w:r w:rsidRPr="00112AA5" w:rsidDel="00455BFB">
          <w:delText>of</w:delText>
        </w:r>
      </w:del>
      <w:r w:rsidRPr="00112AA5">
        <w:t xml:space="preserve"> the proposed model architecture</w:t>
      </w:r>
      <w:del w:id="725" w:author="Anderson,Brian M" w:date="2020-11-02T09:24:00Z">
        <w:r w:rsidRPr="00112AA5" w:rsidDel="00455BFB">
          <w:delText xml:space="preserve"> (</w:delText>
        </w:r>
        <w:r w:rsidDel="00455BFB">
          <w:delText>elaborated below</w:delText>
        </w:r>
        <w:r w:rsidRPr="00112AA5" w:rsidDel="00455BFB">
          <w:delText>)</w:delText>
        </w:r>
      </w:del>
      <w:r w:rsidRPr="00112AA5">
        <w:t xml:space="preserve"> and </w:t>
      </w:r>
      <w:del w:id="726" w:author="Anderson,Brian M" w:date="2020-11-02T09:24:00Z">
        <w:r w:rsidRPr="00112AA5" w:rsidDel="00455BFB">
          <w:delText xml:space="preserve">the </w:delText>
        </w:r>
      </w:del>
      <w:r w:rsidRPr="00112AA5">
        <w:t>training workflow (</w:t>
      </w:r>
      <w:del w:id="727" w:author="Anderson,Brian M" w:date="2020-11-02T09:25:00Z">
        <w:r w:rsidDel="00455BFB">
          <w:delText xml:space="preserve">elaborated </w:delText>
        </w:r>
      </w:del>
      <w:ins w:id="728" w:author="Anderson,Brian M" w:date="2020-11-02T09:25:00Z">
        <w:r w:rsidR="00455BFB">
          <w:t>discussed</w:t>
        </w:r>
        <w:r w:rsidR="00455BFB">
          <w:t xml:space="preserve"> </w:t>
        </w:r>
      </w:ins>
      <w:r>
        <w:t>below</w:t>
      </w:r>
      <w:r w:rsidRPr="00112AA5">
        <w:t xml:space="preserve">). The </w:t>
      </w:r>
      <w:r>
        <w:t>prediction</w:t>
      </w:r>
      <w:r w:rsidRPr="00112AA5">
        <w:t xml:space="preserve"> process </w:t>
      </w:r>
      <w:r>
        <w:t>has been</w:t>
      </w:r>
      <w:r w:rsidRPr="00112AA5">
        <w:t xml:space="preserve"> implemented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w:t>
      </w:r>
      <w:proofErr w:type="gramStart"/>
      <w:r>
        <w:t>Sweden</w:t>
      </w:r>
      <w:proofErr w:type="gramEnd"/>
      <w:r w:rsidRPr="00112AA5">
        <w:t xml:space="preserve">) and </w:t>
      </w:r>
      <w:del w:id="729" w:author="Anderson,Brian M" w:date="2020-11-02T09:25:00Z">
        <w:r w:rsidRPr="00112AA5" w:rsidDel="00455BFB">
          <w:delText>was able to</w:delText>
        </w:r>
      </w:del>
      <w:ins w:id="730" w:author="Anderson,Brian M" w:date="2020-11-02T09:25:00Z">
        <w:r w:rsidR="00455BFB">
          <w:t>can</w:t>
        </w:r>
      </w:ins>
      <w:r w:rsidRPr="00112AA5">
        <w:t xml:space="preserve"> perform </w:t>
      </w:r>
      <w:del w:id="731" w:author="Anderson,Brian M" w:date="2020-11-02T09:25:00Z">
        <w:r w:rsidRPr="00112AA5" w:rsidDel="00455BFB">
          <w:delText xml:space="preserve">the </w:delText>
        </w:r>
      </w:del>
      <w:r w:rsidRPr="00112AA5">
        <w:t>segmentation</w:t>
      </w:r>
      <w:r>
        <w:t>s</w:t>
      </w:r>
      <w:r w:rsidRPr="00112AA5">
        <w:t xml:space="preserve"> in </w:t>
      </w:r>
      <w:ins w:id="732" w:author="Anderson,Brian M" w:date="2020-11-02T09:25:00Z">
        <w:r w:rsidR="00455BFB">
          <w:t>&lt;</w:t>
        </w:r>
      </w:ins>
      <w:del w:id="733" w:author="Anderson,Brian M" w:date="2020-11-02T09:25:00Z">
        <w:r w:rsidRPr="00112AA5" w:rsidDel="00455BFB">
          <w:delText>less than</w:delText>
        </w:r>
      </w:del>
      <w:r w:rsidRPr="00112AA5">
        <w:t xml:space="preserve"> 30</w:t>
      </w:r>
      <w:ins w:id="734" w:author="Anderson,Brian M" w:date="2020-11-02T09:25:00Z">
        <w:r w:rsidR="00455BFB">
          <w:t xml:space="preserve"> seconds</w:t>
        </w:r>
      </w:ins>
      <w:del w:id="735" w:author="Anderson,Brian M" w:date="2020-11-02T09:25:00Z">
        <w:r w:rsidRPr="00112AA5" w:rsidDel="00455BFB">
          <w:delText>s</w:delText>
        </w:r>
      </w:del>
      <w:r w:rsidRPr="00112AA5">
        <w:t xml:space="preserve">, making it </w:t>
      </w:r>
      <w:r>
        <w:t xml:space="preserve">highly </w:t>
      </w:r>
      <w:r w:rsidRPr="00112AA5">
        <w:t xml:space="preserve">suitable for </w:t>
      </w:r>
      <w:r>
        <w:t>clinical use</w:t>
      </w:r>
      <w:r w:rsidRPr="00112AA5">
        <w:t>.</w:t>
      </w:r>
    </w:p>
    <w:p w14:paraId="0769D30A" w14:textId="11FE9DD2" w:rsidR="00403483" w:rsidRDefault="00403483" w:rsidP="001D0C8B">
      <w:r>
        <w:t>Our work is highly inno</w:t>
      </w:r>
      <w:r w:rsidR="00021A8C">
        <w:t xml:space="preserve">vative </w:t>
      </w:r>
      <w:del w:id="736" w:author="Anderson,Brian M" w:date="2020-11-02T09:15:00Z">
        <w:r w:rsidR="00021A8C" w:rsidDel="005E62CE">
          <w:delText xml:space="preserve">for two reasons: 1) </w:delText>
        </w:r>
      </w:del>
      <w:ins w:id="737" w:author="Anderson,Brian M" w:date="2020-11-02T09:15:00Z">
        <w:r w:rsidR="005E62CE">
          <w:t xml:space="preserve">because of </w:t>
        </w:r>
      </w:ins>
      <w:r w:rsidR="00021A8C">
        <w:t xml:space="preserve">the </w:t>
      </w:r>
      <w:r w:rsidR="00D16E5F">
        <w:t>Hybrid-</w:t>
      </w:r>
      <w:proofErr w:type="spellStart"/>
      <w:r w:rsidR="00D16E5F">
        <w:t>W</w:t>
      </w:r>
      <w:r w:rsidR="009D63D5">
        <w:t>N</w:t>
      </w:r>
      <w:r>
        <w:t>et</w:t>
      </w:r>
      <w:proofErr w:type="spellEnd"/>
      <w:r>
        <w:t xml:space="preserve"> model architecture</w:t>
      </w:r>
      <w:del w:id="738" w:author="Anderson,Brian M" w:date="2020-11-02T09:15:00Z">
        <w:r w:rsidDel="005E62CE">
          <w:delText>,</w:delText>
        </w:r>
      </w:del>
      <w:r>
        <w:t xml:space="preserve"> an</w:t>
      </w:r>
      <w:r w:rsidR="00687B5B">
        <w:t xml:space="preserve">d </w:t>
      </w:r>
      <w:del w:id="739" w:author="Anderson,Brian M" w:date="2020-11-02T09:15:00Z">
        <w:r w:rsidR="00687B5B" w:rsidDel="005E62CE">
          <w:delText xml:space="preserve">2) </w:delText>
        </w:r>
      </w:del>
      <w:r w:rsidR="00687B5B">
        <w:t>the training of the model</w:t>
      </w:r>
      <w:del w:id="740" w:author="Anderson,Brian M" w:date="2020-11-02T09:15:00Z">
        <w:r w:rsidR="00687B5B" w:rsidDel="005E62CE">
          <w:delText>,</w:delText>
        </w:r>
      </w:del>
      <w:ins w:id="741" w:author="Anderson,Brian M" w:date="2020-11-02T09:15:00Z">
        <w:r w:rsidR="005E62CE">
          <w:t>;</w:t>
        </w:r>
      </w:ins>
      <w:r w:rsidR="00687B5B">
        <w:t xml:space="preserve"> the </w:t>
      </w:r>
      <w:del w:id="742" w:author="Anderson,Brian M" w:date="2020-11-02T09:15:00Z">
        <w:r w:rsidR="00687B5B" w:rsidDel="005E62CE">
          <w:delText xml:space="preserve">result of which is a </w:delText>
        </w:r>
      </w:del>
      <w:r w:rsidR="00687B5B">
        <w:t xml:space="preserve">model </w:t>
      </w:r>
      <w:ins w:id="743" w:author="Anderson,Brian M" w:date="2020-11-02T09:16:00Z">
        <w:r w:rsidR="005E62CE">
          <w:t xml:space="preserve">had </w:t>
        </w:r>
      </w:ins>
      <w:r w:rsidR="00687B5B">
        <w:t xml:space="preserve">with </w:t>
      </w:r>
      <w:r w:rsidR="009D63D5">
        <w:t>98</w:t>
      </w:r>
      <w:r w:rsidR="00687B5B">
        <w:t xml:space="preserve">% </w:t>
      </w:r>
      <w:r w:rsidR="000971BF">
        <w:t xml:space="preserve">(47/48) </w:t>
      </w:r>
      <w:r w:rsidR="00687B5B">
        <w:t xml:space="preserve">sensitivity on disease sites </w:t>
      </w:r>
      <w:ins w:id="744" w:author="Anderson,Brian M" w:date="2020-11-02T09:16:00Z">
        <w:r w:rsidR="005E62CE">
          <w:t xml:space="preserve">&gt; </w:t>
        </w:r>
      </w:ins>
      <w:del w:id="745" w:author="Anderson,Brian M" w:date="2020-11-02T09:16:00Z">
        <w:r w:rsidR="00687B5B" w:rsidDel="005E62CE">
          <w:delText xml:space="preserve">greater than </w:delText>
        </w:r>
      </w:del>
      <w:r w:rsidR="009D63D5">
        <w:t>15mm</w:t>
      </w:r>
      <w:r w:rsidR="00687B5B">
        <w:t xml:space="preserve">, </w:t>
      </w:r>
      <w:r w:rsidR="009E6C58">
        <w:t xml:space="preserve">with predictions </w:t>
      </w:r>
      <w:r w:rsidR="00566B0B">
        <w:t>in &lt; 30 seconds.</w:t>
      </w:r>
      <w:r w:rsidR="000D28CC">
        <w:t xml:space="preserve"> Our model perform</w:t>
      </w:r>
      <w:ins w:id="746" w:author="Anderson,Brian M" w:date="2020-11-02T09:16:00Z">
        <w:r w:rsidR="005E62CE">
          <w:t>ed</w:t>
        </w:r>
      </w:ins>
      <w:del w:id="747" w:author="Anderson,Brian M" w:date="2020-11-02T09:16:00Z">
        <w:r w:rsidR="000D28CC" w:rsidDel="005E62CE">
          <w:delText>s</w:delText>
        </w:r>
      </w:del>
      <w:r w:rsidR="000D28CC">
        <w:t xml:space="preserve"> similarly to </w:t>
      </w:r>
      <w:ins w:id="748" w:author="Anderson,Brian M" w:date="2020-11-02T09:16:00Z">
        <w:r w:rsidR="005E62CE">
          <w:t xml:space="preserve">the </w:t>
        </w:r>
      </w:ins>
      <w:r w:rsidR="000D28CC">
        <w:t xml:space="preserve">state-of-the-art architectures </w:t>
      </w:r>
      <w:del w:id="749" w:author="Anderson,Brian M" w:date="2020-11-02T09:16:00Z">
        <w:r w:rsidR="000D28CC" w:rsidDel="005E62CE">
          <w:delText xml:space="preserve">seen </w:delText>
        </w:r>
      </w:del>
      <w:ins w:id="750" w:author="Anderson,Brian M" w:date="2020-11-02T09:16:00Z">
        <w:r w:rsidR="005E62CE">
          <w:t>shown</w:t>
        </w:r>
        <w:r w:rsidR="005E62CE">
          <w:t xml:space="preserve"> </w:t>
        </w:r>
      </w:ins>
      <w:r w:rsidR="000D28CC">
        <w:t>in Table xxx with respect to DSC and sensitivity.</w:t>
      </w:r>
    </w:p>
    <w:p w14:paraId="2E5AEB17" w14:textId="4E685BAC" w:rsidR="00403483" w:rsidDel="00455BFB" w:rsidRDefault="00403483" w:rsidP="00E170A7">
      <w:pPr>
        <w:pStyle w:val="Heading2"/>
        <w:rPr>
          <w:del w:id="751" w:author="Anderson,Brian M" w:date="2020-11-02T09:28:00Z"/>
        </w:rPr>
      </w:pPr>
      <w:del w:id="752" w:author="Anderson,Brian M" w:date="2020-11-02T09:28:00Z">
        <w:r w:rsidDel="00455BFB">
          <w:delText>Innovations</w:delText>
        </w:r>
      </w:del>
    </w:p>
    <w:p w14:paraId="6D32D89D" w14:textId="0A8C4C5E" w:rsidR="00403483" w:rsidDel="00455BFB" w:rsidRDefault="006C30B7" w:rsidP="00E170A7">
      <w:pPr>
        <w:pStyle w:val="Heading3"/>
        <w:rPr>
          <w:del w:id="753" w:author="Anderson,Brian M" w:date="2020-11-02T09:28:00Z"/>
        </w:rPr>
      </w:pPr>
      <w:del w:id="754" w:author="Anderson,Brian M" w:date="2020-11-02T09:28:00Z">
        <w:r w:rsidDel="00455BFB">
          <w:delText xml:space="preserve">Hybrid-WNet </w:delText>
        </w:r>
        <w:r w:rsidR="00403483" w:rsidDel="00455BFB">
          <w:delText>Architecture</w:delText>
        </w:r>
      </w:del>
    </w:p>
    <w:p w14:paraId="517AAE23" w14:textId="49686208" w:rsidR="00112AA5" w:rsidRDefault="00112AA5" w:rsidP="001D0C8B">
      <w:r>
        <w:t xml:space="preserve">The proposed </w:t>
      </w:r>
      <w:r w:rsidR="009E6C58">
        <w:t>Hybrid-</w:t>
      </w:r>
      <w:proofErr w:type="spellStart"/>
      <w:r w:rsidR="009E6C58">
        <w:t>WNet</w:t>
      </w:r>
      <w:proofErr w:type="spellEnd"/>
      <w:r w:rsidR="008A657C">
        <w:t xml:space="preserve"> </w:t>
      </w:r>
      <w:r>
        <w:t xml:space="preserve">architecture in this study differs </w:t>
      </w:r>
      <w:ins w:id="755" w:author="Anderson,Brian M" w:date="2020-11-02T09:25:00Z">
        <w:r w:rsidR="00455BFB">
          <w:t>from the model which inspired it</w:t>
        </w:r>
      </w:ins>
      <w:ins w:id="756" w:author="Anderson,Brian M" w:date="2020-11-02T10:03:00Z">
        <w:r w:rsidR="00BC3022">
          <w:fldChar w:fldCharType="begin" w:fldLock="1"/>
        </w:r>
      </w:ins>
      <w:r w:rsidR="00BC3022">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8&lt;/sup&gt;","plainTextFormattedCitation":"8"},"properties":{"noteIndex":0},"schema":"https://github.com/citation-style-language/schema/raw/master/csl-citation.json"}</w:instrText>
      </w:r>
      <w:r w:rsidR="00BC3022">
        <w:fldChar w:fldCharType="separate"/>
      </w:r>
      <w:r w:rsidR="00BC3022" w:rsidRPr="00BC3022">
        <w:rPr>
          <w:noProof/>
          <w:vertAlign w:val="superscript"/>
        </w:rPr>
        <w:t>8</w:t>
      </w:r>
      <w:ins w:id="757" w:author="Anderson,Brian M" w:date="2020-11-02T10:03:00Z">
        <w:r w:rsidR="00BC3022">
          <w:fldChar w:fldCharType="end"/>
        </w:r>
      </w:ins>
      <w:ins w:id="758" w:author="Anderson,Brian M" w:date="2020-11-02T09:25:00Z">
        <w:r w:rsidR="00455BFB">
          <w:t xml:space="preserve"> </w:t>
        </w:r>
      </w:ins>
      <w:r>
        <w:t>by</w:t>
      </w:r>
      <w:ins w:id="759" w:author="Anderson,Brian M" w:date="2020-11-02T09:26:00Z">
        <w:r w:rsidR="00455BFB">
          <w:t xml:space="preserve"> adding additions to the 2D feature extractor, and</w:t>
        </w:r>
      </w:ins>
      <w:r>
        <w:t xml:space="preserve"> connecting all</w:t>
      </w:r>
      <w:ins w:id="760" w:author="Anderson,Brian M" w:date="2020-11-02T09:25:00Z">
        <w:r w:rsidR="00455BFB">
          <w:t xml:space="preserve"> of the</w:t>
        </w:r>
      </w:ins>
      <w:r>
        <w:t xml:space="preserve"> convolutional layers within the convolution blocks </w:t>
      </w:r>
      <w:del w:id="761" w:author="Anderson,Brian M" w:date="2020-11-02T09:27:00Z">
        <w:r w:rsidDel="00455BFB">
          <w:delText xml:space="preserve">and </w:delText>
        </w:r>
      </w:del>
      <w:r>
        <w:t xml:space="preserve">between the encoding </w:t>
      </w:r>
      <w:ins w:id="762" w:author="Anderson,Brian M" w:date="2020-11-02T09:26:00Z">
        <w:r w:rsidR="00455BFB">
          <w:t xml:space="preserve">and </w:t>
        </w:r>
      </w:ins>
      <w:del w:id="763" w:author="Anderson,Brian M" w:date="2020-11-02T09:26:00Z">
        <w:r w:rsidDel="00455BFB">
          <w:delText xml:space="preserve">to the </w:delText>
        </w:r>
      </w:del>
      <w:r>
        <w:t>decoding</w:t>
      </w:r>
      <w:ins w:id="764" w:author="Anderson,Brian M" w:date="2020-11-02T09:26:00Z">
        <w:r w:rsidR="00455BFB">
          <w:t xml:space="preserve"> </w:t>
        </w:r>
      </w:ins>
      <w:ins w:id="765" w:author="Anderson,Brian M" w:date="2020-11-02T09:27:00Z">
        <w:r w:rsidR="00455BFB">
          <w:t>of</w:t>
        </w:r>
      </w:ins>
      <w:ins w:id="766" w:author="Anderson,Brian M" w:date="2020-11-02T09:26:00Z">
        <w:r w:rsidR="00455BFB">
          <w:t xml:space="preserve"> the 3D </w:t>
        </w:r>
        <w:proofErr w:type="spellStart"/>
        <w:r w:rsidR="00455BFB">
          <w:t>DenseNet</w:t>
        </w:r>
      </w:ins>
      <w:proofErr w:type="spellEnd"/>
      <w:del w:id="767" w:author="Anderson,Brian M" w:date="2020-11-02T09:26:00Z">
        <w:r w:rsidDel="00455BFB">
          <w:delText xml:space="preserve"> parts</w:delText>
        </w:r>
      </w:del>
      <w:r>
        <w:t>. Previous</w:t>
      </w:r>
      <w:ins w:id="768" w:author="Anderson,Brian M" w:date="2020-11-02T09:27:00Z">
        <w:r w:rsidR="00455BFB">
          <w:t>ly</w:t>
        </w:r>
      </w:ins>
      <w:r>
        <w:t xml:space="preserve"> published studies proposed similar architectures</w:t>
      </w:r>
      <w:ins w:id="769" w:author="Anderson,Brian M" w:date="2020-11-02T09:27:00Z">
        <w:r w:rsidR="00455BFB">
          <w:t xml:space="preserve"> that were</w:t>
        </w:r>
      </w:ins>
      <w:r>
        <w:t xml:space="preserve"> focused only on dense connections within a single convolutional block</w:t>
      </w:r>
      <w:r>
        <w:fldChar w:fldCharType="begin" w:fldLock="1"/>
      </w:r>
      <w:r w:rsidR="00014931">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19–21&lt;/sup&gt;","plainTextFormattedCitation":"19–21","previouslyFormattedCitation":"&lt;sup&gt;19–21&lt;/sup&gt;"},"properties":{"noteIndex":0},"schema":"https://github.com/citation-style-language/schema/raw/master/csl-citation.json"}</w:instrText>
      </w:r>
      <w:r>
        <w:fldChar w:fldCharType="separate"/>
      </w:r>
      <w:r w:rsidR="001E5329" w:rsidRPr="001E5329">
        <w:rPr>
          <w:noProof/>
          <w:vertAlign w:val="superscript"/>
        </w:rPr>
        <w:t>19–21</w:t>
      </w:r>
      <w:r>
        <w:fldChar w:fldCharType="end"/>
      </w:r>
      <w:r w:rsidR="00B402E5">
        <w:t>.</w:t>
      </w:r>
      <w:r>
        <w:t xml:space="preserve"> Our 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del w:id="770" w:author="Anderson,Brian M" w:date="2020-11-02T09:27:00Z">
        <w:r w:rsidR="00B402E5" w:rsidDel="00455BFB">
          <w:delText xml:space="preserve">which </w:delText>
        </w:r>
      </w:del>
      <w:ins w:id="771" w:author="Anderson,Brian M" w:date="2020-11-02T09:27:00Z">
        <w:r w:rsidR="00455BFB">
          <w:t>that</w:t>
        </w:r>
        <w:r w:rsidR="00455BFB">
          <w:t xml:space="preserve"> </w:t>
        </w:r>
      </w:ins>
      <w:r w:rsidR="00B402E5">
        <w:t xml:space="preserve">is particularly important with dense connections where convolutions can be re-used. </w:t>
      </w:r>
      <w:r>
        <w:t>The proposed m</w:t>
      </w:r>
      <w:r w:rsidR="00B402E5">
        <w:t>odel will b</w:t>
      </w:r>
      <w:r w:rsidR="003F4C17">
        <w:t>e publicly available</w:t>
      </w:r>
      <w:ins w:id="772" w:author="Anderson,Brian M" w:date="2020-11-02T09:27:00Z">
        <w:r w:rsidR="00455BFB">
          <w:t xml:space="preserve"> (</w:t>
        </w:r>
      </w:ins>
      <w:proofErr w:type="spellStart"/>
      <w:del w:id="773" w:author="Anderson,Brian M" w:date="2020-11-02T09:27:00Z">
        <w:r w:rsidR="003F4C17" w:rsidDel="00455BFB">
          <w:delText xml:space="preserve">, </w:delText>
        </w:r>
      </w:del>
      <w:r w:rsidR="003F4C17">
        <w:t>Github</w:t>
      </w:r>
      <w:proofErr w:type="spellEnd"/>
      <w:r w:rsidR="00B402E5">
        <w:t>: redacted for anonymization</w:t>
      </w:r>
      <w:ins w:id="774" w:author="Anderson,Brian M" w:date="2020-11-02T09:27:00Z">
        <w:r w:rsidR="00455BFB">
          <w:t>)</w:t>
        </w:r>
      </w:ins>
      <w:r w:rsidR="00B402E5">
        <w:t>.</w:t>
      </w:r>
    </w:p>
    <w:p w14:paraId="0FFD9D84" w14:textId="4B426D4F" w:rsidR="00403483" w:rsidDel="00455BFB" w:rsidRDefault="00403483" w:rsidP="00E170A7">
      <w:pPr>
        <w:pStyle w:val="Heading3"/>
        <w:rPr>
          <w:del w:id="775" w:author="Anderson,Brian M" w:date="2020-11-02T09:27:00Z"/>
        </w:rPr>
      </w:pPr>
      <w:del w:id="776" w:author="Anderson,Brian M" w:date="2020-11-02T09:27:00Z">
        <w:r w:rsidDel="00455BFB">
          <w:delText>Model Training</w:delText>
        </w:r>
      </w:del>
    </w:p>
    <w:p w14:paraId="6834924D" w14:textId="512AC4CC"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w:t>
      </w:r>
      <w:del w:id="777" w:author="Anderson,Brian M" w:date="2020-11-02T09:28:00Z">
        <w:r w:rsidR="00093FBD" w:rsidDel="00455BFB">
          <w:delText xml:space="preserve">due </w:delText>
        </w:r>
      </w:del>
      <w:ins w:id="778" w:author="Anderson,Brian M" w:date="2020-11-02T09:28:00Z">
        <w:r w:rsidR="00455BFB">
          <w:t>because of</w:t>
        </w:r>
      </w:ins>
      <w:del w:id="779" w:author="Anderson,Brian M" w:date="2020-11-02T09:28:00Z">
        <w:r w:rsidR="00093FBD" w:rsidDel="00455BFB">
          <w:delText>to</w:delText>
        </w:r>
      </w:del>
      <w:r w:rsidR="00093FBD">
        <w:t xml:space="preserve"> the relatively small size of </w:t>
      </w:r>
      <w:del w:id="780" w:author="Anderson,Brian M" w:date="2020-11-02T09:28:00Z">
        <w:r w:rsidR="00093FBD" w:rsidDel="00455BFB">
          <w:delText>disease</w:delText>
        </w:r>
        <w:r w:rsidR="00147049" w:rsidDel="00455BFB">
          <w:delText xml:space="preserve"> </w:delText>
        </w:r>
      </w:del>
      <w:ins w:id="781" w:author="Anderson,Brian M" w:date="2020-11-02T09:28:00Z">
        <w:r w:rsidR="00455BFB">
          <w:t>lesions</w:t>
        </w:r>
        <w:r w:rsidR="00455BFB">
          <w:t xml:space="preserve"> </w:t>
        </w:r>
      </w:ins>
      <w:r w:rsidR="00147049">
        <w:t xml:space="preserve">and </w:t>
      </w:r>
      <w:ins w:id="782" w:author="Anderson,Brian M" w:date="2020-11-02T09:28:00Z">
        <w:r w:rsidR="00455BFB">
          <w:t xml:space="preserve">the </w:t>
        </w:r>
      </w:ins>
      <w:r w:rsidR="00147049">
        <w:t xml:space="preserve">large search </w:t>
      </w:r>
      <w:del w:id="783" w:author="Anderson,Brian M" w:date="2020-11-02T09:28:00Z">
        <w:r w:rsidR="00147049" w:rsidDel="00455BFB">
          <w:delText>space</w:delText>
        </w:r>
      </w:del>
      <w:ins w:id="784" w:author="Anderson,Brian M" w:date="2020-11-02T09:28:00Z">
        <w:r w:rsidR="00455BFB">
          <w:t>area</w:t>
        </w:r>
      </w:ins>
      <w:r w:rsidR="00147049">
        <w:t>.</w:t>
      </w:r>
      <w:r w:rsidR="00687B5B">
        <w:t xml:space="preserve"> The extent of disease can vary from patient to patient, </w:t>
      </w:r>
      <w:del w:id="785" w:author="Anderson,Brian M" w:date="2020-11-02T09:28:00Z">
        <w:r w:rsidR="00687B5B" w:rsidDel="00455BFB">
          <w:delText>with some containing</w:delText>
        </w:r>
      </w:del>
      <w:ins w:id="786" w:author="Anderson,Brian M" w:date="2020-11-02T09:28:00Z">
        <w:r w:rsidR="00455BFB">
          <w:t>from</w:t>
        </w:r>
      </w:ins>
      <w:r w:rsidR="00687B5B">
        <w:t xml:space="preserve"> a single lesion </w:t>
      </w:r>
      <w:del w:id="787" w:author="Anderson,Brian M" w:date="2020-11-02T09:28:00Z">
        <w:r w:rsidR="00687B5B" w:rsidDel="00455BFB">
          <w:delText>and others having</w:delText>
        </w:r>
      </w:del>
      <w:ins w:id="788" w:author="Anderson,Brian M" w:date="2020-11-02T09:28:00Z">
        <w:r w:rsidR="00455BFB">
          <w:t>to</w:t>
        </w:r>
      </w:ins>
      <w:r w:rsidR="00687B5B">
        <w:t xml:space="preserve"> multiple lesions. Simple class weighting of disease would </w:t>
      </w:r>
      <w:r w:rsidR="008919DF">
        <w:t>lead to</w:t>
      </w:r>
      <w:r w:rsidR="00687B5B">
        <w:t xml:space="preserve"> favoring training </w:t>
      </w:r>
      <w:ins w:id="789" w:author="Anderson,Brian M" w:date="2020-11-02T09:28:00Z">
        <w:r w:rsidR="00455BFB">
          <w:t>i</w:t>
        </w:r>
      </w:ins>
      <w:del w:id="790" w:author="Anderson,Brian M" w:date="2020-11-02T09:28:00Z">
        <w:r w:rsidR="00687B5B" w:rsidDel="00455BFB">
          <w:delText>o</w:delText>
        </w:r>
      </w:del>
      <w:r w:rsidR="00687B5B">
        <w:t xml:space="preserve">n patients with more disease sites. </w:t>
      </w:r>
      <w:r w:rsidR="009E6C58">
        <w:t>O</w:t>
      </w:r>
      <w:r w:rsidR="00687B5B">
        <w:t xml:space="preserve">ur </w:t>
      </w:r>
      <w:r w:rsidR="003F4C17">
        <w:t xml:space="preserve">proposed </w:t>
      </w:r>
      <w:r w:rsidR="00687B5B">
        <w:t xml:space="preserve">method of splitting </w:t>
      </w:r>
      <w:del w:id="791" w:author="Anderson,Brian M" w:date="2020-11-02T09:29:00Z">
        <w:r w:rsidR="00687B5B" w:rsidDel="00455BFB">
          <w:delText xml:space="preserve">up </w:delText>
        </w:r>
      </w:del>
      <w:r w:rsidR="00687B5B">
        <w:t xml:space="preserve">the liver into cubes </w:t>
      </w:r>
      <w:ins w:id="792" w:author="Anderson,Brian M" w:date="2020-11-02T09:29:00Z">
        <w:r w:rsidR="00455BFB">
          <w:t xml:space="preserve">that </w:t>
        </w:r>
        <w:proofErr w:type="gramStart"/>
        <w:r w:rsidR="00455BFB">
          <w:t xml:space="preserve">are </w:t>
        </w:r>
      </w:ins>
      <w:r w:rsidR="00687B5B">
        <w:t>centered</w:t>
      </w:r>
      <w:proofErr w:type="gramEnd"/>
      <w:r w:rsidR="00687B5B">
        <w:t xml:space="preserve"> specifically on disease sites ensures that the model learns </w:t>
      </w:r>
      <w:del w:id="793" w:author="Anderson,Brian M" w:date="2020-11-02T09:29:00Z">
        <w:r w:rsidR="00687B5B" w:rsidDel="00455BFB">
          <w:delText xml:space="preserve">on </w:delText>
        </w:r>
      </w:del>
      <w:ins w:id="794" w:author="Anderson,Brian M" w:date="2020-11-02T09:29:00Z">
        <w:r w:rsidR="00455BFB">
          <w:t>using</w:t>
        </w:r>
        <w:r w:rsidR="00455BFB">
          <w:t xml:space="preserve"> </w:t>
        </w:r>
      </w:ins>
      <w:r w:rsidR="00687B5B">
        <w:t xml:space="preserve">a more balanced representation of data. </w:t>
      </w:r>
      <w:r w:rsidR="00B402E5">
        <w:t xml:space="preserve">The training workflow </w:t>
      </w:r>
      <w:proofErr w:type="gramStart"/>
      <w:r w:rsidR="00B402E5">
        <w:t>was designed</w:t>
      </w:r>
      <w:proofErr w:type="gramEnd"/>
      <w:r w:rsidR="00B402E5">
        <w:t xml:space="preserve"> to allow the model </w:t>
      </w:r>
      <w:ins w:id="795" w:author="Anderson,Brian M" w:date="2020-11-02T09:29:00Z">
        <w:r w:rsidR="00455BFB">
          <w:t xml:space="preserve">to </w:t>
        </w:r>
      </w:ins>
      <w:r w:rsidR="00B402E5">
        <w:t>learn from batches that contains cubic images from multiple patients at once, enabling the creation of a more generalized model.</w:t>
      </w:r>
    </w:p>
    <w:p w14:paraId="260BD9B6" w14:textId="76B08CF8" w:rsidR="00687B5B" w:rsidDel="00455BFB" w:rsidRDefault="00810645" w:rsidP="00E170A7">
      <w:pPr>
        <w:pStyle w:val="Heading2"/>
        <w:rPr>
          <w:del w:id="796" w:author="Anderson,Brian M" w:date="2020-11-02T09:29:00Z"/>
        </w:rPr>
      </w:pPr>
      <w:del w:id="797" w:author="Anderson,Brian M" w:date="2020-11-02T09:29:00Z">
        <w:r w:rsidDel="00455BFB">
          <w:delText>General Discussion</w:delText>
        </w:r>
      </w:del>
    </w:p>
    <w:p w14:paraId="46EDC7A5" w14:textId="16B7174E" w:rsidR="0083644B" w:rsidRDefault="00147049" w:rsidP="0083644B">
      <w:r>
        <w:t xml:space="preserve">While </w:t>
      </w:r>
      <w:r w:rsidR="00B402E5">
        <w:t xml:space="preserve">fully convolutional networks </w:t>
      </w:r>
      <w:r>
        <w:t>have been</w:t>
      </w:r>
      <w:r w:rsidR="003F08A2">
        <w:t xml:space="preserve"> previously</w:t>
      </w:r>
      <w:r>
        <w:t xml:space="preserve"> </w:t>
      </w:r>
      <w:r w:rsidR="003F08A2">
        <w:t xml:space="preserve">investigated for the segmentation of </w:t>
      </w:r>
      <w:r>
        <w:t>CRL</w:t>
      </w:r>
      <w:r w:rsidR="00640705">
        <w:t>M</w:t>
      </w:r>
      <w:r w:rsidR="007F0C25">
        <w:fldChar w:fldCharType="begin" w:fldLock="1"/>
      </w:r>
      <w:r w:rsidR="00BC3022">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7&lt;/sup&gt;","plainTextFormattedCitation":"7","previouslyFormattedCitation":"&lt;sup&gt;7&lt;/sup&gt;"},"properties":{"noteIndex":0},"schema":"https://github.com/citation-style-language/schema/raw/master/csl-citation.json"}</w:instrText>
      </w:r>
      <w:r w:rsidR="007F0C25">
        <w:fldChar w:fldCharType="separate"/>
      </w:r>
      <w:r w:rsidR="00B232C6" w:rsidRPr="00B232C6">
        <w:rPr>
          <w:noProof/>
          <w:vertAlign w:val="superscript"/>
        </w:rPr>
        <w:t>7</w:t>
      </w:r>
      <w:r w:rsidR="007F0C25">
        <w:fldChar w:fldCharType="end"/>
      </w:r>
      <w:r>
        <w:t xml:space="preserve">, </w:t>
      </w:r>
      <w:r w:rsidR="003F08A2">
        <w:t xml:space="preserve">only a quantitative assessment of </w:t>
      </w:r>
      <w:del w:id="798" w:author="Anderson,Brian M" w:date="2020-11-02T09:29:00Z">
        <w:r w:rsidR="003F08A2" w:rsidDel="00455BFB">
          <w:delText xml:space="preserve">the </w:delText>
        </w:r>
      </w:del>
      <w:r w:rsidR="003F08A2">
        <w:t>model performance has been reported</w:t>
      </w:r>
      <w:r w:rsidR="0083644B">
        <w:t xml:space="preserve">. The mean </w:t>
      </w:r>
      <w:r w:rsidR="003F08A2">
        <w:t>DSC</w:t>
      </w:r>
      <w:r w:rsidR="00810645">
        <w:t xml:space="preserve"> and sensitivity</w:t>
      </w:r>
      <w:r w:rsidR="0083644B">
        <w:t xml:space="preserve"> of our model </w:t>
      </w:r>
      <w:del w:id="799" w:author="Anderson,Brian M" w:date="2020-11-02T09:30:00Z">
        <w:r w:rsidR="0083644B" w:rsidDel="00455BFB">
          <w:delText xml:space="preserve">was </w:delText>
        </w:r>
      </w:del>
      <w:ins w:id="800" w:author="Anderson,Brian M" w:date="2020-11-02T09:30:00Z">
        <w:r w:rsidR="00455BFB">
          <w:t>were</w:t>
        </w:r>
        <w:r w:rsidR="00455BFB">
          <w:t xml:space="preserve"> </w:t>
        </w:r>
      </w:ins>
      <w:r w:rsidR="009E6C58">
        <w:t xml:space="preserve">slightly </w:t>
      </w:r>
      <w:del w:id="801" w:author="Anderson,Brian M" w:date="2020-11-02T09:30:00Z">
        <w:r w:rsidR="009E6C58" w:rsidDel="00455BFB">
          <w:delText xml:space="preserve">less </w:delText>
        </w:r>
      </w:del>
      <w:ins w:id="802" w:author="Anderson,Brian M" w:date="2020-11-02T09:30:00Z">
        <w:r w:rsidR="00455BFB">
          <w:t>lower</w:t>
        </w:r>
        <w:r w:rsidR="00455BFB">
          <w:t xml:space="preserve"> </w:t>
        </w:r>
      </w:ins>
      <w:r w:rsidR="0083644B">
        <w:t xml:space="preserve">than </w:t>
      </w:r>
      <w:del w:id="803" w:author="Anderson,Brian M" w:date="2020-11-02T09:30:00Z">
        <w:r w:rsidR="0083644B" w:rsidDel="00455BFB">
          <w:delText xml:space="preserve">that </w:delText>
        </w:r>
      </w:del>
      <w:ins w:id="804" w:author="Anderson,Brian M" w:date="2020-11-02T09:30:00Z">
        <w:r w:rsidR="00455BFB">
          <w:t>those</w:t>
        </w:r>
        <w:r w:rsidR="00455BFB">
          <w:t xml:space="preserve"> </w:t>
        </w:r>
      </w:ins>
      <w:r w:rsidR="0083644B">
        <w:t>presented by</w:t>
      </w:r>
      <w:r w:rsidR="00B402E5">
        <w:t xml:space="preserve"> </w:t>
      </w:r>
      <w:proofErr w:type="spellStart"/>
      <w:r w:rsidR="0051477F" w:rsidRPr="0051477F">
        <w:t>Vorontsov</w:t>
      </w:r>
      <w:proofErr w:type="spellEnd"/>
      <w:r w:rsidR="0051477F">
        <w:t xml:space="preserve"> et al</w:t>
      </w:r>
      <w:r w:rsidR="00A94A22">
        <w:fldChar w:fldCharType="begin" w:fldLock="1"/>
      </w:r>
      <w:r w:rsidR="00BC3022">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7&lt;/sup&gt;","plainTextFormattedCitation":"7","previouslyFormattedCitation":"&lt;sup&gt;7&lt;/sup&gt;"},"properties":{"noteIndex":0},"schema":"https://github.com/citation-style-language/schema/raw/master/csl-citation.json"}</w:instrText>
      </w:r>
      <w:r w:rsidR="00A94A22">
        <w:fldChar w:fldCharType="separate"/>
      </w:r>
      <w:r w:rsidR="00B232C6" w:rsidRPr="00B232C6">
        <w:rPr>
          <w:noProof/>
          <w:vertAlign w:val="superscript"/>
        </w:rPr>
        <w:t>7</w:t>
      </w:r>
      <w:r w:rsidR="00A94A22">
        <w:fldChar w:fldCharType="end"/>
      </w:r>
      <w:r w:rsidR="00B402E5">
        <w:t>,</w:t>
      </w:r>
      <w:r w:rsidR="0083644B">
        <w:t xml:space="preserve"> with more test sit</w:t>
      </w:r>
      <w:r w:rsidR="00D17B88">
        <w:t>es for two of the criteria (n=</w:t>
      </w:r>
      <w:r w:rsidR="009E6C58">
        <w:t>42</w:t>
      </w:r>
      <w:r w:rsidR="00D17B88">
        <w:t xml:space="preserve"> vs n=30 for </w:t>
      </w:r>
      <w:del w:id="805" w:author="Anderson,Brian M" w:date="2020-11-02T09:30:00Z">
        <w:r w:rsidR="00D17B88" w:rsidDel="00455BFB">
          <w:delText>less than</w:delText>
        </w:r>
      </w:del>
      <w:ins w:id="806" w:author="Anderson,Brian M" w:date="2020-11-02T09:30:00Z">
        <w:r w:rsidR="00455BFB">
          <w:t>&lt;</w:t>
        </w:r>
      </w:ins>
      <w:r w:rsidR="00D17B88">
        <w:t xml:space="preserve"> 10mm, and n=</w:t>
      </w:r>
      <w:r w:rsidR="009E6C58">
        <w:t>49</w:t>
      </w:r>
      <w:r w:rsidR="00D17B88">
        <w:t xml:space="preserve"> vs n=</w:t>
      </w:r>
      <w:r w:rsidR="009E6C58">
        <w:t xml:space="preserve">35 </w:t>
      </w:r>
      <w:r w:rsidR="00D17B88">
        <w:t xml:space="preserve">for </w:t>
      </w:r>
      <w:r w:rsidR="009E6C58">
        <w:t>10-</w:t>
      </w:r>
      <w:r w:rsidR="00D17B88">
        <w:t>20mm</w:t>
      </w:r>
      <w:r w:rsidR="0083644B">
        <w:t>).</w:t>
      </w:r>
      <w:r w:rsidR="00D637CA">
        <w:t xml:space="preserve"> Similar </w:t>
      </w:r>
      <w:ins w:id="807" w:author="Anderson,Brian M" w:date="2020-11-02T09:30:00Z">
        <w:r w:rsidR="00455BFB">
          <w:t>findings have</w:t>
        </w:r>
      </w:ins>
      <w:del w:id="808" w:author="Anderson,Brian M" w:date="2020-11-02T09:30:00Z">
        <w:r w:rsidR="00D637CA" w:rsidDel="00455BFB">
          <w:delText>work has</w:delText>
        </w:r>
      </w:del>
      <w:r w:rsidR="00D637CA">
        <w:t xml:space="preserve"> also been </w:t>
      </w:r>
      <w:r w:rsidR="003F08A2">
        <w:t xml:space="preserve">reported by </w:t>
      </w:r>
      <w:r w:rsidR="0051477F">
        <w:t>Christ</w:t>
      </w:r>
      <w:r w:rsidR="003F08A2">
        <w:t xml:space="preserve"> et al</w:t>
      </w:r>
      <w:ins w:id="809" w:author="Anderson,Brian M" w:date="2020-11-02T09:31:00Z">
        <w:r w:rsidR="00455BFB">
          <w:t>;</w:t>
        </w:r>
      </w:ins>
      <w:del w:id="810" w:author="Anderson,Brian M" w:date="2020-11-02T09:31:00Z">
        <w:r w:rsidR="003F08A2" w:rsidDel="00455BFB">
          <w:delText>,</w:delText>
        </w:r>
      </w:del>
      <w:r w:rsidR="00A94A22">
        <w:fldChar w:fldCharType="begin" w:fldLock="1"/>
      </w:r>
      <w:r w:rsidR="00BC3022">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6&lt;/sup&gt;","plainTextFormattedCitation":"6","previouslyFormattedCitation":"&lt;sup&gt;6&lt;/sup&gt;"},"properties":{"noteIndex":0},"schema":"https://github.com/citation-style-language/schema/raw/master/csl-citation.json"}</w:instrText>
      </w:r>
      <w:r w:rsidR="00A94A22">
        <w:fldChar w:fldCharType="separate"/>
      </w:r>
      <w:r w:rsidR="00B232C6" w:rsidRPr="00B232C6">
        <w:rPr>
          <w:noProof/>
          <w:vertAlign w:val="superscript"/>
        </w:rPr>
        <w:t>6</w:t>
      </w:r>
      <w:r w:rsidR="00A94A22">
        <w:fldChar w:fldCharType="end"/>
      </w:r>
      <w:r w:rsidR="00D637CA">
        <w:t xml:space="preserve"> however</w:t>
      </w:r>
      <w:ins w:id="811" w:author="Anderson,Brian M" w:date="2020-11-02T09:31:00Z">
        <w:r w:rsidR="00455BFB">
          <w:t>,</w:t>
        </w:r>
      </w:ins>
      <w:r w:rsidR="00D637CA">
        <w:t xml:space="preserve"> their work focused </w:t>
      </w:r>
      <w:r w:rsidR="00D637CA">
        <w:lastRenderedPageBreak/>
        <w:t>on primary liver disease.</w:t>
      </w:r>
      <w:r w:rsidR="00FD75D2">
        <w:t xml:space="preserve"> Within our institutional data</w:t>
      </w:r>
      <w:ins w:id="812" w:author="Anderson,Brian M" w:date="2020-11-02T09:31:00Z">
        <w:r w:rsidR="00455BFB">
          <w:t>,</w:t>
        </w:r>
      </w:ins>
      <w:r w:rsidR="00FD75D2">
        <w:t xml:space="preserve"> </w:t>
      </w:r>
      <w:r w:rsidR="00D32F8B">
        <w:t>84</w:t>
      </w:r>
      <w:r w:rsidR="00FD75D2">
        <w:t>% (</w:t>
      </w:r>
      <w:r w:rsidR="00D32F8B">
        <w:t>16</w:t>
      </w:r>
      <w:r w:rsidR="00FD75D2">
        <w:t>/</w:t>
      </w:r>
      <w:r w:rsidR="00D32F8B">
        <w:t>19</w:t>
      </w:r>
      <w:r w:rsidR="00FD75D2">
        <w:t>) of the</w:t>
      </w:r>
      <w:r w:rsidR="00D32F8B">
        <w:t xml:space="preserve"> disease sites</w:t>
      </w:r>
      <w:r w:rsidR="00FD75D2">
        <w:t xml:space="preserve"> had </w:t>
      </w:r>
      <w:ins w:id="813" w:author="Anderson,Brian M" w:date="2020-11-02T09:31:00Z">
        <w:r w:rsidR="00455BFB">
          <w:t xml:space="preserve">a </w:t>
        </w:r>
      </w:ins>
      <w:r w:rsidR="00FD75D2">
        <w:t xml:space="preserve">DSC </w:t>
      </w:r>
      <w:del w:id="814" w:author="Anderson,Brian M" w:date="2020-11-02T09:31:00Z">
        <w:r w:rsidR="00FD75D2" w:rsidDel="00455BFB">
          <w:delText>greater than</w:delText>
        </w:r>
      </w:del>
      <w:ins w:id="815" w:author="Anderson,Brian M" w:date="2020-11-02T09:31:00Z">
        <w:r w:rsidR="00455BFB">
          <w:t>&gt;</w:t>
        </w:r>
      </w:ins>
      <w:r w:rsidR="00FD75D2">
        <w:t xml:space="preserve"> </w:t>
      </w:r>
      <w:r w:rsidR="00A74431">
        <w:t>0.76</w:t>
      </w:r>
      <w:r w:rsidR="00FD75D2">
        <w:t xml:space="preserve">, which </w:t>
      </w:r>
      <w:r w:rsidR="00A74431">
        <w:t>is reported as the</w:t>
      </w:r>
      <w:r w:rsidR="00FD75D2">
        <w:t xml:space="preserve"> inter-observer variability </w:t>
      </w:r>
      <w:r w:rsidR="00A74431">
        <w:t xml:space="preserve">for </w:t>
      </w:r>
      <w:ins w:id="816" w:author="Anderson,Brian M" w:date="2020-11-02T09:31:00Z">
        <w:r w:rsidR="00455BFB">
          <w:t xml:space="preserve">CRLM </w:t>
        </w:r>
      </w:ins>
      <w:r w:rsidR="00A74431">
        <w:t>segmentation</w:t>
      </w:r>
      <w:del w:id="817" w:author="Anderson,Brian M" w:date="2020-11-02T09:31:00Z">
        <w:r w:rsidR="00A74431" w:rsidDel="00455BFB">
          <w:delText xml:space="preserve"> of CRLM</w:delText>
        </w:r>
      </w:del>
      <w:r w:rsidR="00FD75D2">
        <w:fldChar w:fldCharType="begin" w:fldLock="1"/>
      </w:r>
      <w:r w:rsidR="00014931">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22&lt;/sup&gt;","plainTextFormattedCitation":"22","previouslyFormattedCitation":"&lt;sup&gt;22&lt;/sup&gt;"},"properties":{"noteIndex":0},"schema":"https://github.com/citation-style-language/schema/raw/master/csl-citation.json"}</w:instrText>
      </w:r>
      <w:r w:rsidR="00FD75D2">
        <w:fldChar w:fldCharType="separate"/>
      </w:r>
      <w:r w:rsidR="001E5329" w:rsidRPr="001E5329">
        <w:rPr>
          <w:noProof/>
          <w:vertAlign w:val="superscript"/>
        </w:rPr>
        <w:t>22</w:t>
      </w:r>
      <w:r w:rsidR="00FD75D2">
        <w:fldChar w:fldCharType="end"/>
      </w:r>
      <w:r w:rsidR="00FD75D2">
        <w:t>.</w:t>
      </w:r>
    </w:p>
    <w:p w14:paraId="37EE17D6" w14:textId="18EA16B5" w:rsidR="00810645" w:rsidRDefault="00112AA5" w:rsidP="00E170A7">
      <w:pPr>
        <w:pStyle w:val="Heading2"/>
      </w:pPr>
      <w:r>
        <w:t>Limitations</w:t>
      </w:r>
    </w:p>
    <w:p w14:paraId="03B60A0E" w14:textId="77777777" w:rsidR="00455BFB" w:rsidRPr="00455BFB" w:rsidRDefault="00455BFB" w:rsidP="00455BFB">
      <w:pPr>
        <w:rPr>
          <w:ins w:id="818" w:author="Anderson,Brian M" w:date="2020-11-02T09:32:00Z"/>
        </w:rPr>
        <w:pPrChange w:id="819" w:author="Anderson,Brian M" w:date="2020-11-02T09:32:00Z">
          <w:pPr>
            <w:pStyle w:val="Heading2"/>
          </w:pPr>
        </w:pPrChange>
      </w:pPr>
      <w:ins w:id="820" w:author="Anderson,Brian M" w:date="2020-11-02T09:32:00Z">
        <w:r w:rsidRPr="00455BFB">
          <w:t xml:space="preserve">Our study has several limitations. The mean sensitivity was only 7% in disease sites &lt; 10 mm in diameter compared with 98% in sites &gt; 15 mm. We believe that the low sensitivity in small sites may be partly due to the test data used, where several 10-15-mm disease sites were present on a single scan slice. Unfortunately, manual contours were not present for all of the institutional CRLM and ablation data, limiting our quantitative comparison to 19 of the 24 CLRM sites and 9 of the </w:t>
        </w:r>
        <w:proofErr w:type="gramStart"/>
        <w:r w:rsidRPr="00455BFB">
          <w:t>19 ablation</w:t>
        </w:r>
        <w:proofErr w:type="gramEnd"/>
        <w:r w:rsidRPr="00455BFB">
          <w:t xml:space="preserve"> sites.</w:t>
        </w:r>
      </w:ins>
    </w:p>
    <w:p w14:paraId="7FD5ED3F" w14:textId="76BE75B1" w:rsidR="003F08A2" w:rsidDel="00455BFB" w:rsidRDefault="003F08A2" w:rsidP="00455BFB">
      <w:pPr>
        <w:rPr>
          <w:del w:id="821" w:author="Anderson,Brian M" w:date="2020-11-02T09:32:00Z"/>
        </w:rPr>
        <w:pPrChange w:id="822" w:author="Anderson,Brian M" w:date="2020-11-02T09:32:00Z">
          <w:pPr/>
        </w:pPrChange>
      </w:pPr>
      <w:del w:id="823" w:author="Anderson,Brian M" w:date="2020-11-02T09:32:00Z">
        <w:r w:rsidDel="00455BFB">
          <w:delText>Our study has several limitations. The proposed model showed limitation on segmenting small disease site of less than 1</w:delText>
        </w:r>
        <w:r w:rsidR="009E6C58" w:rsidDel="00455BFB">
          <w:delText>0</w:delText>
        </w:r>
        <w:r w:rsidDel="00455BFB">
          <w:delText xml:space="preserve"> mm </w:delText>
        </w:r>
        <w:r w:rsidR="00B402E5" w:rsidDel="00455BFB">
          <w:delText>in diameter</w:delText>
        </w:r>
        <w:r w:rsidDel="00455BFB">
          <w:delText xml:space="preserve"> with a reported </w:delText>
        </w:r>
        <w:r w:rsidR="00B402E5" w:rsidDel="00455BFB">
          <w:delText>mean</w:delText>
        </w:r>
        <w:r w:rsidDel="00455BFB">
          <w:delText xml:space="preserve"> sensitivity of </w:delText>
        </w:r>
        <w:r w:rsidR="009E6C58" w:rsidDel="00455BFB">
          <w:delText>7</w:delText>
        </w:r>
        <w:r w:rsidDel="00455BFB">
          <w:delText xml:space="preserve">%. </w:delText>
        </w:r>
        <w:r w:rsidR="00E904F6" w:rsidDel="00455BFB">
          <w:delText>However, the detectability of disease greater than 1</w:delText>
        </w:r>
        <w:r w:rsidR="009E6C58" w:rsidDel="00455BFB">
          <w:delText>5</w:delText>
        </w:r>
        <w:r w:rsidR="00E904F6" w:rsidDel="00455BFB">
          <w:delText xml:space="preserve"> mm was more satisfactory with a reported sensitivity of 9</w:delText>
        </w:r>
        <w:r w:rsidR="009E6C58" w:rsidDel="00455BFB">
          <w:delText>8</w:delText>
        </w:r>
        <w:r w:rsidR="00E904F6" w:rsidDel="00455BFB">
          <w:delText xml:space="preserve">%. </w:delText>
        </w:r>
        <w:r w:rsidR="009E6C58" w:rsidDel="00455BFB">
          <w:delText>We believe that part of this low sensitivity is due to the test data used, where several 10-15 mm disease sites are present on only a single slice of the scan.</w:delText>
        </w:r>
        <w:r w:rsidR="00D32F8B" w:rsidDel="00455BFB">
          <w:delText xml:space="preserve"> Unfortunately manual contours were not present on all of the institutional CRLM and ablation data, limiting our Quantitative comparison to 19 of the 24 CLRM sites and 9 of the 19 ablation sites.</w:delText>
        </w:r>
      </w:del>
    </w:p>
    <w:p w14:paraId="7434BBE5" w14:textId="69B42F55" w:rsidR="00B402E5" w:rsidRDefault="0046341D" w:rsidP="00455BFB">
      <w:pPr>
        <w:pPrChange w:id="824" w:author="Anderson,Brian M" w:date="2020-11-02T09:32:00Z">
          <w:pPr/>
        </w:pPrChange>
      </w:pPr>
      <w:r>
        <w:t>Majority voting showed poor</w:t>
      </w:r>
      <w:r w:rsidR="00E904F6">
        <w:t xml:space="preserve"> Likert </w:t>
      </w:r>
      <w:r>
        <w:t>score (&lt; 4) for three ablation sites</w:t>
      </w:r>
      <w:r w:rsidR="00B402E5">
        <w:t>. The</w:t>
      </w:r>
      <w:r>
        <w:t xml:space="preserve"> predictions for these sites</w:t>
      </w:r>
      <w:r w:rsidR="00B402E5">
        <w:t xml:space="preserve"> </w:t>
      </w:r>
      <w:proofErr w:type="gramStart"/>
      <w:r>
        <w:t>can be seen</w:t>
      </w:r>
      <w:proofErr w:type="gramEnd"/>
      <w:r>
        <w:t xml:space="preserve"> in the Supplementary Figure xxx, where disagreement about the boundary of the ablation zone and the time needed for correction resulted in a range of scores from the reviewers.</w:t>
      </w:r>
      <w:r w:rsidR="003F4C17">
        <w:t xml:space="preserve"> </w:t>
      </w:r>
      <w:ins w:id="825" w:author="Anderson,Brian M" w:date="2020-10-27T14:52:00Z">
        <w:r w:rsidR="003F4C17">
          <w:t xml:space="preserve">We believe that suboptimal imaging quality during </w:t>
        </w:r>
        <w:proofErr w:type="spellStart"/>
        <w:r w:rsidR="003F4C17">
          <w:t>porto</w:t>
        </w:r>
        <w:proofErr w:type="spellEnd"/>
        <w:r w:rsidR="003F4C17">
          <w:t xml:space="preserve">-venous CT acquisition phase might have negatively </w:t>
        </w:r>
        <w:proofErr w:type="gramStart"/>
        <w:r w:rsidR="003F4C17">
          <w:t>impacted</w:t>
        </w:r>
        <w:proofErr w:type="gramEnd"/>
        <w:r w:rsidR="003F4C17">
          <w:t xml:space="preserve"> ablation zone boundary identification in such patients. Optimizing imaging acquisition protocol intra-procedurally during ablation interventions might overcome such limitation.</w:t>
        </w:r>
      </w:ins>
    </w:p>
    <w:p w14:paraId="78458327" w14:textId="7C96DE25" w:rsidR="00FF38F7" w:rsidRDefault="00FF38F7" w:rsidP="0083644B">
      <w:r>
        <w:t>The measurement of false</w:t>
      </w:r>
      <w:del w:id="826" w:author="Anderson,Brian M" w:date="2020-11-02T09:33:00Z">
        <w:r w:rsidDel="005311CF">
          <w:delText xml:space="preserve"> </w:delText>
        </w:r>
      </w:del>
      <w:ins w:id="827" w:author="Anderson,Brian M" w:date="2020-11-02T09:33:00Z">
        <w:r w:rsidR="005311CF">
          <w:t>-</w:t>
        </w:r>
      </w:ins>
      <w:r>
        <w:t>positive volume seem</w:t>
      </w:r>
      <w:ins w:id="828" w:author="Anderson,Brian M" w:date="2020-11-02T09:33:00Z">
        <w:r w:rsidR="005311CF">
          <w:t>ed to be</w:t>
        </w:r>
      </w:ins>
      <w:del w:id="829" w:author="Anderson,Brian M" w:date="2020-11-02T09:33:00Z">
        <w:r w:rsidDel="005311CF">
          <w:delText>s</w:delText>
        </w:r>
      </w:del>
      <w:r>
        <w:t xml:space="preserve"> highly biased when there </w:t>
      </w:r>
      <w:del w:id="830" w:author="Anderson,Brian M" w:date="2020-11-02T09:33:00Z">
        <w:r w:rsidDel="005311CF">
          <w:delText xml:space="preserve">are </w:delText>
        </w:r>
      </w:del>
      <w:ins w:id="831" w:author="Anderson,Brian M" w:date="2020-11-02T09:33:00Z">
        <w:r w:rsidR="005311CF">
          <w:t>were</w:t>
        </w:r>
        <w:r w:rsidR="005311CF">
          <w:t xml:space="preserve"> </w:t>
        </w:r>
      </w:ins>
      <w:r>
        <w:t>small amounts of over-segmentation on large tumors</w:t>
      </w:r>
      <w:ins w:id="832" w:author="Anderson,Brian M" w:date="2020-11-02T09:33:00Z">
        <w:r w:rsidR="005311CF">
          <w:t xml:space="preserve"> (</w:t>
        </w:r>
      </w:ins>
      <w:del w:id="833" w:author="Anderson,Brian M" w:date="2020-11-02T09:33:00Z">
        <w:r w:rsidR="00810645" w:rsidDel="005311CF">
          <w:delText>,</w:delText>
        </w:r>
        <w:r w:rsidR="008E0125" w:rsidDel="005311CF">
          <w:delText xml:space="preserve"> </w:delText>
        </w:r>
      </w:del>
      <w:r w:rsidR="008E0125">
        <w:t>Supplementary Figure xx</w:t>
      </w:r>
      <w:ins w:id="834" w:author="Anderson,Brian M" w:date="2020-11-02T09:33:00Z">
        <w:r w:rsidR="005311CF">
          <w:t>x);</w:t>
        </w:r>
      </w:ins>
      <w:del w:id="835" w:author="Anderson,Brian M" w:date="2020-11-02T09:33:00Z">
        <w:r w:rsidR="008E0125" w:rsidDel="005311CF">
          <w:delText>x,</w:delText>
        </w:r>
      </w:del>
      <w:r>
        <w:t xml:space="preserve"> this was the rationale for the creation of the </w:t>
      </w:r>
      <w:r w:rsidR="000B662B">
        <w:t>erroneous</w:t>
      </w:r>
      <w:r>
        <w:t xml:space="preserve"> </w:t>
      </w:r>
      <w:del w:id="836" w:author="Anderson,Brian M" w:date="2020-11-02T09:33:00Z">
        <w:r w:rsidDel="005311CF">
          <w:delText>false positive volume</w:delText>
        </w:r>
        <w:r w:rsidR="000B662B" w:rsidDel="005311CF">
          <w:delText xml:space="preserve"> </w:delText>
        </w:r>
      </w:del>
      <w:r w:rsidR="000B662B">
        <w:t>and over-segmentation false</w:t>
      </w:r>
      <w:ins w:id="837" w:author="Anderson,Brian M" w:date="2020-11-02T09:33:00Z">
        <w:r w:rsidR="005311CF">
          <w:t>-</w:t>
        </w:r>
      </w:ins>
      <w:del w:id="838" w:author="Anderson,Brian M" w:date="2020-11-02T09:33:00Z">
        <w:r w:rsidR="000B662B" w:rsidDel="005311CF">
          <w:delText xml:space="preserve"> </w:delText>
        </w:r>
      </w:del>
      <w:r w:rsidR="000B662B">
        <w:t>positive</w:t>
      </w:r>
      <w:ins w:id="839" w:author="Anderson,Brian M" w:date="2020-11-02T09:33:00Z">
        <w:r w:rsidR="005311CF">
          <w:t xml:space="preserve"> volumes</w:t>
        </w:r>
      </w:ins>
      <w:r w:rsidR="008E0125">
        <w:t xml:space="preserve">. </w:t>
      </w:r>
      <w:r w:rsidR="00810645">
        <w:t>To ensure transparency,</w:t>
      </w:r>
      <w:r>
        <w:t xml:space="preserve"> we include</w:t>
      </w:r>
      <w:ins w:id="840" w:author="Anderson,Brian M" w:date="2020-11-02T09:33:00Z">
        <w:r w:rsidR="005311CF">
          <w:t>d</w:t>
        </w:r>
      </w:ins>
      <w:r w:rsidR="000B662B">
        <w:t xml:space="preserve"> all three</w:t>
      </w:r>
      <w:r>
        <w:t xml:space="preserve"> and rel</w:t>
      </w:r>
      <w:ins w:id="841" w:author="Anderson,Brian M" w:date="2020-11-02T09:34:00Z">
        <w:r w:rsidR="005311CF">
          <w:t>ied</w:t>
        </w:r>
      </w:ins>
      <w:del w:id="842" w:author="Anderson,Brian M" w:date="2020-11-02T09:34:00Z">
        <w:r w:rsidDel="005311CF">
          <w:delText>y</w:delText>
        </w:r>
      </w:del>
      <w:r>
        <w:t xml:space="preserve"> on </w:t>
      </w:r>
      <w:del w:id="843" w:author="Anderson,Brian M" w:date="2020-11-02T09:34:00Z">
        <w:r w:rsidDel="005311CF">
          <w:delText xml:space="preserve">the </w:delText>
        </w:r>
      </w:del>
      <w:r>
        <w:t>qualitative assessment to add weight to the quality of the contours.</w:t>
      </w:r>
    </w:p>
    <w:p w14:paraId="0374F1B5" w14:textId="42D52B6D" w:rsidR="00810645" w:rsidRDefault="00810645" w:rsidP="00E170A7">
      <w:pPr>
        <w:pStyle w:val="Heading2"/>
      </w:pPr>
      <w:r>
        <w:t>Conclusion</w:t>
      </w:r>
      <w:ins w:id="844" w:author="Anderson,Brian M" w:date="2020-11-02T09:34:00Z">
        <w:r w:rsidR="005311CF">
          <w:t>s</w:t>
        </w:r>
      </w:ins>
    </w:p>
    <w:p w14:paraId="406251BD" w14:textId="47D41BB9" w:rsidR="009555FA" w:rsidRDefault="009555FA" w:rsidP="0083644B">
      <w:r>
        <w:t xml:space="preserve">The proposed </w:t>
      </w:r>
      <w:r w:rsidR="008E0125">
        <w:t>Hybrid-</w:t>
      </w:r>
      <w:proofErr w:type="spellStart"/>
      <w:r w:rsidR="008E0125">
        <w:t>W</w:t>
      </w:r>
      <w:r>
        <w:t>Net</w:t>
      </w:r>
      <w:proofErr w:type="spellEnd"/>
      <w:r>
        <w:t xml:space="preserve"> model </w:t>
      </w:r>
      <w:del w:id="845" w:author="Anderson,Brian M" w:date="2020-11-02T09:34:00Z">
        <w:r w:rsidDel="005311CF">
          <w:delText>was able to provide</w:delText>
        </w:r>
      </w:del>
      <w:ins w:id="846" w:author="Anderson,Brian M" w:date="2020-11-02T09:34:00Z">
        <w:r w:rsidR="005311CF">
          <w:t>provided</w:t>
        </w:r>
      </w:ins>
      <w:r>
        <w:t xml:space="preserve"> fast </w:t>
      </w:r>
      <w:r w:rsidR="00B402E5">
        <w:t>(&lt;</w:t>
      </w:r>
      <w:ins w:id="847" w:author="Anderson,Brian M" w:date="2020-11-02T09:34:00Z">
        <w:r w:rsidR="005311CF">
          <w:t xml:space="preserve"> </w:t>
        </w:r>
      </w:ins>
      <w:r w:rsidR="00B402E5">
        <w:t xml:space="preserve">30 seconds) </w:t>
      </w:r>
      <w:r>
        <w:t xml:space="preserve">and accurate </w:t>
      </w:r>
      <w:del w:id="848" w:author="Anderson,Brian M" w:date="2020-11-02T09:34:00Z">
        <w:r w:rsidDel="005311CF">
          <w:delText>colorectal metastasis</w:delText>
        </w:r>
      </w:del>
      <w:ins w:id="849" w:author="Anderson,Brian M" w:date="2020-11-02T09:34:00Z">
        <w:r w:rsidR="005311CF">
          <w:t>CRLM</w:t>
        </w:r>
      </w:ins>
      <w:r>
        <w:t xml:space="preserve"> and ablation </w:t>
      </w:r>
      <w:del w:id="850" w:author="Anderson,Brian M" w:date="2020-11-02T09:34:00Z">
        <w:r w:rsidDel="005311CF">
          <w:delText xml:space="preserve">cavity </w:delText>
        </w:r>
      </w:del>
      <w:ins w:id="851" w:author="Anderson,Brian M" w:date="2020-11-02T09:34:00Z">
        <w:r w:rsidR="005311CF">
          <w:t>zone</w:t>
        </w:r>
        <w:r w:rsidR="005311CF">
          <w:t xml:space="preserve"> </w:t>
        </w:r>
      </w:ins>
      <w:r>
        <w:t xml:space="preserve">segmentations for CECT. </w:t>
      </w:r>
      <w:r w:rsidR="007A677F">
        <w:t xml:space="preserve">Our model’s results were well accepted by the reviewers, with all three </w:t>
      </w:r>
      <w:del w:id="852" w:author="Anderson,Brian M" w:date="2020-11-02T09:34:00Z">
        <w:r w:rsidR="007A677F" w:rsidDel="005311CF">
          <w:delText xml:space="preserve">reviewers </w:delText>
        </w:r>
      </w:del>
      <w:r w:rsidR="007A677F">
        <w:t xml:space="preserve">scoring the disease segmentation (n=24) as </w:t>
      </w:r>
      <w:del w:id="853" w:author="Anderson,Brian M" w:date="2020-11-02T09:34:00Z">
        <w:r w:rsidR="007A677F" w:rsidDel="005311CF">
          <w:delText xml:space="preserve">four </w:delText>
        </w:r>
      </w:del>
      <w:proofErr w:type="gramStart"/>
      <w:ins w:id="854" w:author="Anderson,Brian M" w:date="2020-11-02T09:34:00Z">
        <w:r w:rsidR="005311CF">
          <w:t>4</w:t>
        </w:r>
        <w:proofErr w:type="gramEnd"/>
        <w:r w:rsidR="005311CF">
          <w:t xml:space="preserve"> </w:t>
        </w:r>
      </w:ins>
      <w:r w:rsidR="007A677F">
        <w:t xml:space="preserve">or </w:t>
      </w:r>
      <w:del w:id="855" w:author="Anderson,Brian M" w:date="2020-11-02T09:34:00Z">
        <w:r w:rsidR="007A677F" w:rsidDel="005311CF">
          <w:delText xml:space="preserve">greater </w:delText>
        </w:r>
      </w:del>
      <w:ins w:id="856" w:author="Anderson,Brian M" w:date="2020-11-02T09:34:00Z">
        <w:r w:rsidR="005311CF">
          <w:t>higher</w:t>
        </w:r>
        <w:r w:rsidR="005311CF">
          <w:t xml:space="preserve"> </w:t>
        </w:r>
      </w:ins>
      <w:r w:rsidR="007A677F">
        <w:t xml:space="preserve">on the Likert </w:t>
      </w:r>
      <w:del w:id="857" w:author="Anderson,Brian M" w:date="2020-11-02T09:35:00Z">
        <w:r w:rsidR="007A677F" w:rsidDel="005311CF">
          <w:delText>score</w:delText>
        </w:r>
      </w:del>
      <w:ins w:id="858" w:author="Anderson,Brian M" w:date="2020-11-02T09:35:00Z">
        <w:r w:rsidR="005311CF">
          <w:t>scale</w:t>
        </w:r>
      </w:ins>
      <w:r w:rsidR="007A677F">
        <w:t xml:space="preserve">, and 84% (16/19) as 4 or </w:t>
      </w:r>
      <w:del w:id="859" w:author="Anderson,Brian M" w:date="2020-11-02T09:35:00Z">
        <w:r w:rsidR="007A677F" w:rsidDel="005311CF">
          <w:delText xml:space="preserve">greater </w:delText>
        </w:r>
      </w:del>
      <w:ins w:id="860" w:author="Anderson,Brian M" w:date="2020-11-02T09:35:00Z">
        <w:r w:rsidR="005311CF">
          <w:t>higher</w:t>
        </w:r>
        <w:r w:rsidR="005311CF">
          <w:t xml:space="preserve"> </w:t>
        </w:r>
      </w:ins>
      <w:r w:rsidR="007A677F">
        <w:t xml:space="preserve">with ablation segmentation. We believe </w:t>
      </w:r>
      <w:del w:id="861" w:author="Anderson,Brian M" w:date="2020-11-02T09:35:00Z">
        <w:r w:rsidR="007A677F" w:rsidDel="005311CF">
          <w:delText>the</w:delText>
        </w:r>
        <w:r w:rsidDel="005311CF">
          <w:delText xml:space="preserve"> </w:delText>
        </w:r>
      </w:del>
      <w:ins w:id="862" w:author="Anderson,Brian M" w:date="2020-11-02T09:35:00Z">
        <w:r w:rsidR="005311CF">
          <w:t>that this</w:t>
        </w:r>
        <w:r w:rsidR="005311CF">
          <w:t xml:space="preserve"> </w:t>
        </w:r>
      </w:ins>
      <w:r>
        <w:t xml:space="preserve">model can </w:t>
      </w:r>
      <w:r w:rsidR="00C508F0">
        <w:t>provide</w:t>
      </w:r>
      <w:r>
        <w:t xml:space="preserve"> clinical benefit</w:t>
      </w:r>
      <w:ins w:id="863" w:author="Anderson,Brian M" w:date="2020-11-02T09:35:00Z">
        <w:r w:rsidR="005311CF">
          <w:t>s</w:t>
        </w:r>
      </w:ins>
      <w:r>
        <w:t xml:space="preserve"> in </w:t>
      </w:r>
      <w:ins w:id="864" w:author="Anderson,Brian M" w:date="2020-11-02T09:35:00Z">
        <w:r w:rsidR="005311CF">
          <w:t xml:space="preserve">the </w:t>
        </w:r>
      </w:ins>
      <w:r>
        <w:t xml:space="preserve">detection of </w:t>
      </w:r>
      <w:del w:id="865" w:author="Anderson,Brian M" w:date="2020-11-02T09:35:00Z">
        <w:r w:rsidDel="005311CF">
          <w:delText>colorectal metastasis</w:delText>
        </w:r>
      </w:del>
      <w:ins w:id="866" w:author="Anderson,Brian M" w:date="2020-11-02T09:35:00Z">
        <w:r w:rsidR="005311CF">
          <w:t>CRLM</w:t>
        </w:r>
      </w:ins>
      <w:r>
        <w:t>,</w:t>
      </w:r>
      <w:ins w:id="867" w:author="Anderson,Brian M" w:date="2020-11-02T09:35:00Z">
        <w:r w:rsidR="005311CF">
          <w:t xml:space="preserve"> the assessment of</w:t>
        </w:r>
      </w:ins>
      <w:r>
        <w:t xml:space="preserve"> ablation therapy</w:t>
      </w:r>
      <w:ins w:id="868" w:author="Anderson,Brian M" w:date="2020-11-02T09:35:00Z">
        <w:r w:rsidR="005311CF">
          <w:t xml:space="preserve">, </w:t>
        </w:r>
      </w:ins>
      <w:del w:id="869" w:author="Anderson,Brian M" w:date="2020-11-02T09:35:00Z">
        <w:r w:rsidDel="005311CF">
          <w:delText xml:space="preserve"> assessment </w:delText>
        </w:r>
      </w:del>
      <w:r>
        <w:t xml:space="preserve">and automated planning for </w:t>
      </w:r>
      <w:del w:id="870" w:author="Anderson,Brian M" w:date="2020-11-02T09:35:00Z">
        <w:r w:rsidDel="005311CF">
          <w:delText>radiotherapy</w:delText>
        </w:r>
      </w:del>
      <w:ins w:id="871" w:author="Anderson,Brian M" w:date="2020-11-02T09:35:00Z">
        <w:r w:rsidR="005311CF">
          <w:t>radiation therapy</w:t>
        </w:r>
      </w:ins>
      <w:r>
        <w:t>.</w:t>
      </w:r>
    </w:p>
    <w:p w14:paraId="14402FEF" w14:textId="7A432340" w:rsidR="00717C8A" w:rsidRDefault="00717C8A" w:rsidP="00717C8A">
      <w:pPr>
        <w:pStyle w:val="Heading1"/>
        <w:pageBreakBefore/>
      </w:pPr>
      <w:r>
        <w:lastRenderedPageBreak/>
        <w:t>References</w:t>
      </w:r>
    </w:p>
    <w:p w14:paraId="0D49F71F" w14:textId="4DA9F7A7" w:rsidR="00BC3022" w:rsidRPr="00BC3022" w:rsidRDefault="00717C8A" w:rsidP="00BC3022">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BC3022" w:rsidRPr="00BC3022">
        <w:rPr>
          <w:rFonts w:ascii="Calibri" w:hAnsi="Calibri" w:cs="Calibri"/>
          <w:noProof/>
          <w:szCs w:val="24"/>
        </w:rPr>
        <w:t xml:space="preserve">1. </w:t>
      </w:r>
      <w:r w:rsidR="00BC3022" w:rsidRPr="00BC3022">
        <w:rPr>
          <w:rFonts w:ascii="Calibri" w:hAnsi="Calibri" w:cs="Calibri"/>
          <w:noProof/>
          <w:szCs w:val="24"/>
        </w:rPr>
        <w:tab/>
        <w:t xml:space="preserve">Siegel RL, Miller KD, Jemal A. Cancer statistics, 2019. </w:t>
      </w:r>
      <w:r w:rsidR="00BC3022" w:rsidRPr="00BC3022">
        <w:rPr>
          <w:rFonts w:ascii="Calibri" w:hAnsi="Calibri" w:cs="Calibri"/>
          <w:i/>
          <w:iCs/>
          <w:noProof/>
          <w:szCs w:val="24"/>
        </w:rPr>
        <w:t>CA Cancer J Clin</w:t>
      </w:r>
      <w:r w:rsidR="00BC3022" w:rsidRPr="00BC3022">
        <w:rPr>
          <w:rFonts w:ascii="Calibri" w:hAnsi="Calibri" w:cs="Calibri"/>
          <w:noProof/>
          <w:szCs w:val="24"/>
        </w:rPr>
        <w:t>. 2019;69(1):7-34. doi:10.3322/caac.21551</w:t>
      </w:r>
    </w:p>
    <w:p w14:paraId="699A2A37"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2. </w:t>
      </w:r>
      <w:r w:rsidRPr="00BC3022">
        <w:rPr>
          <w:rFonts w:ascii="Calibri" w:hAnsi="Calibri" w:cs="Calibri"/>
          <w:noProof/>
          <w:szCs w:val="24"/>
        </w:rPr>
        <w:tab/>
        <w:t>WHO Biennial Report 2012-2013. Accessed October 27, 2020. https://governance.iarc.fr/SC/SC50/Biennial Report 2012-2013.pdf</w:t>
      </w:r>
    </w:p>
    <w:p w14:paraId="5A526488"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3. </w:t>
      </w:r>
      <w:r w:rsidRPr="00BC3022">
        <w:rPr>
          <w:rFonts w:ascii="Calibri" w:hAnsi="Calibri" w:cs="Calibri"/>
          <w:noProof/>
          <w:szCs w:val="24"/>
        </w:rPr>
        <w:tab/>
        <w:t xml:space="preserve">Alper Sag A, Selcukbiricik F, Mandel NM. Evidence-based medical oncology and interventional radiology paradigms for liver-dominant colorectal cancer metastases. </w:t>
      </w:r>
      <w:r w:rsidRPr="00BC3022">
        <w:rPr>
          <w:rFonts w:ascii="Calibri" w:hAnsi="Calibri" w:cs="Calibri"/>
          <w:i/>
          <w:iCs/>
          <w:noProof/>
          <w:szCs w:val="24"/>
        </w:rPr>
        <w:t>World J Gastroenterol</w:t>
      </w:r>
      <w:r w:rsidRPr="00BC3022">
        <w:rPr>
          <w:rFonts w:ascii="Calibri" w:hAnsi="Calibri" w:cs="Calibri"/>
          <w:noProof/>
          <w:szCs w:val="24"/>
        </w:rPr>
        <w:t>. 2016;22(11):3127-3149. doi:10.3748/wjg.v22.i11.3127</w:t>
      </w:r>
    </w:p>
    <w:p w14:paraId="25E7AC78"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4. </w:t>
      </w:r>
      <w:r w:rsidRPr="00BC3022">
        <w:rPr>
          <w:rFonts w:ascii="Calibri" w:hAnsi="Calibri" w:cs="Calibri"/>
          <w:noProof/>
          <w:szCs w:val="24"/>
        </w:rPr>
        <w:tab/>
        <w:t xml:space="preserve">Gillams A, Goldberg N, Ahmed M, et al. Thermal ablation of colorectal liver metastases: a position paper by an international panel of ablation experts, the interventional oncology sans frontières meeting 2013. </w:t>
      </w:r>
      <w:r w:rsidRPr="00BC3022">
        <w:rPr>
          <w:rFonts w:ascii="Calibri" w:hAnsi="Calibri" w:cs="Calibri"/>
          <w:i/>
          <w:iCs/>
          <w:noProof/>
          <w:szCs w:val="24"/>
        </w:rPr>
        <w:t>Eur Radiol</w:t>
      </w:r>
      <w:r w:rsidRPr="00BC3022">
        <w:rPr>
          <w:rFonts w:ascii="Calibri" w:hAnsi="Calibri" w:cs="Calibri"/>
          <w:noProof/>
          <w:szCs w:val="24"/>
        </w:rPr>
        <w:t>. 2015;25(12):3438-3454. doi:10.1007/s00330-015-3779-z</w:t>
      </w:r>
    </w:p>
    <w:p w14:paraId="43D0431F"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5. </w:t>
      </w:r>
      <w:r w:rsidRPr="00BC3022">
        <w:rPr>
          <w:rFonts w:ascii="Calibri" w:hAnsi="Calibri" w:cs="Calibri"/>
          <w:noProof/>
          <w:szCs w:val="24"/>
        </w:rPr>
        <w:tab/>
        <w:t>Software-Aided Imaging (Morfeus) for Confirming Tumor Coverage With Ablation in Patients With Liver Tumors, the COVER-ALL Study - Full Text View - ClinicalTrials.gov. Accessed August 28, 2020. https://clinicaltrials.gov/ct2/show/NCT04083378</w:t>
      </w:r>
    </w:p>
    <w:p w14:paraId="27ABD9B3"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6. </w:t>
      </w:r>
      <w:r w:rsidRPr="00BC3022">
        <w:rPr>
          <w:rFonts w:ascii="Calibri" w:hAnsi="Calibri" w:cs="Calibri"/>
          <w:noProof/>
          <w:szCs w:val="24"/>
        </w:rPr>
        <w:tab/>
        <w:t xml:space="preserve">Christ PF, Elshaer MEA, Ettlinger F, et al. Automatic liver and lesion segmentation in CT using cascaded fully convolutional neural networks and 3D conditional random fields. In: </w:t>
      </w:r>
      <w:r w:rsidRPr="00BC3022">
        <w:rPr>
          <w:rFonts w:ascii="Calibri" w:hAnsi="Calibri" w:cs="Calibri"/>
          <w:i/>
          <w:iCs/>
          <w:noProof/>
          <w:szCs w:val="24"/>
        </w:rPr>
        <w:t>Lecture Notes in Computer Science (Including Subseries Lecture Notes in Artificial Intelligence and Lecture Notes in Bioinformatics)</w:t>
      </w:r>
      <w:r w:rsidRPr="00BC3022">
        <w:rPr>
          <w:rFonts w:ascii="Calibri" w:hAnsi="Calibri" w:cs="Calibri"/>
          <w:noProof/>
          <w:szCs w:val="24"/>
        </w:rPr>
        <w:t>. Vol 9901 LNCS. Springer Verlag; 2016:415-423. doi:10.1007/978-3-319-46723-8_48</w:t>
      </w:r>
    </w:p>
    <w:p w14:paraId="06CB6EEA"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7. </w:t>
      </w:r>
      <w:r w:rsidRPr="00BC3022">
        <w:rPr>
          <w:rFonts w:ascii="Calibri" w:hAnsi="Calibri" w:cs="Calibri"/>
          <w:noProof/>
          <w:szCs w:val="24"/>
        </w:rPr>
        <w:tab/>
        <w:t xml:space="preserve">Vorontsov E, Cerny M, Régnier P, et al. Deep Learning for Automated Segmentation of Liver Lesions at CT in Patients with Colorectal Cancer Liver Metastases. </w:t>
      </w:r>
      <w:r w:rsidRPr="00BC3022">
        <w:rPr>
          <w:rFonts w:ascii="Calibri" w:hAnsi="Calibri" w:cs="Calibri"/>
          <w:i/>
          <w:iCs/>
          <w:noProof/>
          <w:szCs w:val="24"/>
        </w:rPr>
        <w:t>Radiol Artif Intell</w:t>
      </w:r>
      <w:r w:rsidRPr="00BC3022">
        <w:rPr>
          <w:rFonts w:ascii="Calibri" w:hAnsi="Calibri" w:cs="Calibri"/>
          <w:noProof/>
          <w:szCs w:val="24"/>
        </w:rPr>
        <w:t>. 2019;1(2):180014. doi:10.1148/ryai.2019180014</w:t>
      </w:r>
    </w:p>
    <w:p w14:paraId="456AB40A"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8. </w:t>
      </w:r>
      <w:r w:rsidRPr="00BC3022">
        <w:rPr>
          <w:rFonts w:ascii="Calibri" w:hAnsi="Calibri" w:cs="Calibri"/>
          <w:noProof/>
          <w:szCs w:val="24"/>
        </w:rPr>
        <w:tab/>
        <w:t xml:space="preserve">Li X, Chen H, Qi X, Dou Q, Fu C-W, Heng P-A. H-DenseUNet: Hybrid Densely Connected UNet for Liver and Tumor Segmentation from CT Volumes. </w:t>
      </w:r>
      <w:r w:rsidRPr="00BC3022">
        <w:rPr>
          <w:rFonts w:ascii="Calibri" w:hAnsi="Calibri" w:cs="Calibri"/>
          <w:i/>
          <w:iCs/>
          <w:noProof/>
          <w:szCs w:val="24"/>
        </w:rPr>
        <w:t>IEEE Trans Med Imaging</w:t>
      </w:r>
      <w:r w:rsidRPr="00BC3022">
        <w:rPr>
          <w:rFonts w:ascii="Calibri" w:hAnsi="Calibri" w:cs="Calibri"/>
          <w:noProof/>
          <w:szCs w:val="24"/>
        </w:rPr>
        <w:t>. Published online June 11, 2018:1-1. doi:10.1109/TMI.2018.2845918</w:t>
      </w:r>
    </w:p>
    <w:p w14:paraId="2989C3D8"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9. </w:t>
      </w:r>
      <w:r w:rsidRPr="00BC3022">
        <w:rPr>
          <w:rFonts w:ascii="Calibri" w:hAnsi="Calibri" w:cs="Calibri"/>
          <w:noProof/>
          <w:szCs w:val="24"/>
        </w:rPr>
        <w:tab/>
        <w:t xml:space="preserve">Seo H, Huang C, Bassenne M, Xiao R, Xing L. Modified U-Net (mU-Net) with Incorporation of Object-Dependent High Level Features for Improved Liver and Liver-Tumor Segmentation in CT Images. </w:t>
      </w:r>
      <w:r w:rsidRPr="00BC3022">
        <w:rPr>
          <w:rFonts w:ascii="Calibri" w:hAnsi="Calibri" w:cs="Calibri"/>
          <w:i/>
          <w:iCs/>
          <w:noProof/>
          <w:szCs w:val="24"/>
        </w:rPr>
        <w:t>IEEE Trans Med Imaging</w:t>
      </w:r>
      <w:r w:rsidRPr="00BC3022">
        <w:rPr>
          <w:rFonts w:ascii="Calibri" w:hAnsi="Calibri" w:cs="Calibri"/>
          <w:noProof/>
          <w:szCs w:val="24"/>
        </w:rPr>
        <w:t>. 2020;39(5):1316-1325. doi:10.1109/TMI.2019.2948320</w:t>
      </w:r>
    </w:p>
    <w:p w14:paraId="252AF1A3"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10. </w:t>
      </w:r>
      <w:r w:rsidRPr="00BC3022">
        <w:rPr>
          <w:rFonts w:ascii="Calibri" w:hAnsi="Calibri" w:cs="Calibri"/>
          <w:noProof/>
          <w:szCs w:val="24"/>
        </w:rPr>
        <w:tab/>
        <w:t xml:space="preserve">Bilic P, Christ PF, Vorontsov E, et al. </w:t>
      </w:r>
      <w:r w:rsidRPr="00BC3022">
        <w:rPr>
          <w:rFonts w:ascii="Calibri" w:hAnsi="Calibri" w:cs="Calibri"/>
          <w:i/>
          <w:iCs/>
          <w:noProof/>
          <w:szCs w:val="24"/>
        </w:rPr>
        <w:t>The Liver Tumor Segmentation Benchmark (LiTS)</w:t>
      </w:r>
      <w:r w:rsidRPr="00BC3022">
        <w:rPr>
          <w:rFonts w:ascii="Calibri" w:hAnsi="Calibri" w:cs="Calibri"/>
          <w:noProof/>
          <w:szCs w:val="24"/>
        </w:rPr>
        <w:t>.; 2019.</w:t>
      </w:r>
    </w:p>
    <w:p w14:paraId="7B84CE95"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11. </w:t>
      </w:r>
      <w:r w:rsidRPr="00BC3022">
        <w:rPr>
          <w:rFonts w:ascii="Calibri" w:hAnsi="Calibri" w:cs="Calibri"/>
          <w:noProof/>
          <w:szCs w:val="24"/>
        </w:rPr>
        <w:tab/>
        <w:t>3D-IRCADb 01 | IRCAD France. Accessed September 29, 2020. https://www.ircad.fr/research/3d-ircadb-01/</w:t>
      </w:r>
    </w:p>
    <w:p w14:paraId="30F61833"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12. </w:t>
      </w:r>
      <w:r w:rsidRPr="00BC3022">
        <w:rPr>
          <w:rFonts w:ascii="Calibri" w:hAnsi="Calibri" w:cs="Calibri"/>
          <w:noProof/>
          <w:szCs w:val="24"/>
        </w:rPr>
        <w:tab/>
        <w:t xml:space="preserve">He K, Zhang X, Ren S, Sun J. </w:t>
      </w:r>
      <w:r w:rsidRPr="00BC3022">
        <w:rPr>
          <w:rFonts w:ascii="Calibri" w:hAnsi="Calibri" w:cs="Calibri"/>
          <w:i/>
          <w:iCs/>
          <w:noProof/>
          <w:szCs w:val="24"/>
        </w:rPr>
        <w:t>Deep Residual Learning for Image Recognition</w:t>
      </w:r>
      <w:r w:rsidRPr="00BC3022">
        <w:rPr>
          <w:rFonts w:ascii="Calibri" w:hAnsi="Calibri" w:cs="Calibri"/>
          <w:noProof/>
          <w:szCs w:val="24"/>
        </w:rPr>
        <w:t>. Accessed July 28, 2020. http://image-net.org/challenges/LSVRC/2015/</w:t>
      </w:r>
    </w:p>
    <w:p w14:paraId="6C0B2FEC"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13. </w:t>
      </w:r>
      <w:r w:rsidRPr="00BC3022">
        <w:rPr>
          <w:rFonts w:ascii="Calibri" w:hAnsi="Calibri" w:cs="Calibri"/>
          <w:noProof/>
          <w:szCs w:val="24"/>
        </w:rPr>
        <w:tab/>
        <w:t xml:space="preserve">Huang G, Liu Z, Van Der Maaten L, Weinberger KQ. </w:t>
      </w:r>
      <w:r w:rsidRPr="00BC3022">
        <w:rPr>
          <w:rFonts w:ascii="Calibri" w:hAnsi="Calibri" w:cs="Calibri"/>
          <w:i/>
          <w:iCs/>
          <w:noProof/>
          <w:szCs w:val="24"/>
        </w:rPr>
        <w:t>Densely Connected Convolutional Networks</w:t>
      </w:r>
      <w:r w:rsidRPr="00BC3022">
        <w:rPr>
          <w:rFonts w:ascii="Calibri" w:hAnsi="Calibri" w:cs="Calibri"/>
          <w:noProof/>
          <w:szCs w:val="24"/>
        </w:rPr>
        <w:t>. Accessed July 28, 2020. https://github.com/liuzhuang13/DenseNet.</w:t>
      </w:r>
    </w:p>
    <w:p w14:paraId="043A50F2"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14. </w:t>
      </w:r>
      <w:r w:rsidRPr="00BC3022">
        <w:rPr>
          <w:rFonts w:ascii="Calibri" w:hAnsi="Calibri" w:cs="Calibri"/>
          <w:noProof/>
          <w:szCs w:val="24"/>
        </w:rPr>
        <w:tab/>
        <w:t>Abadi M, Agarwal A, Barham P, et al. TensorFlow: Large-Scale Machine Learning on Heterogeneous Distributed Systems. Accessed December 10, 2017. https://static.googleusercontent.com/media/research.google.com/en//pubs/archive/45166.pdf</w:t>
      </w:r>
    </w:p>
    <w:p w14:paraId="4C401015"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15. </w:t>
      </w:r>
      <w:r w:rsidRPr="00BC3022">
        <w:rPr>
          <w:rFonts w:ascii="Calibri" w:hAnsi="Calibri" w:cs="Calibri"/>
          <w:noProof/>
          <w:szCs w:val="24"/>
        </w:rPr>
        <w:tab/>
        <w:t>NVIDIA Tesla V100 | NVIDIA. Accessed July 28, 2020. https://www.nvidia.com/en-gb/data-</w:t>
      </w:r>
      <w:r w:rsidRPr="00BC3022">
        <w:rPr>
          <w:rFonts w:ascii="Calibri" w:hAnsi="Calibri" w:cs="Calibri"/>
          <w:noProof/>
          <w:szCs w:val="24"/>
        </w:rPr>
        <w:lastRenderedPageBreak/>
        <w:t>center/tesla-v100/</w:t>
      </w:r>
    </w:p>
    <w:p w14:paraId="50B5C9FF"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16. </w:t>
      </w:r>
      <w:r w:rsidRPr="00BC3022">
        <w:rPr>
          <w:rFonts w:ascii="Calibri" w:hAnsi="Calibri" w:cs="Calibri"/>
          <w:noProof/>
          <w:szCs w:val="24"/>
        </w:rPr>
        <w:tab/>
        <w:t xml:space="preserve">Abadi M, Agarwal A, Barham P, et al. </w:t>
      </w:r>
      <w:r w:rsidRPr="00BC3022">
        <w:rPr>
          <w:rFonts w:ascii="Calibri" w:hAnsi="Calibri" w:cs="Calibri"/>
          <w:i/>
          <w:iCs/>
          <w:noProof/>
          <w:szCs w:val="24"/>
        </w:rPr>
        <w:t>TensorFlow: Large-Scale Machine Learning on Heterogeneous Distributed Systems</w:t>
      </w:r>
      <w:r w:rsidRPr="00BC3022">
        <w:rPr>
          <w:rFonts w:ascii="Calibri" w:hAnsi="Calibri" w:cs="Calibri"/>
          <w:noProof/>
          <w:szCs w:val="24"/>
        </w:rPr>
        <w:t>. Accessed July 28, 2020. www.tensorflow.org.</w:t>
      </w:r>
    </w:p>
    <w:p w14:paraId="691329B4"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17. </w:t>
      </w:r>
      <w:r w:rsidRPr="00BC3022">
        <w:rPr>
          <w:rFonts w:ascii="Calibri" w:hAnsi="Calibri" w:cs="Calibri"/>
          <w:noProof/>
          <w:szCs w:val="24"/>
        </w:rPr>
        <w:tab/>
        <w:t xml:space="preserve">Smith LN. </w:t>
      </w:r>
      <w:r w:rsidRPr="00BC3022">
        <w:rPr>
          <w:rFonts w:ascii="Calibri" w:hAnsi="Calibri" w:cs="Calibri"/>
          <w:i/>
          <w:iCs/>
          <w:noProof/>
          <w:szCs w:val="24"/>
        </w:rPr>
        <w:t>Cyclical Learning Rates for Training Neural Networks</w:t>
      </w:r>
      <w:r w:rsidRPr="00BC3022">
        <w:rPr>
          <w:rFonts w:ascii="Calibri" w:hAnsi="Calibri" w:cs="Calibri"/>
          <w:noProof/>
          <w:szCs w:val="24"/>
        </w:rPr>
        <w:t>. Accessed July 28, 2020. www.cs.toronto.edu/</w:t>
      </w:r>
    </w:p>
    <w:p w14:paraId="1F33D814"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18. </w:t>
      </w:r>
      <w:r w:rsidRPr="00BC3022">
        <w:rPr>
          <w:rFonts w:ascii="Calibri" w:hAnsi="Calibri" w:cs="Calibri"/>
          <w:noProof/>
          <w:szCs w:val="24"/>
        </w:rPr>
        <w:tab/>
        <w:t xml:space="preserve">Anderson BM, Lin EY, Cardenas CE, et al. Automated Contouring of Contrast and Noncontrast Computed Tomography Liver Images With Fully Convolutional Networks. </w:t>
      </w:r>
      <w:r w:rsidRPr="00BC3022">
        <w:rPr>
          <w:rFonts w:ascii="Calibri" w:hAnsi="Calibri" w:cs="Calibri"/>
          <w:i/>
          <w:iCs/>
          <w:noProof/>
          <w:szCs w:val="24"/>
        </w:rPr>
        <w:t>Advancesradonc</w:t>
      </w:r>
      <w:r w:rsidRPr="00BC3022">
        <w:rPr>
          <w:rFonts w:ascii="Calibri" w:hAnsi="Calibri" w:cs="Calibri"/>
          <w:noProof/>
          <w:szCs w:val="24"/>
        </w:rPr>
        <w:t>. Published online 2020. doi:10.1016/j.adro.2020.04.023</w:t>
      </w:r>
    </w:p>
    <w:p w14:paraId="22F52A25"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19. </w:t>
      </w:r>
      <w:r w:rsidRPr="00BC3022">
        <w:rPr>
          <w:rFonts w:ascii="Calibri" w:hAnsi="Calibri" w:cs="Calibri"/>
          <w:noProof/>
          <w:szCs w:val="24"/>
        </w:rPr>
        <w:tab/>
        <w:t xml:space="preserve">Jégou S, Drozdzal M, Vazquez D, Romero A, Bengio Y. </w:t>
      </w:r>
      <w:r w:rsidRPr="00BC3022">
        <w:rPr>
          <w:rFonts w:ascii="Calibri" w:hAnsi="Calibri" w:cs="Calibri"/>
          <w:i/>
          <w:iCs/>
          <w:noProof/>
          <w:szCs w:val="24"/>
        </w:rPr>
        <w:t>The One Hundred Layers Tiramisu: Fully Convolutional DenseNets for Semantic Segmentation</w:t>
      </w:r>
      <w:r w:rsidRPr="00BC3022">
        <w:rPr>
          <w:rFonts w:ascii="Calibri" w:hAnsi="Calibri" w:cs="Calibri"/>
          <w:noProof/>
          <w:szCs w:val="24"/>
        </w:rPr>
        <w:t>. Accessed August 26, 2020. https://github.com/SimJeg/FC-DenseNet</w:t>
      </w:r>
    </w:p>
    <w:p w14:paraId="325E8DBB"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20. </w:t>
      </w:r>
      <w:r w:rsidRPr="00BC3022">
        <w:rPr>
          <w:rFonts w:ascii="Calibri" w:hAnsi="Calibri" w:cs="Calibri"/>
          <w:noProof/>
          <w:szCs w:val="24"/>
        </w:rPr>
        <w:tab/>
        <w:t xml:space="preserve">Hai J, Qiao K, Chen J, et al. Fully convolutional densenet with multiscale context for automated breast tumor segmentation. </w:t>
      </w:r>
      <w:r w:rsidRPr="00BC3022">
        <w:rPr>
          <w:rFonts w:ascii="Calibri" w:hAnsi="Calibri" w:cs="Calibri"/>
          <w:i/>
          <w:iCs/>
          <w:noProof/>
          <w:szCs w:val="24"/>
        </w:rPr>
        <w:t>J Healthc Eng</w:t>
      </w:r>
      <w:r w:rsidRPr="00BC3022">
        <w:rPr>
          <w:rFonts w:ascii="Calibri" w:hAnsi="Calibri" w:cs="Calibri"/>
          <w:noProof/>
          <w:szCs w:val="24"/>
        </w:rPr>
        <w:t>. 2019;2019. doi:10.1155/2019/8415485</w:t>
      </w:r>
    </w:p>
    <w:p w14:paraId="707012ED"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szCs w:val="24"/>
        </w:rPr>
      </w:pPr>
      <w:r w:rsidRPr="00BC3022">
        <w:rPr>
          <w:rFonts w:ascii="Calibri" w:hAnsi="Calibri" w:cs="Calibri"/>
          <w:noProof/>
          <w:szCs w:val="24"/>
        </w:rPr>
        <w:t xml:space="preserve">21. </w:t>
      </w:r>
      <w:r w:rsidRPr="00BC3022">
        <w:rPr>
          <w:rFonts w:ascii="Calibri" w:hAnsi="Calibri" w:cs="Calibri"/>
          <w:noProof/>
          <w:szCs w:val="24"/>
        </w:rPr>
        <w:tab/>
        <w:t xml:space="preserve">Brahimi S, Ben Aoun N, Benoit A, Lambert P, Ben Amar C. Semantic segmentation using reinforced fully convolutional densenet with multiscale kernel. </w:t>
      </w:r>
      <w:r w:rsidRPr="00BC3022">
        <w:rPr>
          <w:rFonts w:ascii="Calibri" w:hAnsi="Calibri" w:cs="Calibri"/>
          <w:i/>
          <w:iCs/>
          <w:noProof/>
          <w:szCs w:val="24"/>
        </w:rPr>
        <w:t>Multimed Tools Appl</w:t>
      </w:r>
      <w:r w:rsidRPr="00BC3022">
        <w:rPr>
          <w:rFonts w:ascii="Calibri" w:hAnsi="Calibri" w:cs="Calibri"/>
          <w:noProof/>
          <w:szCs w:val="24"/>
        </w:rPr>
        <w:t>. 2019;78(15):22077-22098. doi:10.1007/s11042-019-7430-x</w:t>
      </w:r>
    </w:p>
    <w:p w14:paraId="1692FFB1" w14:textId="77777777" w:rsidR="00BC3022" w:rsidRPr="00BC3022" w:rsidRDefault="00BC3022" w:rsidP="00BC3022">
      <w:pPr>
        <w:widowControl w:val="0"/>
        <w:autoSpaceDE w:val="0"/>
        <w:autoSpaceDN w:val="0"/>
        <w:adjustRightInd w:val="0"/>
        <w:spacing w:line="240" w:lineRule="auto"/>
        <w:ind w:left="640" w:hanging="640"/>
        <w:rPr>
          <w:rFonts w:ascii="Calibri" w:hAnsi="Calibri" w:cs="Calibri"/>
          <w:noProof/>
        </w:rPr>
      </w:pPr>
      <w:r w:rsidRPr="00BC3022">
        <w:rPr>
          <w:rFonts w:ascii="Calibri" w:hAnsi="Calibri" w:cs="Calibri"/>
          <w:noProof/>
          <w:szCs w:val="24"/>
        </w:rPr>
        <w:t xml:space="preserve">22. </w:t>
      </w:r>
      <w:r w:rsidRPr="00BC3022">
        <w:rPr>
          <w:rFonts w:ascii="Calibri" w:hAnsi="Calibri" w:cs="Calibri"/>
          <w:noProof/>
          <w:szCs w:val="24"/>
        </w:rPr>
        <w:tab/>
        <w:t xml:space="preserve">Jensen NKG, Mulder D, Lock M, et al. Dynamic contrast enhanced CT aiding gross tumor volume delineation of liver tumors: An interobserver variability study. </w:t>
      </w:r>
      <w:r w:rsidRPr="00BC3022">
        <w:rPr>
          <w:rFonts w:ascii="Calibri" w:hAnsi="Calibri" w:cs="Calibri"/>
          <w:i/>
          <w:iCs/>
          <w:noProof/>
          <w:szCs w:val="24"/>
        </w:rPr>
        <w:t>Radiother Oncol</w:t>
      </w:r>
      <w:r w:rsidRPr="00BC3022">
        <w:rPr>
          <w:rFonts w:ascii="Calibri" w:hAnsi="Calibri" w:cs="Calibri"/>
          <w:noProof/>
          <w:szCs w:val="24"/>
        </w:rPr>
        <w:t>. 2014;111(1):153-157. doi:10.1016/j.radonc.2014.01.026</w:t>
      </w:r>
    </w:p>
    <w:p w14:paraId="34417E0A" w14:textId="715D763B" w:rsidR="00B66C54" w:rsidRPr="00B66C54" w:rsidRDefault="00717C8A" w:rsidP="00B66C54">
      <w:r>
        <w:fldChar w:fldCharType="end"/>
      </w:r>
    </w:p>
    <w:sectPr w:rsidR="00B66C54" w:rsidRPr="00B66C54"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4FCA4" w16cex:dateUtc="2020-08-29T21:11:00Z"/>
  <w16cex:commentExtensible w16cex:durableId="22F4FC84" w16cex:dateUtc="2020-08-29T21:10:00Z"/>
  <w16cex:commentExtensible w16cex:durableId="22F4FDEC" w16cex:dateUtc="2020-08-29T21:16:00Z"/>
  <w16cex:commentExtensible w16cex:durableId="22F50295" w16cex:dateUtc="2020-08-29T21:36:00Z"/>
  <w16cex:commentExtensible w16cex:durableId="22F4FEEA" w16cex:dateUtc="2020-08-29T21:20:00Z"/>
  <w16cex:commentExtensible w16cex:durableId="22F4FFE7" w16cex:dateUtc="2020-08-29T21:25:00Z"/>
  <w16cex:commentExtensible w16cex:durableId="22F5016E" w16cex:dateUtc="2020-08-29T21:31:00Z"/>
  <w16cex:commentExtensible w16cex:durableId="22F501D1" w16cex:dateUtc="2020-08-29T21:33:00Z"/>
  <w16cex:commentExtensible w16cex:durableId="22F50362" w16cex:dateUtc="2020-08-29T21:40:00Z"/>
  <w16cex:commentExtensible w16cex:durableId="22F50F3E" w16cex:dateUtc="2020-08-29T22:30:00Z"/>
  <w16cex:commentExtensible w16cex:durableId="22F503F1" w16cex:dateUtc="2020-08-29T21:42:00Z"/>
  <w16cex:commentExtensible w16cex:durableId="22F5063B" w16cex:dateUtc="2020-08-29T21:52:00Z"/>
  <w16cex:commentExtensible w16cex:durableId="22F506CC" w16cex:dateUtc="2020-08-29T21:54:00Z"/>
  <w16cex:commentExtensible w16cex:durableId="22F50ACB" w16cex:dateUtc="2020-08-29T22:11:00Z"/>
  <w16cex:commentExtensible w16cex:durableId="22F512D9" w16cex:dateUtc="2020-08-29T22:46:00Z"/>
  <w16cex:commentExtensible w16cex:durableId="22F51570" w16cex:dateUtc="2020-08-29T22:57:00Z"/>
  <w16cex:commentExtensible w16cex:durableId="22F51588" w16cex:dateUtc="2020-08-29T22:57:00Z"/>
  <w16cex:commentExtensible w16cex:durableId="22F51625" w16cex:dateUtc="2020-08-29T23:00:00Z"/>
  <w16cex:commentExtensible w16cex:durableId="22F51652" w16cex:dateUtc="2020-08-29T23:00:00Z"/>
  <w16cex:commentExtensible w16cex:durableId="22F5174C" w16cex:dateUtc="2020-08-29T23:05:00Z"/>
  <w16cex:commentExtensible w16cex:durableId="22F516E7" w16cex:dateUtc="2020-08-29T23:03:00Z"/>
  <w16cex:commentExtensible w16cex:durableId="22F5180F" w16cex:dateUtc="2020-08-29T23:08:00Z"/>
  <w16cex:commentExtensible w16cex:durableId="22F5184C" w16cex:dateUtc="2020-08-29T23:09:00Z"/>
  <w16cex:commentExtensible w16cex:durableId="22F5189A" w16cex:dateUtc="2020-08-29T23:10:00Z"/>
  <w16cex:commentExtensible w16cex:durableId="22F51914" w16cex:dateUtc="2020-08-29T23:12:00Z"/>
  <w16cex:commentExtensible w16cex:durableId="22F51990" w16cex:dateUtc="2020-08-29T23:14:00Z"/>
  <w16cex:commentExtensible w16cex:durableId="22F519E7" w16cex:dateUtc="2020-08-29T23:16:00Z"/>
  <w16cex:commentExtensible w16cex:durableId="22F51B0A" w16cex:dateUtc="2020-08-29T23:20:00Z"/>
  <w16cex:commentExtensible w16cex:durableId="22F51B24" w16cex:dateUtc="2020-08-29T23:21:00Z"/>
  <w16cex:commentExtensible w16cex:durableId="22F51B40" w16cex:dateUtc="2020-08-29T23:21:00Z"/>
  <w16cex:commentExtensible w16cex:durableId="22F51BA9" w16cex:dateUtc="2020-08-29T23:23:00Z"/>
  <w16cex:commentExtensible w16cex:durableId="22F51BD4" w16cex:dateUtc="2020-08-29T23:24:00Z"/>
  <w16cex:commentExtensible w16cex:durableId="22F51C83" w16cex:dateUtc="2020-08-29T23:27:00Z"/>
  <w16cex:commentExtensible w16cex:durableId="22F51D14" w16cex:dateUtc="2020-08-29T23:29:00Z"/>
  <w16cex:commentExtensible w16cex:durableId="22F51379" w16cex:dateUtc="2020-08-29T21:54:00Z"/>
  <w16cex:commentExtensible w16cex:durableId="22F5153E" w16cex:dateUtc="2020-08-29T22:56:00Z"/>
  <w16cex:commentExtensible w16cex:durableId="22F51378" w16cex:dateUtc="2020-08-29T22:11:00Z"/>
  <w16cex:commentExtensible w16cex:durableId="22F51377" w16cex:dateUtc="2020-08-29T22:46:00Z"/>
  <w16cex:commentExtensible w16cex:durableId="22F51E18" w16cex:dateUtc="2020-08-29T23:34:00Z"/>
  <w16cex:commentExtensible w16cex:durableId="22F51E21" w16cex:dateUtc="2020-08-29T23:34:00Z"/>
  <w16cex:commentExtensible w16cex:durableId="22F51DAC" w16cex:dateUtc="2020-08-29T23:32:00Z"/>
  <w16cex:commentExtensible w16cex:durableId="22F51F4A" w16cex:dateUtc="2020-08-29T23:39:00Z"/>
  <w16cex:commentExtensible w16cex:durableId="22F51F2B" w16cex:dateUtc="2020-08-29T23:38:00Z"/>
  <w16cex:commentExtensible w16cex:durableId="22F51FBC" w16cex:dateUtc="2020-08-29T23:41:00Z"/>
  <w16cex:commentExtensible w16cex:durableId="22F51FA9" w16cex:dateUtc="2020-08-29T23:40:00Z"/>
  <w16cex:commentExtensible w16cex:durableId="22F5220E" w16cex:dateUtc="2020-08-29T23:50:00Z"/>
  <w16cex:commentExtensible w16cex:durableId="22F52037" w16cex:dateUtc="2020-08-29T23:43:00Z"/>
  <w16cex:commentExtensible w16cex:durableId="22F52098" w16cex:dateUtc="2020-08-29T23:44:00Z"/>
  <w16cex:commentExtensible w16cex:durableId="22F521EA" w16cex:dateUtc="2020-08-29T23:50:00Z"/>
  <w16cex:commentExtensible w16cex:durableId="22F523B7" w16cex:dateUtc="2020-08-29T23:57:00Z"/>
  <w16cex:commentExtensible w16cex:durableId="22F52349" w16cex:dateUtc="2020-08-29T23:56:00Z"/>
  <w16cex:commentExtensible w16cex:durableId="22F63EB5" w16cex:dateUtc="2020-08-30T20:05:00Z"/>
  <w16cex:commentExtensible w16cex:durableId="22F63FF4" w16cex:dateUtc="2020-08-30T20:10:00Z"/>
  <w16cex:commentExtensible w16cex:durableId="22F64354" w16cex:dateUtc="2020-08-30T20:25:00Z"/>
  <w16cex:commentExtensible w16cex:durableId="22F52459" w16cex:dateUtc="2020-08-30T00:00:00Z"/>
  <w16cex:commentExtensible w16cex:durableId="22F64719" w16cex:dateUtc="2020-08-30T20:41:00Z"/>
  <w16cex:commentExtensible w16cex:durableId="22F6477B" w16cex:dateUtc="2020-08-30T20:42:00Z"/>
  <w16cex:commentExtensible w16cex:durableId="22F647D8" w16cex:dateUtc="2020-08-30T20:44:00Z"/>
  <w16cex:commentExtensible w16cex:durableId="22F64A4D" w16cex:dateUtc="2020-08-30T20:54:00Z"/>
  <w16cex:commentExtensible w16cex:durableId="22F64ADA" w16cex:dateUtc="2020-08-30T20:57:00Z"/>
  <w16cex:commentExtensible w16cex:durableId="22F64B49" w16cex:dateUtc="2020-08-30T20:59:00Z"/>
  <w16cex:commentExtensible w16cex:durableId="22F64B6A" w16cex:dateUtc="2020-08-30T20:59:00Z"/>
  <w16cex:commentExtensible w16cex:durableId="22F64D76" w16cex:dateUtc="2020-08-30T21:08:00Z"/>
  <w16cex:commentExtensible w16cex:durableId="22F64C0A" w16cex:dateUtc="2020-08-30T21:02:00Z"/>
  <w16cex:commentExtensible w16cex:durableId="22F64EAA" w16cex:dateUtc="2020-08-30T21:13:00Z"/>
  <w16cex:commentExtensible w16cex:durableId="22F65031" w16cex:dateUtc="2020-08-30T21:20:00Z"/>
  <w16cex:commentExtensible w16cex:durableId="22F650DA" w16cex:dateUtc="2020-08-30T21:22:00Z"/>
  <w16cex:commentExtensible w16cex:durableId="22F651A7" w16cex:dateUtc="2020-08-30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D789A5" w16cid:durableId="22F4FCA4"/>
  <w16cid:commentId w16cid:paraId="43BA9971" w16cid:durableId="22F4FC84"/>
  <w16cid:commentId w16cid:paraId="76401861" w16cid:durableId="22F4FDEC"/>
  <w16cid:commentId w16cid:paraId="12BA070F" w16cid:durableId="22F50295"/>
  <w16cid:commentId w16cid:paraId="2F11BD3E" w16cid:durableId="22F4FEEA"/>
  <w16cid:commentId w16cid:paraId="07778735" w16cid:durableId="22F4FFE7"/>
  <w16cid:commentId w16cid:paraId="3DFCA9D9" w16cid:durableId="22F5016E"/>
  <w16cid:commentId w16cid:paraId="0D968356" w16cid:durableId="22F501D1"/>
  <w16cid:commentId w16cid:paraId="5D687EF5" w16cid:durableId="22F50362"/>
  <w16cid:commentId w16cid:paraId="2E7FD440" w16cid:durableId="22F50F3E"/>
  <w16cid:commentId w16cid:paraId="7B94C7A0" w16cid:durableId="22F503F1"/>
  <w16cid:commentId w16cid:paraId="45BAC9AA" w16cid:durableId="22F5063B"/>
  <w16cid:commentId w16cid:paraId="08AEFD04" w16cid:durableId="22F506CC"/>
  <w16cid:commentId w16cid:paraId="10D7FC15" w16cid:durableId="22F50ACB"/>
  <w16cid:commentId w16cid:paraId="5C856048" w16cid:durableId="22F512D9"/>
  <w16cid:commentId w16cid:paraId="0305AF5A" w16cid:durableId="22F51570"/>
  <w16cid:commentId w16cid:paraId="1D50751F" w16cid:durableId="22F51588"/>
  <w16cid:commentId w16cid:paraId="2F90DAD8" w16cid:durableId="22F51625"/>
  <w16cid:commentId w16cid:paraId="7371C777" w16cid:durableId="22F51652"/>
  <w16cid:commentId w16cid:paraId="1E37D42D" w16cid:durableId="22F5174C"/>
  <w16cid:commentId w16cid:paraId="40BCA6BD" w16cid:durableId="22F516E7"/>
  <w16cid:commentId w16cid:paraId="09E61ADA" w16cid:durableId="22F5180F"/>
  <w16cid:commentId w16cid:paraId="28B58B40" w16cid:durableId="22F5184C"/>
  <w16cid:commentId w16cid:paraId="44A30B01" w16cid:durableId="22F5189A"/>
  <w16cid:commentId w16cid:paraId="09A6D32B" w16cid:durableId="22F51914"/>
  <w16cid:commentId w16cid:paraId="1FDB3807" w16cid:durableId="22F51990"/>
  <w16cid:commentId w16cid:paraId="68C88A18" w16cid:durableId="22F519E7"/>
  <w16cid:commentId w16cid:paraId="01765D98" w16cid:durableId="22F51B0A"/>
  <w16cid:commentId w16cid:paraId="1EEED3DA" w16cid:durableId="22F51B24"/>
  <w16cid:commentId w16cid:paraId="680B7F4C" w16cid:durableId="22F51B40"/>
  <w16cid:commentId w16cid:paraId="4962A583" w16cid:durableId="22F51BA9"/>
  <w16cid:commentId w16cid:paraId="51E14B19" w16cid:durableId="22F51BD4"/>
  <w16cid:commentId w16cid:paraId="7AF3EF31" w16cid:durableId="22F51C83"/>
  <w16cid:commentId w16cid:paraId="0A074025" w16cid:durableId="22F51D14"/>
  <w16cid:commentId w16cid:paraId="706774C2" w16cid:durableId="22F51379"/>
  <w16cid:commentId w16cid:paraId="1D0D08B8" w16cid:durableId="22F5153E"/>
  <w16cid:commentId w16cid:paraId="4BF71CAE" w16cid:durableId="22F51378"/>
  <w16cid:commentId w16cid:paraId="62140FC2" w16cid:durableId="22F51377"/>
  <w16cid:commentId w16cid:paraId="4C1BE128" w16cid:durableId="22F51E18"/>
  <w16cid:commentId w16cid:paraId="1070ED23" w16cid:durableId="22F51E21"/>
  <w16cid:commentId w16cid:paraId="2858E042" w16cid:durableId="22F51DAC"/>
  <w16cid:commentId w16cid:paraId="05124273" w16cid:durableId="22F51F4A"/>
  <w16cid:commentId w16cid:paraId="5DC69A07" w16cid:durableId="22F51F2B"/>
  <w16cid:commentId w16cid:paraId="25D7B4D9" w16cid:durableId="22F51FBC"/>
  <w16cid:commentId w16cid:paraId="093BBF62" w16cid:durableId="22F51FA9"/>
  <w16cid:commentId w16cid:paraId="09AA517F" w16cid:durableId="22F5220E"/>
  <w16cid:commentId w16cid:paraId="513541BF" w16cid:durableId="22F52037"/>
  <w16cid:commentId w16cid:paraId="596A4E22" w16cid:durableId="22F52098"/>
  <w16cid:commentId w16cid:paraId="77751638" w16cid:durableId="22F521EA"/>
  <w16cid:commentId w16cid:paraId="01DE55C6" w16cid:durableId="22F523B7"/>
  <w16cid:commentId w16cid:paraId="50099477" w16cid:durableId="22F52349"/>
  <w16cid:commentId w16cid:paraId="6680F8E2" w16cid:durableId="22F63EB5"/>
  <w16cid:commentId w16cid:paraId="2F91764F" w16cid:durableId="22F63FF4"/>
  <w16cid:commentId w16cid:paraId="400A5307" w16cid:durableId="22F64354"/>
  <w16cid:commentId w16cid:paraId="18D60E6C" w16cid:durableId="22F52459"/>
  <w16cid:commentId w16cid:paraId="436642A9" w16cid:durableId="22F64719"/>
  <w16cid:commentId w16cid:paraId="0BFE4CC6" w16cid:durableId="22F6477B"/>
  <w16cid:commentId w16cid:paraId="64EA6D1E" w16cid:durableId="22F647D8"/>
  <w16cid:commentId w16cid:paraId="29C54DA6" w16cid:durableId="22F64A4D"/>
  <w16cid:commentId w16cid:paraId="54FA8704" w16cid:durableId="22F64ADA"/>
  <w16cid:commentId w16cid:paraId="4A957921" w16cid:durableId="22F64B49"/>
  <w16cid:commentId w16cid:paraId="325E4D69" w16cid:durableId="22F64B6A"/>
  <w16cid:commentId w16cid:paraId="453D5BF9" w16cid:durableId="22F64D76"/>
  <w16cid:commentId w16cid:paraId="713169D4" w16cid:durableId="22F64C0A"/>
  <w16cid:commentId w16cid:paraId="10FF4525" w16cid:durableId="22F64EAA"/>
  <w16cid:commentId w16cid:paraId="73051CFD" w16cid:durableId="22F65031"/>
  <w16cid:commentId w16cid:paraId="58BB426E" w16cid:durableId="22F650DA"/>
  <w16cid:commentId w16cid:paraId="472DB9C6" w16cid:durableId="22F651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erson,Brian M">
    <w15:presenceInfo w15:providerId="AD" w15:userId="S-1-5-21-1567877469-3263605706-1227183214-3855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0252A"/>
    <w:rsid w:val="000055E6"/>
    <w:rsid w:val="0001030F"/>
    <w:rsid w:val="00014931"/>
    <w:rsid w:val="0002050A"/>
    <w:rsid w:val="00021A8C"/>
    <w:rsid w:val="00037FB0"/>
    <w:rsid w:val="00053308"/>
    <w:rsid w:val="00060A0A"/>
    <w:rsid w:val="000612A6"/>
    <w:rsid w:val="00066BF6"/>
    <w:rsid w:val="00066C83"/>
    <w:rsid w:val="000709B7"/>
    <w:rsid w:val="0007182C"/>
    <w:rsid w:val="00080ACC"/>
    <w:rsid w:val="000845E0"/>
    <w:rsid w:val="00093FBD"/>
    <w:rsid w:val="000971BF"/>
    <w:rsid w:val="0009769A"/>
    <w:rsid w:val="000A4F8E"/>
    <w:rsid w:val="000B43C6"/>
    <w:rsid w:val="000B4BF1"/>
    <w:rsid w:val="000B662B"/>
    <w:rsid w:val="000D1261"/>
    <w:rsid w:val="000D28CC"/>
    <w:rsid w:val="000F3444"/>
    <w:rsid w:val="000F673E"/>
    <w:rsid w:val="001053EB"/>
    <w:rsid w:val="00112AA5"/>
    <w:rsid w:val="0012035D"/>
    <w:rsid w:val="00123FBD"/>
    <w:rsid w:val="00130431"/>
    <w:rsid w:val="00131A79"/>
    <w:rsid w:val="00144654"/>
    <w:rsid w:val="00146385"/>
    <w:rsid w:val="00147049"/>
    <w:rsid w:val="001539FD"/>
    <w:rsid w:val="0015567A"/>
    <w:rsid w:val="001633EA"/>
    <w:rsid w:val="0016443B"/>
    <w:rsid w:val="001660E1"/>
    <w:rsid w:val="00175E8D"/>
    <w:rsid w:val="001837C4"/>
    <w:rsid w:val="00190BC0"/>
    <w:rsid w:val="001911A5"/>
    <w:rsid w:val="00192101"/>
    <w:rsid w:val="001A023D"/>
    <w:rsid w:val="001A0611"/>
    <w:rsid w:val="001A6AD2"/>
    <w:rsid w:val="001B4402"/>
    <w:rsid w:val="001B72EB"/>
    <w:rsid w:val="001D0072"/>
    <w:rsid w:val="001D0C8B"/>
    <w:rsid w:val="001D33AC"/>
    <w:rsid w:val="001D3814"/>
    <w:rsid w:val="001D3DE6"/>
    <w:rsid w:val="001D6873"/>
    <w:rsid w:val="001E3700"/>
    <w:rsid w:val="001E5329"/>
    <w:rsid w:val="001E7759"/>
    <w:rsid w:val="001F566C"/>
    <w:rsid w:val="00201B5D"/>
    <w:rsid w:val="00205795"/>
    <w:rsid w:val="00207D7D"/>
    <w:rsid w:val="00210ED9"/>
    <w:rsid w:val="002167BF"/>
    <w:rsid w:val="00224D0E"/>
    <w:rsid w:val="00230638"/>
    <w:rsid w:val="00231DAB"/>
    <w:rsid w:val="0025128A"/>
    <w:rsid w:val="00255933"/>
    <w:rsid w:val="0026757F"/>
    <w:rsid w:val="00267F81"/>
    <w:rsid w:val="00275CBA"/>
    <w:rsid w:val="002832C8"/>
    <w:rsid w:val="00297B2C"/>
    <w:rsid w:val="002A1699"/>
    <w:rsid w:val="002B1C4A"/>
    <w:rsid w:val="002B1E54"/>
    <w:rsid w:val="002B26C3"/>
    <w:rsid w:val="002B5BF9"/>
    <w:rsid w:val="002C04E1"/>
    <w:rsid w:val="002C2CA6"/>
    <w:rsid w:val="002C2D80"/>
    <w:rsid w:val="002D1FD4"/>
    <w:rsid w:val="002D504F"/>
    <w:rsid w:val="002D75B2"/>
    <w:rsid w:val="002E4E89"/>
    <w:rsid w:val="002E727C"/>
    <w:rsid w:val="002F02D0"/>
    <w:rsid w:val="00300C90"/>
    <w:rsid w:val="00304FBB"/>
    <w:rsid w:val="00310E41"/>
    <w:rsid w:val="00322CDA"/>
    <w:rsid w:val="00325229"/>
    <w:rsid w:val="00326A2F"/>
    <w:rsid w:val="00334835"/>
    <w:rsid w:val="00340059"/>
    <w:rsid w:val="00340605"/>
    <w:rsid w:val="00370C9D"/>
    <w:rsid w:val="00373E7F"/>
    <w:rsid w:val="0037656E"/>
    <w:rsid w:val="00376947"/>
    <w:rsid w:val="00380798"/>
    <w:rsid w:val="00392E39"/>
    <w:rsid w:val="00396E34"/>
    <w:rsid w:val="003B20C3"/>
    <w:rsid w:val="003B7403"/>
    <w:rsid w:val="003B7AC4"/>
    <w:rsid w:val="003C3074"/>
    <w:rsid w:val="003C315D"/>
    <w:rsid w:val="003C4651"/>
    <w:rsid w:val="003F08A2"/>
    <w:rsid w:val="003F4C17"/>
    <w:rsid w:val="003F5E68"/>
    <w:rsid w:val="00403092"/>
    <w:rsid w:val="00403483"/>
    <w:rsid w:val="004049FA"/>
    <w:rsid w:val="00412FBD"/>
    <w:rsid w:val="00414402"/>
    <w:rsid w:val="004158AB"/>
    <w:rsid w:val="004175D0"/>
    <w:rsid w:val="0044577D"/>
    <w:rsid w:val="00455BFB"/>
    <w:rsid w:val="0046341D"/>
    <w:rsid w:val="00464AAF"/>
    <w:rsid w:val="004672F9"/>
    <w:rsid w:val="00473A11"/>
    <w:rsid w:val="0047778A"/>
    <w:rsid w:val="00484061"/>
    <w:rsid w:val="00485014"/>
    <w:rsid w:val="00486334"/>
    <w:rsid w:val="004914BE"/>
    <w:rsid w:val="004A25D3"/>
    <w:rsid w:val="004A2DD6"/>
    <w:rsid w:val="004C177B"/>
    <w:rsid w:val="004C6613"/>
    <w:rsid w:val="004D5C59"/>
    <w:rsid w:val="004D7BB8"/>
    <w:rsid w:val="004F0855"/>
    <w:rsid w:val="005062C7"/>
    <w:rsid w:val="00513C3B"/>
    <w:rsid w:val="0051477F"/>
    <w:rsid w:val="00520854"/>
    <w:rsid w:val="005311CF"/>
    <w:rsid w:val="005453A3"/>
    <w:rsid w:val="00551B3C"/>
    <w:rsid w:val="0055214A"/>
    <w:rsid w:val="00554232"/>
    <w:rsid w:val="00566B0B"/>
    <w:rsid w:val="0057310B"/>
    <w:rsid w:val="005757A3"/>
    <w:rsid w:val="005762D8"/>
    <w:rsid w:val="00580FC7"/>
    <w:rsid w:val="00582518"/>
    <w:rsid w:val="00582F76"/>
    <w:rsid w:val="00597E64"/>
    <w:rsid w:val="005A32C2"/>
    <w:rsid w:val="005B08DE"/>
    <w:rsid w:val="005C4E74"/>
    <w:rsid w:val="005C7043"/>
    <w:rsid w:val="005D0252"/>
    <w:rsid w:val="005D5FC4"/>
    <w:rsid w:val="005D6E6B"/>
    <w:rsid w:val="005E62CE"/>
    <w:rsid w:val="005E7A0C"/>
    <w:rsid w:val="0060010F"/>
    <w:rsid w:val="006125AF"/>
    <w:rsid w:val="006164A1"/>
    <w:rsid w:val="0061744C"/>
    <w:rsid w:val="006234AE"/>
    <w:rsid w:val="006240D8"/>
    <w:rsid w:val="00631415"/>
    <w:rsid w:val="00631DAD"/>
    <w:rsid w:val="00633940"/>
    <w:rsid w:val="0063709D"/>
    <w:rsid w:val="0063792B"/>
    <w:rsid w:val="006406B6"/>
    <w:rsid w:val="00640705"/>
    <w:rsid w:val="00646E58"/>
    <w:rsid w:val="00657069"/>
    <w:rsid w:val="00664E2C"/>
    <w:rsid w:val="0067059F"/>
    <w:rsid w:val="006730B6"/>
    <w:rsid w:val="00674305"/>
    <w:rsid w:val="0067571B"/>
    <w:rsid w:val="0067647D"/>
    <w:rsid w:val="00687B5B"/>
    <w:rsid w:val="006901BE"/>
    <w:rsid w:val="00690BD2"/>
    <w:rsid w:val="006971E7"/>
    <w:rsid w:val="006C30B7"/>
    <w:rsid w:val="006C5032"/>
    <w:rsid w:val="006C5CE1"/>
    <w:rsid w:val="006C5FB4"/>
    <w:rsid w:val="006D46D2"/>
    <w:rsid w:val="006D5F7F"/>
    <w:rsid w:val="006E5402"/>
    <w:rsid w:val="006F075F"/>
    <w:rsid w:val="006F69F7"/>
    <w:rsid w:val="00703D96"/>
    <w:rsid w:val="00706C71"/>
    <w:rsid w:val="00711C0E"/>
    <w:rsid w:val="007177C4"/>
    <w:rsid w:val="00717C8A"/>
    <w:rsid w:val="0072441B"/>
    <w:rsid w:val="00736180"/>
    <w:rsid w:val="00755C48"/>
    <w:rsid w:val="0076370E"/>
    <w:rsid w:val="00765BAD"/>
    <w:rsid w:val="00771E06"/>
    <w:rsid w:val="0077665A"/>
    <w:rsid w:val="00777E07"/>
    <w:rsid w:val="0078374C"/>
    <w:rsid w:val="007847DE"/>
    <w:rsid w:val="00790383"/>
    <w:rsid w:val="0079470B"/>
    <w:rsid w:val="00795D22"/>
    <w:rsid w:val="00796951"/>
    <w:rsid w:val="007A0B9D"/>
    <w:rsid w:val="007A5596"/>
    <w:rsid w:val="007A6139"/>
    <w:rsid w:val="007A677F"/>
    <w:rsid w:val="007A74AE"/>
    <w:rsid w:val="007C2056"/>
    <w:rsid w:val="007C7837"/>
    <w:rsid w:val="007D30B5"/>
    <w:rsid w:val="007E7CB0"/>
    <w:rsid w:val="007F037B"/>
    <w:rsid w:val="007F0C25"/>
    <w:rsid w:val="008022BB"/>
    <w:rsid w:val="0080725B"/>
    <w:rsid w:val="00810645"/>
    <w:rsid w:val="00821A8C"/>
    <w:rsid w:val="00831F69"/>
    <w:rsid w:val="0083644B"/>
    <w:rsid w:val="00836D5B"/>
    <w:rsid w:val="00842B43"/>
    <w:rsid w:val="00845390"/>
    <w:rsid w:val="00863AC1"/>
    <w:rsid w:val="00863EE5"/>
    <w:rsid w:val="008840F2"/>
    <w:rsid w:val="00886BB9"/>
    <w:rsid w:val="008919DF"/>
    <w:rsid w:val="008938DA"/>
    <w:rsid w:val="00896F0B"/>
    <w:rsid w:val="008A657C"/>
    <w:rsid w:val="008B0A44"/>
    <w:rsid w:val="008B1D28"/>
    <w:rsid w:val="008C0CEE"/>
    <w:rsid w:val="008C1A8E"/>
    <w:rsid w:val="008D3365"/>
    <w:rsid w:val="008D6DAB"/>
    <w:rsid w:val="008E0125"/>
    <w:rsid w:val="008E4547"/>
    <w:rsid w:val="008E5642"/>
    <w:rsid w:val="008E7047"/>
    <w:rsid w:val="008F0BB6"/>
    <w:rsid w:val="008F0E9A"/>
    <w:rsid w:val="008F397C"/>
    <w:rsid w:val="008F4D0D"/>
    <w:rsid w:val="00903EC7"/>
    <w:rsid w:val="009050FE"/>
    <w:rsid w:val="00906AC0"/>
    <w:rsid w:val="009223FE"/>
    <w:rsid w:val="00930E2E"/>
    <w:rsid w:val="00933EA5"/>
    <w:rsid w:val="00937CD0"/>
    <w:rsid w:val="00943465"/>
    <w:rsid w:val="009555FA"/>
    <w:rsid w:val="00966A20"/>
    <w:rsid w:val="00971F8F"/>
    <w:rsid w:val="00980913"/>
    <w:rsid w:val="0098492E"/>
    <w:rsid w:val="00987B7A"/>
    <w:rsid w:val="0099301C"/>
    <w:rsid w:val="00995E63"/>
    <w:rsid w:val="00997F9A"/>
    <w:rsid w:val="009A2F3B"/>
    <w:rsid w:val="009A36A3"/>
    <w:rsid w:val="009A5DFB"/>
    <w:rsid w:val="009C18CD"/>
    <w:rsid w:val="009C4D26"/>
    <w:rsid w:val="009C6269"/>
    <w:rsid w:val="009D1222"/>
    <w:rsid w:val="009D16D5"/>
    <w:rsid w:val="009D63D5"/>
    <w:rsid w:val="009D681F"/>
    <w:rsid w:val="009E1E15"/>
    <w:rsid w:val="009E2942"/>
    <w:rsid w:val="009E6C58"/>
    <w:rsid w:val="009F653E"/>
    <w:rsid w:val="009F6DF9"/>
    <w:rsid w:val="00A04474"/>
    <w:rsid w:val="00A12ACA"/>
    <w:rsid w:val="00A15ADB"/>
    <w:rsid w:val="00A2197F"/>
    <w:rsid w:val="00A22805"/>
    <w:rsid w:val="00A22C35"/>
    <w:rsid w:val="00A22E5A"/>
    <w:rsid w:val="00A2442B"/>
    <w:rsid w:val="00A26A24"/>
    <w:rsid w:val="00A35224"/>
    <w:rsid w:val="00A40956"/>
    <w:rsid w:val="00A513CB"/>
    <w:rsid w:val="00A53340"/>
    <w:rsid w:val="00A564E2"/>
    <w:rsid w:val="00A572D8"/>
    <w:rsid w:val="00A65B08"/>
    <w:rsid w:val="00A74431"/>
    <w:rsid w:val="00A77F40"/>
    <w:rsid w:val="00A820A8"/>
    <w:rsid w:val="00A87672"/>
    <w:rsid w:val="00A91C35"/>
    <w:rsid w:val="00A949D4"/>
    <w:rsid w:val="00A94A22"/>
    <w:rsid w:val="00A9620B"/>
    <w:rsid w:val="00AA4CB6"/>
    <w:rsid w:val="00AC0969"/>
    <w:rsid w:val="00AC2569"/>
    <w:rsid w:val="00AE399B"/>
    <w:rsid w:val="00AF26C7"/>
    <w:rsid w:val="00B025B8"/>
    <w:rsid w:val="00B13A8E"/>
    <w:rsid w:val="00B16E08"/>
    <w:rsid w:val="00B232C6"/>
    <w:rsid w:val="00B24662"/>
    <w:rsid w:val="00B24AE8"/>
    <w:rsid w:val="00B32F54"/>
    <w:rsid w:val="00B341B0"/>
    <w:rsid w:val="00B402E5"/>
    <w:rsid w:val="00B464C7"/>
    <w:rsid w:val="00B52D79"/>
    <w:rsid w:val="00B60658"/>
    <w:rsid w:val="00B644E8"/>
    <w:rsid w:val="00B665D6"/>
    <w:rsid w:val="00B66C54"/>
    <w:rsid w:val="00B67DDA"/>
    <w:rsid w:val="00B8038A"/>
    <w:rsid w:val="00B832E4"/>
    <w:rsid w:val="00B84FBC"/>
    <w:rsid w:val="00B850AB"/>
    <w:rsid w:val="00BA223D"/>
    <w:rsid w:val="00BA557C"/>
    <w:rsid w:val="00BB00B6"/>
    <w:rsid w:val="00BB0880"/>
    <w:rsid w:val="00BB79B8"/>
    <w:rsid w:val="00BC3022"/>
    <w:rsid w:val="00BC5A70"/>
    <w:rsid w:val="00BD3DF3"/>
    <w:rsid w:val="00BD495A"/>
    <w:rsid w:val="00BD5219"/>
    <w:rsid w:val="00BD7C35"/>
    <w:rsid w:val="00BE1B96"/>
    <w:rsid w:val="00BE56D1"/>
    <w:rsid w:val="00C03C14"/>
    <w:rsid w:val="00C051B2"/>
    <w:rsid w:val="00C22B48"/>
    <w:rsid w:val="00C30287"/>
    <w:rsid w:val="00C32E38"/>
    <w:rsid w:val="00C33740"/>
    <w:rsid w:val="00C36979"/>
    <w:rsid w:val="00C40441"/>
    <w:rsid w:val="00C42A41"/>
    <w:rsid w:val="00C45EA7"/>
    <w:rsid w:val="00C508F0"/>
    <w:rsid w:val="00C51CA0"/>
    <w:rsid w:val="00C646DF"/>
    <w:rsid w:val="00C8227B"/>
    <w:rsid w:val="00C92E3B"/>
    <w:rsid w:val="00C9481D"/>
    <w:rsid w:val="00CA46DF"/>
    <w:rsid w:val="00CB445C"/>
    <w:rsid w:val="00CC47A6"/>
    <w:rsid w:val="00CD3AC4"/>
    <w:rsid w:val="00CD76F5"/>
    <w:rsid w:val="00CE5D21"/>
    <w:rsid w:val="00CE5F76"/>
    <w:rsid w:val="00CF1453"/>
    <w:rsid w:val="00CF4F21"/>
    <w:rsid w:val="00D16E5F"/>
    <w:rsid w:val="00D17B88"/>
    <w:rsid w:val="00D22B86"/>
    <w:rsid w:val="00D23F45"/>
    <w:rsid w:val="00D2443E"/>
    <w:rsid w:val="00D24D1F"/>
    <w:rsid w:val="00D26660"/>
    <w:rsid w:val="00D32F8B"/>
    <w:rsid w:val="00D53E7E"/>
    <w:rsid w:val="00D600A9"/>
    <w:rsid w:val="00D61972"/>
    <w:rsid w:val="00D637CA"/>
    <w:rsid w:val="00D63C31"/>
    <w:rsid w:val="00D75748"/>
    <w:rsid w:val="00D77F81"/>
    <w:rsid w:val="00D8096A"/>
    <w:rsid w:val="00D90A12"/>
    <w:rsid w:val="00D942C3"/>
    <w:rsid w:val="00D96095"/>
    <w:rsid w:val="00D96287"/>
    <w:rsid w:val="00DA033F"/>
    <w:rsid w:val="00DA4925"/>
    <w:rsid w:val="00DB3415"/>
    <w:rsid w:val="00DB4693"/>
    <w:rsid w:val="00DB71F6"/>
    <w:rsid w:val="00DB7A0C"/>
    <w:rsid w:val="00DD0937"/>
    <w:rsid w:val="00DD50D9"/>
    <w:rsid w:val="00DD7A89"/>
    <w:rsid w:val="00DE742B"/>
    <w:rsid w:val="00DF02B1"/>
    <w:rsid w:val="00DF5070"/>
    <w:rsid w:val="00E01458"/>
    <w:rsid w:val="00E03FE4"/>
    <w:rsid w:val="00E170A7"/>
    <w:rsid w:val="00E17404"/>
    <w:rsid w:val="00E21474"/>
    <w:rsid w:val="00E30E97"/>
    <w:rsid w:val="00E34DE1"/>
    <w:rsid w:val="00E45D68"/>
    <w:rsid w:val="00E463E4"/>
    <w:rsid w:val="00E503A0"/>
    <w:rsid w:val="00E8027B"/>
    <w:rsid w:val="00E904F6"/>
    <w:rsid w:val="00E94FAB"/>
    <w:rsid w:val="00E9727E"/>
    <w:rsid w:val="00EA237D"/>
    <w:rsid w:val="00EA4113"/>
    <w:rsid w:val="00EB2F3B"/>
    <w:rsid w:val="00EB351B"/>
    <w:rsid w:val="00EE0B97"/>
    <w:rsid w:val="00EE5195"/>
    <w:rsid w:val="00EE5A60"/>
    <w:rsid w:val="00EF0950"/>
    <w:rsid w:val="00EF2F0A"/>
    <w:rsid w:val="00F0105E"/>
    <w:rsid w:val="00F0546F"/>
    <w:rsid w:val="00F06ECE"/>
    <w:rsid w:val="00F11398"/>
    <w:rsid w:val="00F17FC3"/>
    <w:rsid w:val="00F34383"/>
    <w:rsid w:val="00F37728"/>
    <w:rsid w:val="00F41FAE"/>
    <w:rsid w:val="00F43DD3"/>
    <w:rsid w:val="00F454E1"/>
    <w:rsid w:val="00F54000"/>
    <w:rsid w:val="00F5513D"/>
    <w:rsid w:val="00F56440"/>
    <w:rsid w:val="00F61E0B"/>
    <w:rsid w:val="00F6279A"/>
    <w:rsid w:val="00F62B3B"/>
    <w:rsid w:val="00F67E58"/>
    <w:rsid w:val="00F7054A"/>
    <w:rsid w:val="00F72417"/>
    <w:rsid w:val="00F813BF"/>
    <w:rsid w:val="00F90763"/>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23" Type="http://schemas.microsoft.com/office/2018/08/relationships/commentsExtensible" Target="commentsExtensible.xml"/><Relationship Id="rId10" Type="http://schemas.openxmlformats.org/officeDocument/2006/relationships/hyperlink" Target="https://github.com/tensorflow/tensorboard"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D4CB8-9296-4C9F-9DE5-04CE18C8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26140</TotalTime>
  <Pages>22</Pages>
  <Words>24356</Words>
  <Characters>150525</Characters>
  <Application>Microsoft Office Word</Application>
  <DocSecurity>0</DocSecurity>
  <Lines>2427</Lines>
  <Paragraphs>1619</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173262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91</cp:revision>
  <dcterms:created xsi:type="dcterms:W3CDTF">2020-09-29T20:29:00Z</dcterms:created>
  <dcterms:modified xsi:type="dcterms:W3CDTF">2020-11-02T16:04:00Z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