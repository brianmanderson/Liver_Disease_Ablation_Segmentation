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F158F" w14:textId="77777777" w:rsidR="00201B5D" w:rsidRDefault="00201B5D" w:rsidP="00201B5D">
      <w:pPr>
        <w:pStyle w:val="Heading1"/>
      </w:pPr>
      <w:r>
        <w:t>Introduction</w:t>
      </w:r>
    </w:p>
    <w:p w14:paraId="60FAFD51" w14:textId="77777777" w:rsidR="00201B5D" w:rsidRPr="00201B5D" w:rsidRDefault="00201B5D" w:rsidP="00201B5D">
      <w:pPr>
        <w:pStyle w:val="Heading2"/>
      </w:pPr>
      <w:r>
        <w:t>Colorectal Cancer in the United States</w:t>
      </w:r>
    </w:p>
    <w:p w14:paraId="17D4FB9F" w14:textId="77777777" w:rsidR="00755C48" w:rsidRDefault="0015567A">
      <w:r>
        <w:t xml:space="preserve">Colorectal cancer (CRC) is one of the predominant forms of cancer within the United States, </w:t>
      </w:r>
      <w:r w:rsidR="00A40956">
        <w:t>being the 3</w:t>
      </w:r>
      <w:r w:rsidR="00A40956" w:rsidRPr="00A40956">
        <w:rPr>
          <w:vertAlign w:val="superscript"/>
        </w:rPr>
        <w:t>rd</w:t>
      </w:r>
      <w:r w:rsidR="00A40956">
        <w:t xml:space="preserve"> most common cause of cancer and cancer death in both men and women</w:t>
      </w:r>
      <w:r w:rsidR="00A40956">
        <w:fldChar w:fldCharType="begin" w:fldLock="1"/>
      </w:r>
      <w:r w:rsidR="00755C4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2019","type":"article-journal","volume":"69"},"uris":["http://www.mendeley.com/documents/?uuid=0654017f-377a-34b7-9bb4-a6832b71acfd"]}],"mendeley":{"formattedCitation":"(Siegel et al., 2019)","plainTextFormattedCitation":"(Siegel et al., 2019)","previouslyFormattedCitation":"(Siegel et al., 2019)"},"properties":{"noteIndex":0},"schema":"https://github.com/citation-style-language/schema/raw/master/csl-citation.json"}</w:instrText>
      </w:r>
      <w:r w:rsidR="00A40956">
        <w:fldChar w:fldCharType="separate"/>
      </w:r>
      <w:r w:rsidR="00A40956" w:rsidRPr="00A40956">
        <w:rPr>
          <w:noProof/>
        </w:rPr>
        <w:t>(Siegel et al., 2019)</w:t>
      </w:r>
      <w:r w:rsidR="00A40956">
        <w:fldChar w:fldCharType="end"/>
      </w:r>
      <w:r>
        <w:t xml:space="preserve">.  </w:t>
      </w:r>
      <w:r w:rsidR="00755C48">
        <w:t xml:space="preserve">While 25% of patients present </w:t>
      </w:r>
      <w:r w:rsidR="00C36979">
        <w:t xml:space="preserve">with </w:t>
      </w:r>
      <w:r w:rsidR="00755C48">
        <w:t>colorectal liver metastasis (CRL-</w:t>
      </w:r>
      <w:proofErr w:type="spellStart"/>
      <w:r w:rsidR="00755C48">
        <w:t>mets</w:t>
      </w:r>
      <w:proofErr w:type="spellEnd"/>
      <w:r w:rsidR="00755C48">
        <w:t>) at the time of diagnosis</w:t>
      </w:r>
      <w:r>
        <w:t>,</w:t>
      </w:r>
      <w:r w:rsidR="00755C48">
        <w:t xml:space="preserve"> up to 6</w:t>
      </w:r>
      <w:r>
        <w:t xml:space="preserve">0% will develop </w:t>
      </w:r>
      <w:r w:rsidR="00755C48">
        <w:t>CRL-</w:t>
      </w:r>
      <w:proofErr w:type="spellStart"/>
      <w:r w:rsidR="00755C48">
        <w:t>mets</w:t>
      </w:r>
      <w:proofErr w:type="spellEnd"/>
      <w:r w:rsidR="00755C48">
        <w:t xml:space="preserve"> over the course of their disease</w:t>
      </w:r>
      <w:r w:rsidR="00755C48">
        <w:fldChar w:fldCharType="begin" w:fldLock="1"/>
      </w:r>
      <w:r w:rsidR="000F673E">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metastases","type":"article","volume":"22"},"uris":["http://www.mendeley.com/documents/?uuid=1bc39a07-7abd-3469-b394-8e1183f89fb6"]}],"mendeley":{"formattedCitation":"(Alper Sag et al., 2016)","plainTextFormattedCitation":"(Alper Sag et al., 2016)","previouslyFormattedCitation":"(Alper Sag et al., 2016)"},"properties":{"noteIndex":0},"schema":"https://github.com/citation-style-language/schema/raw/master/csl-citation.json"}</w:instrText>
      </w:r>
      <w:r w:rsidR="00755C48">
        <w:fldChar w:fldCharType="separate"/>
      </w:r>
      <w:r w:rsidR="00755C48" w:rsidRPr="00755C48">
        <w:rPr>
          <w:noProof/>
        </w:rPr>
        <w:t>(</w:t>
      </w:r>
      <w:proofErr w:type="spellStart"/>
      <w:r w:rsidR="00755C48" w:rsidRPr="00755C48">
        <w:rPr>
          <w:noProof/>
        </w:rPr>
        <w:t>Alper</w:t>
      </w:r>
      <w:proofErr w:type="spellEnd"/>
      <w:r w:rsidR="00755C48" w:rsidRPr="00755C48">
        <w:rPr>
          <w:noProof/>
        </w:rPr>
        <w:t xml:space="preserve"> Sag et al., 2016)</w:t>
      </w:r>
      <w:r w:rsidR="00755C48">
        <w:fldChar w:fldCharType="end"/>
      </w:r>
      <w:r>
        <w:t>.</w:t>
      </w:r>
    </w:p>
    <w:p w14:paraId="60C5CB84" w14:textId="77777777" w:rsidR="00201B5D" w:rsidRDefault="00201B5D" w:rsidP="00201B5D">
      <w:pPr>
        <w:pStyle w:val="Heading2"/>
      </w:pPr>
      <w:r>
        <w:t>Detection of Colorectal Liver Metastasis (CRL-</w:t>
      </w:r>
      <w:proofErr w:type="spellStart"/>
      <w:r>
        <w:t>mets</w:t>
      </w:r>
      <w:proofErr w:type="spellEnd"/>
      <w:r>
        <w:t>)</w:t>
      </w:r>
    </w:p>
    <w:p w14:paraId="473C24B7" w14:textId="3176DB77" w:rsidR="00C36979" w:rsidRDefault="00755C48" w:rsidP="0055214A">
      <w:r>
        <w:t>While s</w:t>
      </w:r>
      <w:r w:rsidR="0015567A">
        <w:t>everal treatment options</w:t>
      </w:r>
      <w:r w:rsidR="00C30287">
        <w:t xml:space="preserve"> are available</w:t>
      </w:r>
      <w:r w:rsidR="0015567A">
        <w:t xml:space="preserve"> for </w:t>
      </w:r>
      <w:r>
        <w:t>CRL</w:t>
      </w:r>
      <w:r w:rsidR="0015567A">
        <w:t>-</w:t>
      </w:r>
      <w:proofErr w:type="spellStart"/>
      <w:r w:rsidR="0015567A">
        <w:t>mets</w:t>
      </w:r>
      <w:proofErr w:type="spellEnd"/>
      <w:r w:rsidR="0015567A">
        <w:t xml:space="preserve">, they all first </w:t>
      </w:r>
      <w:r w:rsidR="00C30287">
        <w:t xml:space="preserve">rely </w:t>
      </w:r>
      <w:r w:rsidR="0015567A">
        <w:t xml:space="preserve">on proper identification of the </w:t>
      </w:r>
      <w:r w:rsidR="00C30287">
        <w:t>disease</w:t>
      </w:r>
      <w:r>
        <w:t xml:space="preserve">. </w:t>
      </w:r>
      <w:r w:rsidR="00C36979">
        <w:t>T</w:t>
      </w:r>
      <w:r w:rsidR="0015567A">
        <w:t xml:space="preserve">he </w:t>
      </w:r>
      <w:r w:rsidR="000B4BF1">
        <w:t>acquisition of a contrast-enhanced CT (CECT) scan</w:t>
      </w:r>
      <w:r w:rsidR="000B4BF1" w:rsidDel="000B4BF1">
        <w:t xml:space="preserve"> </w:t>
      </w:r>
      <w:r w:rsidR="000B4BF1">
        <w:t xml:space="preserve">is the </w:t>
      </w:r>
      <w:r w:rsidR="0015567A">
        <w:t>standard</w:t>
      </w:r>
      <w:r w:rsidR="000B4BF1">
        <w:t xml:space="preserve"> of care</w:t>
      </w:r>
      <w:r w:rsidR="0015567A">
        <w:t xml:space="preserve"> </w:t>
      </w:r>
      <w:r w:rsidR="00C36979">
        <w:t>f</w:t>
      </w:r>
      <w:r w:rsidR="000B4BF1">
        <w:t>or</w:t>
      </w:r>
      <w:r w:rsidR="00C36979">
        <w:t xml:space="preserve"> identifying CRL-</w:t>
      </w:r>
      <w:proofErr w:type="spellStart"/>
      <w:r w:rsidR="00C36979">
        <w:t>mets</w:t>
      </w:r>
      <w:proofErr w:type="spellEnd"/>
      <w:r w:rsidR="0015567A">
        <w:t>.</w:t>
      </w:r>
      <w:r>
        <w:t xml:space="preserve"> </w:t>
      </w:r>
      <w:r w:rsidR="00C051B2">
        <w:t>A CECT often consists of three phases: an arterial phase</w:t>
      </w:r>
      <w:r w:rsidR="000B4BF1">
        <w:t>,</w:t>
      </w:r>
      <w:r w:rsidR="00C051B2">
        <w:t xml:space="preserve"> where the contrast is most prominent in the </w:t>
      </w:r>
      <w:r w:rsidR="00C36979">
        <w:t>descending aorta</w:t>
      </w:r>
      <w:r w:rsidR="00C051B2">
        <w:t xml:space="preserve">, the portal-venous phase, where contrast is mostly present within the portal-vein, and a washout phase. </w:t>
      </w:r>
      <w:r>
        <w:t>CRL-</w:t>
      </w:r>
      <w:proofErr w:type="spellStart"/>
      <w:r>
        <w:t>mets</w:t>
      </w:r>
      <w:proofErr w:type="spellEnd"/>
      <w:r>
        <w:t xml:space="preserve"> often appear as hypo-dense regions in the arterial and portal-venous p</w:t>
      </w:r>
      <w:r w:rsidR="00C051B2">
        <w:t>hase of the image, in stark cont</w:t>
      </w:r>
      <w:r w:rsidR="00C36979">
        <w:t>rast to the normal liver tissue.</w:t>
      </w:r>
    </w:p>
    <w:p w14:paraId="269F8E4C" w14:textId="4122C78B" w:rsidR="00C051B2" w:rsidRDefault="00D77F81">
      <w:r>
        <w:t>D</w:t>
      </w:r>
      <w:r w:rsidR="00C051B2">
        <w:t>etecting CRL-</w:t>
      </w:r>
      <w:proofErr w:type="spellStart"/>
      <w:r w:rsidR="00C051B2">
        <w:t>mets</w:t>
      </w:r>
      <w:proofErr w:type="spellEnd"/>
      <w:r w:rsidR="00C051B2">
        <w:t xml:space="preserve"> </w:t>
      </w:r>
      <w:r>
        <w:t>can be challenging due to</w:t>
      </w:r>
      <w:r w:rsidR="00C051B2">
        <w:t xml:space="preserve"> the relatively small size </w:t>
      </w:r>
      <w:r>
        <w:t xml:space="preserve">of the metastases at early detection </w:t>
      </w:r>
      <w:r w:rsidR="00C051B2">
        <w:t xml:space="preserve">and large search area in the liver. </w:t>
      </w:r>
      <w:r w:rsidR="0067059F">
        <w:t>Furthermore, interventions such as radiation therapy, radiofrequency ablation, and microwave ablation, require accurate segmentations of the disease site</w:t>
      </w:r>
      <w:r w:rsidR="0016443B">
        <w:t xml:space="preserve"> for dose evaluation or image guidance</w:t>
      </w:r>
      <w:r w:rsidR="0067059F">
        <w:t>. To date, automated liver disease segmentation tasks have largely focused on primary liver disease</w:t>
      </w:r>
      <w:r w:rsidR="007F0C25">
        <w:t xml:space="preserve"> </w:t>
      </w:r>
      <w:r w:rsidR="007F0C25">
        <w:fldChar w:fldCharType="begin" w:fldLock="1"/>
      </w:r>
      <w:r w:rsidR="007F0C25">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LNCS"},"uris":["http://www.mendeley.com/documents/?uuid=fbfadfd5-904e-3992-a0e8-109979cc84da"]}],"mendeley":{"formattedCitation":"(Christ et al., 2016)","plainTextFormattedCitation":"(Christ et al., 2016)","previouslyFormattedCitation":"(Christ et al., 2016)"},"properties":{"noteIndex":0},"schema":"https://github.com/citation-style-language/schema/raw/master/csl-citation.json"}</w:instrText>
      </w:r>
      <w:r w:rsidR="007F0C25">
        <w:fldChar w:fldCharType="separate"/>
      </w:r>
      <w:r w:rsidR="007F0C25" w:rsidRPr="007F0C25">
        <w:rPr>
          <w:noProof/>
        </w:rPr>
        <w:t>(Christ et al., 2016)</w:t>
      </w:r>
      <w:r w:rsidR="007F0C25">
        <w:fldChar w:fldCharType="end"/>
      </w:r>
      <w:r w:rsidR="007F0C25">
        <w:t xml:space="preserve"> or not included qualitative evaluation of generated contours </w:t>
      </w:r>
      <w:r w:rsidR="007F0C25">
        <w:fldChar w:fldCharType="begin" w:fldLock="1"/>
      </w:r>
      <w:r w:rsidR="007F0C25">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Metastases","type":"article-journal","volume":"1"},"uris":["http://www.mendeley.com/documents/?uuid=46a2a511-d32d-3c74-8ce4-2170b8e67a9b"]}],"mendeley":{"formattedCitation":"(Vorontsov et al., 2019)","plainTextFormattedCitation":"(Vorontsov et al., 2019)","previouslyFormattedCitation":"(Vorontsov et al., 2019)"},"properties":{"noteIndex":0},"schema":"https://github.com/citation-style-language/schema/raw/master/csl-citation.json"}</w:instrText>
      </w:r>
      <w:r w:rsidR="007F0C25">
        <w:fldChar w:fldCharType="separate"/>
      </w:r>
      <w:r w:rsidR="007F0C25" w:rsidRPr="007F0C25">
        <w:rPr>
          <w:noProof/>
        </w:rPr>
        <w:t>(Vorontsov et al., 2019)</w:t>
      </w:r>
      <w:r w:rsidR="007F0C25">
        <w:fldChar w:fldCharType="end"/>
      </w:r>
      <w:r w:rsidR="007F0C25">
        <w:t>.</w:t>
      </w:r>
      <w:r w:rsidR="0016443B">
        <w:t xml:space="preserve"> </w:t>
      </w:r>
      <w:r w:rsidR="007F0C25">
        <w:t>New</w:t>
      </w:r>
      <w:r w:rsidR="0067059F">
        <w:t xml:space="preserve"> </w:t>
      </w:r>
      <w:r w:rsidR="00631415">
        <w:t xml:space="preserve">institution and </w:t>
      </w:r>
      <w:r>
        <w:t xml:space="preserve">society-sponsored </w:t>
      </w:r>
      <w:r w:rsidR="0067059F">
        <w:t>competitions</w:t>
      </w:r>
      <w:r>
        <w:t>,</w:t>
      </w:r>
      <w:r w:rsidR="0067059F">
        <w:t xml:space="preserve"> such as the Liver Tumor segmentation (</w:t>
      </w:r>
      <w:proofErr w:type="spellStart"/>
      <w:r w:rsidR="0067059F">
        <w:t>LiTs</w:t>
      </w:r>
      <w:proofErr w:type="spellEnd"/>
      <w:r w:rsidR="0067059F">
        <w:t>) challenge</w:t>
      </w:r>
      <w:r>
        <w:t>,</w:t>
      </w:r>
      <w:r w:rsidR="0067059F">
        <w:t xml:space="preserve"> have contained data of both primary and secondary liver cancers</w:t>
      </w:r>
      <w:r w:rsidR="007F0C25">
        <w:t>, enabling our training on public data.</w:t>
      </w:r>
    </w:p>
    <w:p w14:paraId="5222B0E8" w14:textId="77777777" w:rsidR="00201B5D" w:rsidRDefault="00201B5D" w:rsidP="00201B5D">
      <w:pPr>
        <w:pStyle w:val="Heading2"/>
      </w:pPr>
      <w:r>
        <w:t>Ablation Therapies</w:t>
      </w:r>
    </w:p>
    <w:p w14:paraId="7648C991" w14:textId="510FF3E7" w:rsidR="001D3814" w:rsidRDefault="00D77F81" w:rsidP="005B08DE">
      <w:r>
        <w:t>F</w:t>
      </w:r>
      <w:r w:rsidR="0067059F">
        <w:t xml:space="preserve">or ablation interventions, segmentations of the disease in the pre-treatment imaging, and the ablation cavity in the post-treatment imaging, are important for </w:t>
      </w:r>
      <w:r>
        <w:t>planning the treatment and assessing the outcome, such as evaluating the minimum delivered ablation margin</w:t>
      </w:r>
      <w:r w:rsidR="0067059F">
        <w:t xml:space="preserve">. Both radiofrequency and microwave ablation interventions </w:t>
      </w:r>
      <w:r>
        <w:t>aim for</w:t>
      </w:r>
      <w:r w:rsidR="0067059F">
        <w:t xml:space="preserve"> a minimum margin be delivered around the gross disease to ensure that all microscopic disease is treated. </w:t>
      </w:r>
      <w:r w:rsidR="00896F0B">
        <w:t xml:space="preserve">The ablation cavity appears hypodense </w:t>
      </w:r>
      <w:r w:rsidR="00937CD0">
        <w:t>on CECT images</w:t>
      </w:r>
      <w:r w:rsidR="00896F0B">
        <w:t>, similar to the CRL-</w:t>
      </w:r>
      <w:proofErr w:type="spellStart"/>
      <w:r w:rsidR="00896F0B">
        <w:t>mets</w:t>
      </w:r>
      <w:proofErr w:type="spellEnd"/>
      <w:r w:rsidR="00896F0B">
        <w:t xml:space="preserve">. </w:t>
      </w:r>
      <w:r w:rsidR="0067059F">
        <w:t>While</w:t>
      </w:r>
      <w:r w:rsidR="003C4651">
        <w:t xml:space="preserve"> </w:t>
      </w:r>
      <w:r w:rsidR="006C5FB4">
        <w:t xml:space="preserve">a </w:t>
      </w:r>
      <w:r w:rsidR="001D3DE6">
        <w:t>clinical trial</w:t>
      </w:r>
      <w:r w:rsidR="006C5FB4">
        <w:t xml:space="preserve"> is</w:t>
      </w:r>
      <w:r w:rsidR="001D3DE6">
        <w:t xml:space="preserve"> underway</w:t>
      </w:r>
      <w:r w:rsidR="003C4651">
        <w:t xml:space="preserve"> </w:t>
      </w:r>
      <w:r w:rsidR="0067059F">
        <w:t xml:space="preserve">to map the disease from the pre-treatment to the post-treatment imaging </w:t>
      </w:r>
      <w:r w:rsidR="00376947">
        <w:t xml:space="preserve">and </w:t>
      </w:r>
      <w:r w:rsidR="0067059F">
        <w:t>assess treatment efficacy th</w:t>
      </w:r>
      <w:r w:rsidR="005B08DE">
        <w:t>e</w:t>
      </w:r>
      <w:r w:rsidR="001D3DE6">
        <w:t>y</w:t>
      </w:r>
      <w:r w:rsidR="0067059F">
        <w:t xml:space="preserve"> still require manual segmentations of both disease and ablation zone</w:t>
      </w:r>
      <w:r w:rsidR="00AA4CB6">
        <w:fldChar w:fldCharType="begin" w:fldLock="1"/>
      </w:r>
      <w:r w:rsidR="00AA4CB6">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ClinicalTrials.gov","type":"webpage"},"uris":["http://www.mendeley.com/documents/?uuid=13b2d7da-bf74-358d-bb78-74493ff72ec5"]}],"mendeley":{"formattedCitation":"(&lt;i&gt;Software-Aided Imaging (Morfeus) for Confirming Tumor Coverage With Ablation in Patients With Liver Tumors, the COVER-ALL Study - Full Text View - ClinicalTrials.Gov&lt;/i&gt;, n.d.)","plainTextFormattedCitation":"(Software-Aided Imaging (Morfeus) for Confirming Tumor Coverage With Ablation in Patients With Liver Tumors, the COVER-ALL Study - Full Text View - ClinicalTrials.Gov, n.d.)"},"properties":{"noteIndex":0},"schema":"https://github.com/citation-style-language/schema/raw/master/csl-citation.json"}</w:instrText>
      </w:r>
      <w:r w:rsidR="00AA4CB6">
        <w:fldChar w:fldCharType="separate"/>
      </w:r>
      <w:r w:rsidR="00AA4CB6" w:rsidRPr="00AA4CB6">
        <w:rPr>
          <w:noProof/>
        </w:rPr>
        <w:t>(</w:t>
      </w:r>
      <w:r w:rsidR="00AA4CB6" w:rsidRPr="00AA4CB6">
        <w:rPr>
          <w:i/>
          <w:noProof/>
        </w:rPr>
        <w:t>Software-Aided Imaging (Morfeus) for Confirming Tumor Coverage With Ablation in Patients With Liver Tumors, the COVER-ALL Study - Full Text View - ClinicalTrials.Gov</w:t>
      </w:r>
      <w:r w:rsidR="00AA4CB6" w:rsidRPr="00AA4CB6">
        <w:rPr>
          <w:noProof/>
        </w:rPr>
        <w:t>, n.d.)</w:t>
      </w:r>
      <w:r w:rsidR="00AA4CB6">
        <w:fldChar w:fldCharType="end"/>
      </w:r>
      <w:r w:rsidR="0067059F">
        <w:t>.</w:t>
      </w:r>
    </w:p>
    <w:p w14:paraId="32125F8E" w14:textId="1D172664" w:rsidR="0067059F" w:rsidRDefault="0067059F">
      <w:r w:rsidRPr="0055214A">
        <w:rPr>
          <w:u w:val="single"/>
        </w:rPr>
        <w:t xml:space="preserve">We hypothesize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disease size with respect to the overall liver, can provide rapid and accurate </w:t>
      </w:r>
      <w:r w:rsidR="006C5FB4">
        <w:rPr>
          <w:u w:val="single"/>
        </w:rPr>
        <w:t xml:space="preserve">identification and </w:t>
      </w:r>
      <w:r w:rsidR="00201B5D" w:rsidRPr="0055214A">
        <w:rPr>
          <w:u w:val="single"/>
        </w:rPr>
        <w:t>segmentation of both CRL-</w:t>
      </w:r>
      <w:proofErr w:type="spellStart"/>
      <w:r w:rsidR="00201B5D" w:rsidRPr="0055214A">
        <w:rPr>
          <w:u w:val="single"/>
        </w:rPr>
        <w:t>mets</w:t>
      </w:r>
      <w:proofErr w:type="spellEnd"/>
      <w:r w:rsidR="00201B5D" w:rsidRPr="0055214A">
        <w:rPr>
          <w:u w:val="single"/>
        </w:rPr>
        <w:t xml:space="preserve"> and </w:t>
      </w:r>
      <w:proofErr w:type="gramStart"/>
      <w:r w:rsidR="00201B5D" w:rsidRPr="0055214A">
        <w:rPr>
          <w:u w:val="single"/>
        </w:rPr>
        <w:t>ablation generated</w:t>
      </w:r>
      <w:proofErr w:type="gramEnd"/>
      <w:r w:rsidR="00201B5D" w:rsidRPr="0055214A">
        <w:rPr>
          <w:u w:val="single"/>
        </w:rPr>
        <w:t xml:space="preserve"> cavities</w:t>
      </w:r>
      <w:r w:rsidR="00201B5D">
        <w:t xml:space="preserve">. The creation of which would </w:t>
      </w:r>
      <w:r w:rsidR="00896F0B">
        <w:t xml:space="preserve">help facilitate automated </w:t>
      </w:r>
      <w:r w:rsidR="006C5FB4">
        <w:t>detection of CRL-</w:t>
      </w:r>
      <w:proofErr w:type="spellStart"/>
      <w:r w:rsidR="006C5FB4">
        <w:t>mets</w:t>
      </w:r>
      <w:proofErr w:type="spellEnd"/>
      <w:r w:rsidR="006C5FB4">
        <w:t xml:space="preserve">, </w:t>
      </w:r>
      <w:r w:rsidR="00896F0B">
        <w:t>treatment planning</w:t>
      </w:r>
      <w:r w:rsidR="00201B5D">
        <w:t xml:space="preserve"> of CRL-</w:t>
      </w:r>
      <w:proofErr w:type="spellStart"/>
      <w:r w:rsidR="00201B5D">
        <w:t>mets</w:t>
      </w:r>
      <w:proofErr w:type="spellEnd"/>
      <w:r w:rsidR="00201B5D">
        <w:t xml:space="preserve"> in radiation therapy</w:t>
      </w:r>
      <w:r w:rsidR="00FF38F7">
        <w:t>,</w:t>
      </w:r>
      <w:r w:rsidR="00201B5D">
        <w:t xml:space="preserve"> </w:t>
      </w:r>
      <w:r w:rsidR="005B08DE">
        <w:t xml:space="preserve">and </w:t>
      </w:r>
      <w:r w:rsidR="00201B5D">
        <w:t>facilitate margin evaluations in ablation therapy.</w:t>
      </w:r>
    </w:p>
    <w:p w14:paraId="05E88E7A" w14:textId="77777777" w:rsidR="00201B5D" w:rsidRDefault="00F0546F" w:rsidP="00F0546F">
      <w:pPr>
        <w:pStyle w:val="Heading1"/>
      </w:pPr>
      <w:r>
        <w:lastRenderedPageBreak/>
        <w:t>Materials/Methods</w:t>
      </w:r>
    </w:p>
    <w:p w14:paraId="45AE8129" w14:textId="77777777" w:rsidR="006E5402" w:rsidRDefault="006E5402" w:rsidP="006E5402">
      <w:pPr>
        <w:pStyle w:val="Heading2"/>
      </w:pPr>
      <w:r>
        <w:t>Data</w:t>
      </w:r>
    </w:p>
    <w:p w14:paraId="529DED7E" w14:textId="4B5CC146" w:rsidR="00554232" w:rsidRPr="00554232" w:rsidRDefault="003B7AC4" w:rsidP="00554232">
      <w:pPr>
        <w:pStyle w:val="Heading3"/>
      </w:pPr>
      <w:proofErr w:type="spellStart"/>
      <w:r>
        <w:t>LiTs</w:t>
      </w:r>
      <w:proofErr w:type="spellEnd"/>
      <w:r>
        <w:t xml:space="preserve"> </w:t>
      </w:r>
      <w:r w:rsidR="00175E8D">
        <w:t xml:space="preserve">Quantitative </w:t>
      </w:r>
      <w:r w:rsidR="00554232">
        <w:t>Training/</w:t>
      </w:r>
      <w:r w:rsidR="00175E8D">
        <w:t>Validation/</w:t>
      </w:r>
      <w:r w:rsidR="00554232">
        <w:t>Test</w:t>
      </w:r>
    </w:p>
    <w:p w14:paraId="0FACCE52" w14:textId="65C0C501" w:rsidR="00554232" w:rsidRDefault="006E5402">
      <w:r>
        <w:t xml:space="preserve">To ensure that </w:t>
      </w:r>
      <w:r w:rsidR="00631415">
        <w:t xml:space="preserve">the </w:t>
      </w:r>
      <w:r>
        <w:t>model</w:t>
      </w:r>
      <w:r w:rsidR="00580FC7">
        <w:t xml:space="preserve"> creat</w:t>
      </w:r>
      <w:r w:rsidR="00631415">
        <w:t>i</w:t>
      </w:r>
      <w:r w:rsidR="00580FC7">
        <w:t>on</w:t>
      </w:r>
      <w:r>
        <w:t xml:space="preserve"> is reproducible at other institutions, our training\</w:t>
      </w:r>
      <w:r w:rsidR="00554232">
        <w:t>validation and quantitative test</w:t>
      </w:r>
      <w:r>
        <w:t xml:space="preserve"> data was collected from the </w:t>
      </w:r>
      <w:r w:rsidR="00631415">
        <w:t>publicly</w:t>
      </w:r>
      <w:r>
        <w:t xml:space="preserve"> avai</w:t>
      </w:r>
      <w:r w:rsidR="00580FC7">
        <w:t>lable Liver Tumor Segmentation (</w:t>
      </w:r>
      <w:proofErr w:type="spellStart"/>
      <w:r w:rsidR="00580FC7">
        <w:t>LiTS</w:t>
      </w:r>
      <w:proofErr w:type="spellEnd"/>
      <w:r w:rsidR="00580FC7">
        <w:t>)</w:t>
      </w:r>
      <w:r>
        <w:t xml:space="preserve"> challenge (</w:t>
      </w:r>
      <w:hyperlink r:id="rId6" w:history="1">
        <w:r>
          <w:rPr>
            <w:rStyle w:val="Hyperlink"/>
          </w:rPr>
          <w:t>https://competitions.codalab.org/competitions/17094</w:t>
        </w:r>
      </w:hyperlink>
      <w:r>
        <w:t xml:space="preserve">). This data consisted of </w:t>
      </w:r>
      <w:r w:rsidR="00554232">
        <w:t>130 CECT scans with liver tumors of primary liver cancer and secondary liver metastasis</w:t>
      </w:r>
      <w:r>
        <w:t xml:space="preserve">. </w:t>
      </w:r>
      <w:r w:rsidR="00554232" w:rsidRPr="00AA4CB6">
        <w:rPr>
          <w:u w:val="single"/>
        </w:rPr>
        <w:t>Ground truth segmentations of the liver and disease were provided by the challenge</w:t>
      </w:r>
      <w:r w:rsidR="00485014">
        <w:rPr>
          <w:u w:val="single"/>
        </w:rPr>
        <w:t xml:space="preserve">, although only </w:t>
      </w:r>
      <w:proofErr w:type="gramStart"/>
      <w:r w:rsidR="00485014">
        <w:rPr>
          <w:u w:val="single"/>
        </w:rPr>
        <w:t>the disease is predicted</w:t>
      </w:r>
      <w:r w:rsidR="00AA4CB6">
        <w:rPr>
          <w:u w:val="single"/>
        </w:rPr>
        <w:t xml:space="preserve"> by </w:t>
      </w:r>
      <w:proofErr w:type="spellStart"/>
      <w:r w:rsidR="00AA4CB6">
        <w:rPr>
          <w:u w:val="single"/>
        </w:rPr>
        <w:t>our</w:t>
      </w:r>
      <w:proofErr w:type="spellEnd"/>
      <w:r w:rsidR="00AA4CB6">
        <w:rPr>
          <w:u w:val="single"/>
        </w:rPr>
        <w:t xml:space="preserve"> model</w:t>
      </w:r>
      <w:proofErr w:type="gramEnd"/>
      <w:r w:rsidR="00554232">
        <w:t>. Each image was evaluated by xxx, and removed if the disease was hyper-enhancing or not secondary metastasis</w:t>
      </w:r>
      <w:r w:rsidR="00E9727E">
        <w:t>, or if the image acquisition parameters (slice thickness, pixel spacing) were not correctly included</w:t>
      </w:r>
      <w:r w:rsidR="00554232">
        <w:t xml:space="preserve">. </w:t>
      </w:r>
      <w:r w:rsidR="00A564E2">
        <w:t>A total of 92</w:t>
      </w:r>
      <w:r w:rsidR="00E9727E">
        <w:t xml:space="preserve"> patients remained, </w:t>
      </w:r>
      <w:r w:rsidR="00554232">
        <w:t xml:space="preserve">which were </w:t>
      </w:r>
      <w:r w:rsidR="00B24662">
        <w:t xml:space="preserve">then distributed into </w:t>
      </w:r>
      <w:r w:rsidR="00E9727E">
        <w:t>57</w:t>
      </w:r>
      <w:r w:rsidR="00B24662">
        <w:t xml:space="preserve"> </w:t>
      </w:r>
      <w:r w:rsidR="00554232">
        <w:t xml:space="preserve">patients for </w:t>
      </w:r>
      <w:r w:rsidR="00B24662">
        <w:t xml:space="preserve">training, </w:t>
      </w:r>
      <w:r w:rsidR="00E9727E">
        <w:t>10</w:t>
      </w:r>
      <w:r w:rsidR="00B24662">
        <w:t xml:space="preserve"> </w:t>
      </w:r>
      <w:r w:rsidR="00554232">
        <w:t xml:space="preserve">patients for </w:t>
      </w:r>
      <w:r w:rsidR="00B24662">
        <w:t xml:space="preserve">validation, and </w:t>
      </w:r>
      <w:r w:rsidR="00E9727E">
        <w:t>2</w:t>
      </w:r>
      <w:r w:rsidR="00A564E2">
        <w:t>5</w:t>
      </w:r>
      <w:r w:rsidR="00554232">
        <w:t xml:space="preserve"> patients</w:t>
      </w:r>
      <w:r w:rsidR="00B24662">
        <w:t xml:space="preserve"> </w:t>
      </w:r>
      <w:r w:rsidR="00554232">
        <w:t xml:space="preserve">for a completely </w:t>
      </w:r>
      <w:r w:rsidR="00E9727E">
        <w:t xml:space="preserve">withheld </w:t>
      </w:r>
      <w:r w:rsidR="00B24662">
        <w:t>test</w:t>
      </w:r>
      <w:r w:rsidR="00554232">
        <w:t xml:space="preserve"> set. The image acquisition parameters for the training, validation, and test set can be seen in Table </w:t>
      </w:r>
      <w:r w:rsidR="008E4547">
        <w:t>xxx</w:t>
      </w:r>
      <w:r w:rsidR="00554232">
        <w:t>.</w:t>
      </w:r>
    </w:p>
    <w:p w14:paraId="7373E791" w14:textId="4E4BAD30" w:rsidR="00E9727E" w:rsidRDefault="00E9727E" w:rsidP="00E9727E">
      <w:pPr>
        <w:pStyle w:val="Caption"/>
        <w:keepNext/>
      </w:pPr>
      <w:r>
        <w:t xml:space="preserve">Table </w:t>
      </w:r>
      <w:r w:rsidR="00E170A7">
        <w:fldChar w:fldCharType="begin"/>
      </w:r>
      <w:r w:rsidR="00E170A7">
        <w:instrText xml:space="preserve"> SEQ Table \* ARABIC </w:instrText>
      </w:r>
      <w:r w:rsidR="00E170A7">
        <w:fldChar w:fldCharType="separate"/>
      </w:r>
      <w:r w:rsidR="00597E64">
        <w:rPr>
          <w:noProof/>
        </w:rPr>
        <w:t>1</w:t>
      </w:r>
      <w:r w:rsidR="00E170A7">
        <w:rPr>
          <w:noProof/>
        </w:rPr>
        <w:fldChar w:fldCharType="end"/>
      </w:r>
      <w:r>
        <w:t xml:space="preserve">: Image acquisition parameters from </w:t>
      </w:r>
      <w:proofErr w:type="spellStart"/>
      <w:r>
        <w:t>LiTs</w:t>
      </w:r>
      <w:proofErr w:type="spellEnd"/>
      <w:r>
        <w:t xml:space="preserve"> Training, Validation, and Test set.</w:t>
      </w:r>
    </w:p>
    <w:tbl>
      <w:tblPr>
        <w:tblStyle w:val="TableGrid"/>
        <w:tblW w:w="0" w:type="auto"/>
        <w:jc w:val="center"/>
        <w:tblLook w:val="04A0" w:firstRow="1" w:lastRow="0" w:firstColumn="1" w:lastColumn="0" w:noHBand="0" w:noVBand="1"/>
      </w:tblPr>
      <w:tblGrid>
        <w:gridCol w:w="1389"/>
        <w:gridCol w:w="1854"/>
        <w:gridCol w:w="2175"/>
        <w:gridCol w:w="2177"/>
      </w:tblGrid>
      <w:tr w:rsidR="00E9727E" w:rsidRPr="00E9727E" w14:paraId="52819ECE" w14:textId="77777777" w:rsidTr="00E9727E">
        <w:trPr>
          <w:trHeight w:val="304"/>
          <w:jc w:val="center"/>
        </w:trPr>
        <w:tc>
          <w:tcPr>
            <w:tcW w:w="1389" w:type="dxa"/>
            <w:vMerge w:val="restart"/>
            <w:noWrap/>
            <w:vAlign w:val="center"/>
            <w:hideMark/>
          </w:tcPr>
          <w:p w14:paraId="4087A654" w14:textId="77777777" w:rsidR="00E9727E" w:rsidRPr="00E9727E" w:rsidRDefault="00E9727E" w:rsidP="00334835">
            <w:pPr>
              <w:keepNext/>
              <w:keepLines/>
              <w:jc w:val="center"/>
            </w:pPr>
            <w:r w:rsidRPr="00E9727E">
              <w:t>Folder</w:t>
            </w:r>
          </w:p>
        </w:tc>
        <w:tc>
          <w:tcPr>
            <w:tcW w:w="1854" w:type="dxa"/>
            <w:noWrap/>
            <w:vAlign w:val="center"/>
            <w:hideMark/>
          </w:tcPr>
          <w:p w14:paraId="2F04B9B6" w14:textId="6C15C125" w:rsidR="00E9727E" w:rsidRPr="00E9727E" w:rsidRDefault="00E9727E" w:rsidP="00334835">
            <w:pPr>
              <w:keepNext/>
              <w:keepLines/>
              <w:jc w:val="center"/>
            </w:pPr>
            <w:r w:rsidRPr="00E9727E">
              <w:t>Slice Thickness</w:t>
            </w:r>
            <w:r w:rsidR="001D0C8B">
              <w:t xml:space="preserve"> (mm)</w:t>
            </w:r>
          </w:p>
        </w:tc>
        <w:tc>
          <w:tcPr>
            <w:tcW w:w="2175" w:type="dxa"/>
            <w:noWrap/>
            <w:vAlign w:val="center"/>
            <w:hideMark/>
          </w:tcPr>
          <w:p w14:paraId="635542BF" w14:textId="365D7661" w:rsidR="00E9727E" w:rsidRPr="00E9727E" w:rsidRDefault="00E9727E" w:rsidP="00334835">
            <w:pPr>
              <w:keepNext/>
              <w:keepLines/>
              <w:jc w:val="center"/>
            </w:pPr>
            <w:r w:rsidRPr="00E9727E">
              <w:t>Pixel Size X</w:t>
            </w:r>
            <w:r w:rsidR="001D0C8B">
              <w:t xml:space="preserve"> (mm/voxel)</w:t>
            </w:r>
          </w:p>
        </w:tc>
        <w:tc>
          <w:tcPr>
            <w:tcW w:w="2177" w:type="dxa"/>
            <w:noWrap/>
            <w:vAlign w:val="center"/>
            <w:hideMark/>
          </w:tcPr>
          <w:p w14:paraId="58EE8C1A" w14:textId="40D3C1A9" w:rsidR="00E9727E" w:rsidRPr="00E9727E" w:rsidRDefault="00E9727E" w:rsidP="00334835">
            <w:pPr>
              <w:keepNext/>
              <w:keepLines/>
              <w:jc w:val="center"/>
            </w:pPr>
            <w:r w:rsidRPr="00E9727E">
              <w:t>Pixel Size Y</w:t>
            </w:r>
            <w:r w:rsidR="001D0C8B">
              <w:t xml:space="preserve"> (mm/voxel)</w:t>
            </w:r>
          </w:p>
        </w:tc>
      </w:tr>
      <w:tr w:rsidR="00E9727E" w:rsidRPr="00E9727E" w14:paraId="3834058F" w14:textId="77777777" w:rsidTr="00E9727E">
        <w:trPr>
          <w:trHeight w:val="304"/>
          <w:jc w:val="center"/>
        </w:trPr>
        <w:tc>
          <w:tcPr>
            <w:tcW w:w="1389" w:type="dxa"/>
            <w:vMerge/>
            <w:vAlign w:val="center"/>
            <w:hideMark/>
          </w:tcPr>
          <w:p w14:paraId="51B62B1D" w14:textId="77777777" w:rsidR="00E9727E" w:rsidRPr="00E9727E" w:rsidRDefault="00E9727E" w:rsidP="00334835">
            <w:pPr>
              <w:keepNext/>
              <w:keepLines/>
              <w:jc w:val="center"/>
            </w:pPr>
          </w:p>
        </w:tc>
        <w:tc>
          <w:tcPr>
            <w:tcW w:w="6206" w:type="dxa"/>
            <w:gridSpan w:val="3"/>
            <w:noWrap/>
            <w:vAlign w:val="center"/>
            <w:hideMark/>
          </w:tcPr>
          <w:p w14:paraId="54A0CF0D" w14:textId="77777777" w:rsidR="00E9727E" w:rsidRPr="00E9727E" w:rsidRDefault="00E9727E" w:rsidP="00334835">
            <w:pPr>
              <w:keepNext/>
              <w:keepLines/>
              <w:jc w:val="center"/>
            </w:pPr>
            <w:r w:rsidRPr="00E9727E">
              <w:t>Mean (Min, Max)</w:t>
            </w:r>
          </w:p>
        </w:tc>
      </w:tr>
      <w:tr w:rsidR="00E9727E" w:rsidRPr="00E9727E" w14:paraId="790235E7" w14:textId="77777777" w:rsidTr="00E9727E">
        <w:trPr>
          <w:trHeight w:val="304"/>
          <w:jc w:val="center"/>
        </w:trPr>
        <w:tc>
          <w:tcPr>
            <w:tcW w:w="1389" w:type="dxa"/>
            <w:noWrap/>
            <w:vAlign w:val="center"/>
            <w:hideMark/>
          </w:tcPr>
          <w:p w14:paraId="3EC5FEA3" w14:textId="77777777" w:rsidR="00E9727E" w:rsidRPr="00E9727E" w:rsidRDefault="00E9727E" w:rsidP="00334835">
            <w:pPr>
              <w:keepNext/>
              <w:keepLines/>
              <w:jc w:val="center"/>
            </w:pPr>
            <w:r w:rsidRPr="00E9727E">
              <w:t>Training</w:t>
            </w:r>
          </w:p>
        </w:tc>
        <w:tc>
          <w:tcPr>
            <w:tcW w:w="1854" w:type="dxa"/>
            <w:noWrap/>
            <w:vAlign w:val="center"/>
            <w:hideMark/>
          </w:tcPr>
          <w:p w14:paraId="4CC69C30" w14:textId="5EE2E023" w:rsidR="00E9727E" w:rsidRPr="00E9727E" w:rsidRDefault="00E9727E" w:rsidP="00334835">
            <w:pPr>
              <w:keepNext/>
              <w:keepLines/>
              <w:jc w:val="center"/>
            </w:pPr>
            <w:r w:rsidRPr="00E9727E">
              <w:t>1.6</w:t>
            </w:r>
            <w:r w:rsidR="00937CD0">
              <w:t>4</w:t>
            </w:r>
            <w:r w:rsidRPr="00E9727E">
              <w:t xml:space="preserve"> (0.7, 5.0)</w:t>
            </w:r>
          </w:p>
        </w:tc>
        <w:tc>
          <w:tcPr>
            <w:tcW w:w="2175" w:type="dxa"/>
            <w:noWrap/>
            <w:vAlign w:val="center"/>
            <w:hideMark/>
          </w:tcPr>
          <w:p w14:paraId="7A62C9A1" w14:textId="433089F1" w:rsidR="00E9727E" w:rsidRPr="00E9727E" w:rsidRDefault="00E9727E" w:rsidP="00334835">
            <w:pPr>
              <w:keepNext/>
              <w:keepLines/>
              <w:jc w:val="center"/>
            </w:pPr>
            <w:r w:rsidRPr="00E9727E">
              <w:t>0.75 (0.</w:t>
            </w:r>
            <w:r w:rsidR="00937CD0">
              <w:t>60</w:t>
            </w:r>
            <w:r w:rsidRPr="00E9727E">
              <w:t>, 0.9</w:t>
            </w:r>
            <w:r w:rsidR="00937CD0">
              <w:t>8</w:t>
            </w:r>
            <w:r w:rsidRPr="00E9727E">
              <w:t>)</w:t>
            </w:r>
          </w:p>
        </w:tc>
        <w:tc>
          <w:tcPr>
            <w:tcW w:w="2177" w:type="dxa"/>
            <w:noWrap/>
            <w:vAlign w:val="center"/>
            <w:hideMark/>
          </w:tcPr>
          <w:p w14:paraId="3ADE30C8" w14:textId="3E449CCD" w:rsidR="00E9727E" w:rsidRPr="00E9727E" w:rsidRDefault="00E9727E" w:rsidP="00334835">
            <w:pPr>
              <w:keepNext/>
              <w:keepLines/>
              <w:jc w:val="center"/>
            </w:pPr>
            <w:r w:rsidRPr="00E9727E">
              <w:t>0.75 (0.</w:t>
            </w:r>
            <w:r w:rsidR="00937CD0">
              <w:t>60</w:t>
            </w:r>
            <w:r w:rsidRPr="00E9727E">
              <w:t>, 0.9</w:t>
            </w:r>
            <w:r w:rsidR="00937CD0">
              <w:t>8</w:t>
            </w:r>
            <w:r w:rsidRPr="00E9727E">
              <w:t>)</w:t>
            </w:r>
          </w:p>
        </w:tc>
      </w:tr>
      <w:tr w:rsidR="00E9727E" w:rsidRPr="00E9727E" w14:paraId="021780B5" w14:textId="77777777" w:rsidTr="00E9727E">
        <w:trPr>
          <w:trHeight w:val="304"/>
          <w:jc w:val="center"/>
        </w:trPr>
        <w:tc>
          <w:tcPr>
            <w:tcW w:w="1389" w:type="dxa"/>
            <w:noWrap/>
            <w:vAlign w:val="center"/>
            <w:hideMark/>
          </w:tcPr>
          <w:p w14:paraId="64DAE989" w14:textId="77777777" w:rsidR="00E9727E" w:rsidRPr="00E9727E" w:rsidRDefault="00E9727E" w:rsidP="00334835">
            <w:pPr>
              <w:keepNext/>
              <w:keepLines/>
              <w:jc w:val="center"/>
            </w:pPr>
            <w:r w:rsidRPr="00E9727E">
              <w:t>Validation</w:t>
            </w:r>
          </w:p>
        </w:tc>
        <w:tc>
          <w:tcPr>
            <w:tcW w:w="1854" w:type="dxa"/>
            <w:noWrap/>
            <w:vAlign w:val="center"/>
            <w:hideMark/>
          </w:tcPr>
          <w:p w14:paraId="3D3E081C" w14:textId="69404C05" w:rsidR="00E9727E" w:rsidRPr="00E9727E" w:rsidRDefault="00E9727E" w:rsidP="00334835">
            <w:pPr>
              <w:keepNext/>
              <w:keepLines/>
              <w:jc w:val="center"/>
            </w:pPr>
            <w:r w:rsidRPr="00E9727E">
              <w:t>2.0</w:t>
            </w:r>
            <w:r w:rsidR="00937CD0">
              <w:t>2</w:t>
            </w:r>
            <w:r w:rsidRPr="00E9727E">
              <w:t xml:space="preserve"> (0.7, 5.0)</w:t>
            </w:r>
          </w:p>
        </w:tc>
        <w:tc>
          <w:tcPr>
            <w:tcW w:w="2175" w:type="dxa"/>
            <w:noWrap/>
            <w:vAlign w:val="center"/>
            <w:hideMark/>
          </w:tcPr>
          <w:p w14:paraId="0FC9DDC3" w14:textId="494C3BAD" w:rsidR="00E9727E" w:rsidRPr="00E9727E" w:rsidRDefault="00E9727E" w:rsidP="00334835">
            <w:pPr>
              <w:keepNext/>
              <w:keepLines/>
              <w:jc w:val="center"/>
            </w:pPr>
            <w:r w:rsidRPr="00E9727E">
              <w:t>0.78 (0.6</w:t>
            </w:r>
            <w:r w:rsidR="00937CD0">
              <w:t>8</w:t>
            </w:r>
            <w:r w:rsidRPr="00E9727E">
              <w:t>, 0.9</w:t>
            </w:r>
            <w:r w:rsidR="00937CD0">
              <w:t>8</w:t>
            </w:r>
            <w:r w:rsidRPr="00E9727E">
              <w:t>)</w:t>
            </w:r>
          </w:p>
        </w:tc>
        <w:tc>
          <w:tcPr>
            <w:tcW w:w="2177" w:type="dxa"/>
            <w:noWrap/>
            <w:vAlign w:val="center"/>
            <w:hideMark/>
          </w:tcPr>
          <w:p w14:paraId="4E4D2F2C" w14:textId="15D3528A" w:rsidR="00E9727E" w:rsidRPr="00E9727E" w:rsidRDefault="00E9727E" w:rsidP="00334835">
            <w:pPr>
              <w:keepNext/>
              <w:keepLines/>
              <w:jc w:val="center"/>
            </w:pPr>
            <w:r w:rsidRPr="00E9727E">
              <w:t>0.78 (0.6</w:t>
            </w:r>
            <w:r w:rsidR="00937CD0">
              <w:t>8</w:t>
            </w:r>
            <w:r w:rsidRPr="00E9727E">
              <w:t>, 0.9</w:t>
            </w:r>
            <w:r w:rsidR="00937CD0">
              <w:t>8</w:t>
            </w:r>
            <w:r w:rsidRPr="00E9727E">
              <w:t>)</w:t>
            </w:r>
          </w:p>
        </w:tc>
      </w:tr>
      <w:tr w:rsidR="00E9727E" w:rsidRPr="00E9727E" w14:paraId="1D8F7CED" w14:textId="77777777" w:rsidTr="00E9727E">
        <w:trPr>
          <w:trHeight w:val="304"/>
          <w:jc w:val="center"/>
        </w:trPr>
        <w:tc>
          <w:tcPr>
            <w:tcW w:w="1389" w:type="dxa"/>
            <w:noWrap/>
            <w:vAlign w:val="center"/>
            <w:hideMark/>
          </w:tcPr>
          <w:p w14:paraId="5AB14B70" w14:textId="77777777" w:rsidR="00E9727E" w:rsidRPr="00E9727E" w:rsidRDefault="00E9727E" w:rsidP="00334835">
            <w:pPr>
              <w:keepNext/>
              <w:keepLines/>
              <w:jc w:val="center"/>
            </w:pPr>
            <w:r w:rsidRPr="00E9727E">
              <w:t>Test</w:t>
            </w:r>
          </w:p>
        </w:tc>
        <w:tc>
          <w:tcPr>
            <w:tcW w:w="1854" w:type="dxa"/>
            <w:noWrap/>
            <w:vAlign w:val="center"/>
            <w:hideMark/>
          </w:tcPr>
          <w:p w14:paraId="5EA7DD8E" w14:textId="77777777" w:rsidR="00E9727E" w:rsidRPr="00E9727E" w:rsidRDefault="00E9727E" w:rsidP="00334835">
            <w:pPr>
              <w:keepNext/>
              <w:keepLines/>
              <w:jc w:val="center"/>
            </w:pPr>
            <w:r w:rsidRPr="00E9727E">
              <w:t>1.41 (0.7, 5.0)</w:t>
            </w:r>
          </w:p>
        </w:tc>
        <w:tc>
          <w:tcPr>
            <w:tcW w:w="2175" w:type="dxa"/>
            <w:noWrap/>
            <w:vAlign w:val="center"/>
            <w:hideMark/>
          </w:tcPr>
          <w:p w14:paraId="68EB8792" w14:textId="411F7A53" w:rsidR="00E9727E" w:rsidRPr="00E9727E" w:rsidRDefault="00E9727E" w:rsidP="00334835">
            <w:pPr>
              <w:keepNext/>
              <w:keepLines/>
              <w:jc w:val="center"/>
            </w:pPr>
            <w:r w:rsidRPr="00E9727E">
              <w:t>0.76 (0.64, 0.9</w:t>
            </w:r>
            <w:r w:rsidR="00937CD0">
              <w:t>7</w:t>
            </w:r>
            <w:r w:rsidRPr="00E9727E">
              <w:t>)</w:t>
            </w:r>
          </w:p>
        </w:tc>
        <w:tc>
          <w:tcPr>
            <w:tcW w:w="2177" w:type="dxa"/>
            <w:noWrap/>
            <w:vAlign w:val="center"/>
            <w:hideMark/>
          </w:tcPr>
          <w:p w14:paraId="2EBCD6F7" w14:textId="183DB9BE" w:rsidR="00E9727E" w:rsidRPr="00E9727E" w:rsidRDefault="00E9727E" w:rsidP="00334835">
            <w:pPr>
              <w:keepNext/>
              <w:keepLines/>
              <w:jc w:val="center"/>
            </w:pPr>
            <w:r w:rsidRPr="00E9727E">
              <w:t>0.76 (0.64, 0.9</w:t>
            </w:r>
            <w:r w:rsidR="00937CD0">
              <w:t>7</w:t>
            </w:r>
            <w:r w:rsidRPr="00E9727E">
              <w:t>)</w:t>
            </w:r>
          </w:p>
        </w:tc>
      </w:tr>
    </w:tbl>
    <w:p w14:paraId="24B8569B" w14:textId="77777777" w:rsidR="009223FE" w:rsidRDefault="009223FE" w:rsidP="009223FE">
      <w:pPr>
        <w:pStyle w:val="Heading4"/>
      </w:pPr>
      <w:r>
        <w:t>Quantitative Evaluation</w:t>
      </w:r>
    </w:p>
    <w:p w14:paraId="78D0ECBC" w14:textId="78BDF401" w:rsidR="005B08DE" w:rsidRPr="009223FE" w:rsidRDefault="00A91C35" w:rsidP="005B08DE">
      <w:pPr>
        <w:rPr>
          <w:ins w:id="0" w:author="Anderson,Brian M" w:date="2020-08-28T08:48:00Z"/>
        </w:rPr>
      </w:pPr>
      <w:r>
        <w:t>A</w:t>
      </w:r>
      <w:r w:rsidR="00334835">
        <w:t>rchitecture</w:t>
      </w:r>
      <w:r>
        <w:t xml:space="preserve"> success</w:t>
      </w:r>
      <w:r w:rsidR="00334835">
        <w:t xml:space="preserve"> </w:t>
      </w:r>
      <w:proofErr w:type="gramStart"/>
      <w:r>
        <w:t>was</w:t>
      </w:r>
      <w:r w:rsidR="00334835">
        <w:t xml:space="preserve"> evaluated</w:t>
      </w:r>
      <w:proofErr w:type="gramEnd"/>
      <w:r w:rsidR="00334835">
        <w:t xml:space="preserve"> on the</w:t>
      </w:r>
      <w:r w:rsidR="009223FE">
        <w:t xml:space="preserve"> test set </w:t>
      </w:r>
      <w:r>
        <w:t>based on</w:t>
      </w:r>
      <w:r w:rsidR="009223FE">
        <w:t xml:space="preserve"> </w:t>
      </w:r>
      <w:r w:rsidR="00711C0E">
        <w:t>Di</w:t>
      </w:r>
      <w:r w:rsidR="00B850AB">
        <w:t>ce Similarity Coefficient (DSC) and</w:t>
      </w:r>
      <w:r w:rsidR="009223FE">
        <w:t xml:space="preserve"> </w:t>
      </w:r>
      <w:r w:rsidR="008C0CEE">
        <w:t xml:space="preserve">Median </w:t>
      </w:r>
      <w:r w:rsidR="009223FE">
        <w:t>Surface Distance (MSD)</w:t>
      </w:r>
      <w:r w:rsidR="00B850AB">
        <w:t xml:space="preserve"> </w:t>
      </w:r>
      <w:r>
        <w:t>between the manual segmentation and the predicted segmentation</w:t>
      </w:r>
      <w:r w:rsidR="009223FE">
        <w:t>. To remove bias of patients with multiple small disease sites, evaluations wer</w:t>
      </w:r>
      <w:r w:rsidR="00711C0E">
        <w:t xml:space="preserve">e performed on both a </w:t>
      </w:r>
      <w:r w:rsidR="00B24AE8">
        <w:t xml:space="preserve">disease </w:t>
      </w:r>
      <w:r w:rsidR="009223FE">
        <w:t>site-by-site basis</w:t>
      </w:r>
      <w:r w:rsidR="00711C0E">
        <w:t>, and patient-by-patient</w:t>
      </w:r>
      <w:r w:rsidR="00334835">
        <w:t xml:space="preserve"> basis</w:t>
      </w:r>
      <w:r w:rsidR="009223FE">
        <w:t>.</w:t>
      </w:r>
      <w:r w:rsidR="00A53340">
        <w:t xml:space="preserve"> </w:t>
      </w:r>
      <w:commentRangeStart w:id="1"/>
      <w:ins w:id="2" w:author="Anderson,Brian M" w:date="2020-08-28T08:48:00Z">
        <w:r w:rsidR="005B08DE">
          <w:t xml:space="preserve">For the site-by-site comparison, each non-connected manually defined binary structure of the disease site of the test patients </w:t>
        </w:r>
        <w:proofErr w:type="gramStart"/>
        <w:r w:rsidR="005B08DE">
          <w:t>was considered</w:t>
        </w:r>
        <w:proofErr w:type="gramEnd"/>
        <w:r w:rsidR="005B08DE">
          <w:t xml:space="preserve"> as an independent case. Note that these cases are still only in the testing cohort, not training or validation. For these site-by-site comparisons, predictions</w:t>
        </w:r>
      </w:ins>
      <w:ins w:id="3" w:author="Anderson,Brian M" w:date="2020-08-28T09:24:00Z">
        <w:r w:rsidR="00AA4CB6">
          <w:t xml:space="preserve"> segmentations</w:t>
        </w:r>
      </w:ins>
      <w:ins w:id="4" w:author="Anderson,Brian M" w:date="2020-08-28T08:48:00Z">
        <w:r w:rsidR="005B08DE">
          <w:t xml:space="preserve"> were evaluated by removing all but the closest (determined by the centroid of and prediction regions) </w:t>
        </w:r>
      </w:ins>
      <w:ins w:id="5" w:author="Anderson,Brian M" w:date="2020-08-28T09:24:00Z">
        <w:r w:rsidR="00AA4CB6">
          <w:t xml:space="preserve">continuous </w:t>
        </w:r>
      </w:ins>
      <w:ins w:id="6" w:author="Anderson,Brian M" w:date="2020-08-28T08:48:00Z">
        <w:r w:rsidR="005B08DE">
          <w:t xml:space="preserve">prediction </w:t>
        </w:r>
      </w:ins>
      <w:ins w:id="7" w:author="Anderson,Brian M" w:date="2020-08-28T09:24:00Z">
        <w:r w:rsidR="00AA4CB6">
          <w:t>segmentation</w:t>
        </w:r>
      </w:ins>
      <w:ins w:id="8" w:author="Anderson,Brian M" w:date="2020-08-28T08:48:00Z">
        <w:r w:rsidR="005B08DE">
          <w:t xml:space="preserve">. </w:t>
        </w:r>
        <w:commentRangeEnd w:id="1"/>
        <w:r w:rsidR="005B08DE">
          <w:rPr>
            <w:rStyle w:val="CommentReference"/>
          </w:rPr>
          <w:commentReference w:id="1"/>
        </w:r>
        <w:r w:rsidR="005B08DE">
          <w:t xml:space="preserve">For patient-by-patient comparison, metrics </w:t>
        </w:r>
        <w:proofErr w:type="gramStart"/>
        <w:r w:rsidR="005B08DE">
          <w:t>were computed</w:t>
        </w:r>
        <w:proofErr w:type="gramEnd"/>
        <w:r w:rsidR="005B08DE">
          <w:t xml:space="preserve"> by comparison of the manual contours and the prediction</w:t>
        </w:r>
      </w:ins>
      <w:ins w:id="9" w:author="Anderson,Brian M" w:date="2020-08-28T09:24:00Z">
        <w:r w:rsidR="00AA4CB6">
          <w:t xml:space="preserve"> segmentations</w:t>
        </w:r>
      </w:ins>
      <w:ins w:id="10" w:author="Anderson,Brian M" w:date="2020-08-28T08:48:00Z">
        <w:r w:rsidR="005B08DE">
          <w:t xml:space="preserve"> within the entire liver.</w:t>
        </w:r>
      </w:ins>
    </w:p>
    <w:p w14:paraId="4EDF4F3A" w14:textId="3763E471" w:rsidR="00711C0E" w:rsidRDefault="00A53340" w:rsidP="009223FE">
      <w:r>
        <w:t xml:space="preserve">Sensitivity of the algorithm </w:t>
      </w:r>
      <w:proofErr w:type="gramStart"/>
      <w:r>
        <w:t>was evaluated</w:t>
      </w:r>
      <w:proofErr w:type="gramEnd"/>
      <w:r>
        <w:t xml:space="preserve"> on a site-by-site basis, where the disease was defined as ‘identified’ </w:t>
      </w:r>
      <w:r w:rsidR="0061744C">
        <w:t>if at least 25</w:t>
      </w:r>
      <w:r>
        <w:t xml:space="preserve">% of the </w:t>
      </w:r>
      <w:r w:rsidR="00520854">
        <w:t>manually defined tumor volume</w:t>
      </w:r>
      <w:r>
        <w:t xml:space="preserve"> was covered by prediction. </w:t>
      </w:r>
      <w:r w:rsidR="00F43DD3">
        <w:t xml:space="preserve">False positive volume </w:t>
      </w:r>
      <w:proofErr w:type="gramStart"/>
      <w:r w:rsidR="00F43DD3">
        <w:t>was defined</w:t>
      </w:r>
      <w:proofErr w:type="gramEnd"/>
      <w:r w:rsidR="00F43DD3">
        <w:t xml:space="preserve"> as the volume of </w:t>
      </w:r>
      <w:r w:rsidR="001660E1">
        <w:t>predicted</w:t>
      </w:r>
      <w:r w:rsidR="001E7759">
        <w:t xml:space="preserve"> disease</w:t>
      </w:r>
      <w:r w:rsidR="001660E1">
        <w:t xml:space="preserve"> </w:t>
      </w:r>
      <w:ins w:id="11" w:author="Anderson,Brian M" w:date="2020-08-28T09:25:00Z">
        <w:r w:rsidR="00AA4CB6">
          <w:t>segmentation</w:t>
        </w:r>
        <w:r w:rsidR="00AA4CB6">
          <w:t xml:space="preserve"> </w:t>
        </w:r>
      </w:ins>
      <w:r w:rsidR="001660E1">
        <w:t>outside of the ground truth</w:t>
      </w:r>
      <w:r w:rsidR="001E7759">
        <w:t xml:space="preserve"> disease</w:t>
      </w:r>
      <w:ins w:id="12" w:author="Anderson,Brian M" w:date="2020-08-28T09:25:00Z">
        <w:r w:rsidR="00AA4CB6">
          <w:t xml:space="preserve"> segmentation</w:t>
        </w:r>
      </w:ins>
      <w:r w:rsidR="00F43DD3">
        <w:t>, Figure xxx.</w:t>
      </w:r>
      <w:r w:rsidR="00EF2F0A" w:rsidRPr="00EF2F0A">
        <w:t xml:space="preserve"> </w:t>
      </w:r>
      <w:r w:rsidR="001E7759">
        <w:t xml:space="preserve">False positive volume is comprised of two errors, one is over segmentations of an actual tumor volume, and the second is erroneous </w:t>
      </w:r>
      <w:r w:rsidR="00392E39">
        <w:t>segmentation</w:t>
      </w:r>
      <w:r w:rsidR="001E7759">
        <w:t xml:space="preserve"> of normal liver as disease.</w:t>
      </w:r>
      <w:r w:rsidR="00392E39">
        <w:t xml:space="preserve"> We measured the erroneous false positive volume as the volume completely unconnected from any ground truth disease segmentations, the total false positive volume as the total predicted volume outside of ground truth segmentations, and </w:t>
      </w:r>
      <w:r w:rsidR="00392E39">
        <w:t xml:space="preserve">the over-segmentation false volume as </w:t>
      </w:r>
      <w:r w:rsidR="00392E39">
        <w:t>the total predicted volume minus the erroneous volume, Figure xxx.</w:t>
      </w:r>
    </w:p>
    <w:p w14:paraId="7EA5F8B6" w14:textId="77777777" w:rsidR="008E7047" w:rsidRDefault="008E7047" w:rsidP="008E7047">
      <w:pPr>
        <w:keepNext/>
      </w:pPr>
      <w:r>
        <w:rPr>
          <w:noProof/>
        </w:rPr>
        <w:lastRenderedPageBreak/>
        <w:drawing>
          <wp:inline distT="0" distB="0" distL="0" distR="0" wp14:anchorId="4D24E046" wp14:editId="55034605">
            <wp:extent cx="6151245" cy="29019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1245" cy="2901950"/>
                    </a:xfrm>
                    <a:prstGeom prst="rect">
                      <a:avLst/>
                    </a:prstGeom>
                    <a:noFill/>
                  </pic:spPr>
                </pic:pic>
              </a:graphicData>
            </a:graphic>
          </wp:inline>
        </w:drawing>
      </w:r>
    </w:p>
    <w:p w14:paraId="0F77916A" w14:textId="1CE436A8" w:rsidR="008E7047" w:rsidRDefault="008E7047" w:rsidP="008E7047">
      <w:pPr>
        <w:pStyle w:val="Caption"/>
        <w:rPr>
          <w:ins w:id="13" w:author="Anderson,Brian M" w:date="2020-08-25T13:22:00Z"/>
        </w:rPr>
      </w:pPr>
      <w:r>
        <w:t xml:space="preserve">Figure </w:t>
      </w:r>
      <w:r>
        <w:fldChar w:fldCharType="begin"/>
      </w:r>
      <w:r>
        <w:instrText xml:space="preserve"> SEQ Figure \* ARABIC </w:instrText>
      </w:r>
      <w:r>
        <w:fldChar w:fldCharType="separate"/>
      </w:r>
      <w:r w:rsidR="000709B7">
        <w:rPr>
          <w:noProof/>
        </w:rPr>
        <w:t>1</w:t>
      </w:r>
      <w:r>
        <w:fldChar w:fldCharType="end"/>
      </w:r>
      <w:r>
        <w:t>:</w:t>
      </w:r>
      <w:r w:rsidRPr="008E7047">
        <w:t xml:space="preserve"> </w:t>
      </w:r>
      <w:r>
        <w:t>(Left) Prediction in white with ground truth overlaid in red. (Right) Subtraction image of prediction outside of ground truth</w:t>
      </w:r>
      <w:r>
        <w:t xml:space="preserve">, white voxels </w:t>
      </w:r>
      <w:proofErr w:type="gramStart"/>
      <w:r>
        <w:t>are connected</w:t>
      </w:r>
      <w:proofErr w:type="gramEnd"/>
      <w:r>
        <w:t xml:space="preserve"> to a disease ground truth segmentation, while green is unconnected. False positive volume is the volume of white + green voxels, erroneous false positive region is the volume in green, and over-segmentation volume is the volume </w:t>
      </w:r>
      <w:r w:rsidR="00370C9D">
        <w:t>in</w:t>
      </w:r>
      <w:r>
        <w:t xml:space="preserve"> white.</w:t>
      </w:r>
    </w:p>
    <w:p w14:paraId="44E3BC87" w14:textId="77777777" w:rsidR="00E9727E" w:rsidRDefault="003B7AC4" w:rsidP="00E9727E">
      <w:pPr>
        <w:pStyle w:val="Heading3"/>
      </w:pPr>
      <w:r>
        <w:t xml:space="preserve">Institutional </w:t>
      </w:r>
      <w:r w:rsidR="009223FE">
        <w:t>Test Data</w:t>
      </w:r>
    </w:p>
    <w:p w14:paraId="6FC46467" w14:textId="77777777" w:rsidR="003B7AC4" w:rsidRDefault="003B7AC4" w:rsidP="003B7AC4">
      <w:pPr>
        <w:pStyle w:val="Heading4"/>
      </w:pPr>
      <w:r>
        <w:t>Quantitative Evaluation</w:t>
      </w:r>
    </w:p>
    <w:p w14:paraId="5C4CA9B2" w14:textId="0D1E4B2D" w:rsidR="003B7AC4" w:rsidRDefault="00FE55E8" w:rsidP="003B7AC4">
      <w:r>
        <w:t>Eighteen</w:t>
      </w:r>
      <w:r w:rsidR="003B7AC4">
        <w:t xml:space="preserve"> patients who had previously undergone thermal ablation therapy at our institution</w:t>
      </w:r>
      <w:r>
        <w:t xml:space="preserve"> were retrospectively identified under an Institutional Review Board approved study</w:t>
      </w:r>
      <w:r w:rsidR="003B7AC4">
        <w:t xml:space="preserve">. </w:t>
      </w:r>
      <w:r>
        <w:t>Each</w:t>
      </w:r>
      <w:r w:rsidR="003B7AC4">
        <w:t xml:space="preserve"> patient had two CECT scans, one pre-ablation to identify the disease, and one post-treatment to identify the ablation zone.</w:t>
      </w:r>
      <w:r w:rsidR="003B7AC4" w:rsidRPr="003B7AC4">
        <w:t xml:space="preserve"> </w:t>
      </w:r>
      <w:r w:rsidR="0026757F">
        <w:t>T</w:t>
      </w:r>
      <w:r w:rsidR="003B7AC4">
        <w:t xml:space="preserve">wo patients had two disease sites </w:t>
      </w:r>
      <w:proofErr w:type="gramStart"/>
      <w:r w:rsidR="003B7AC4">
        <w:t>present</w:t>
      </w:r>
      <w:r w:rsidR="0026757F">
        <w:t>,</w:t>
      </w:r>
      <w:proofErr w:type="gramEnd"/>
      <w:r w:rsidR="0026757F">
        <w:t xml:space="preserve"> therefore </w:t>
      </w:r>
      <w:r w:rsidR="003B7AC4">
        <w:t>an evaluation of the DSC for each disease site was performed.</w:t>
      </w:r>
    </w:p>
    <w:p w14:paraId="0416E942" w14:textId="08368328" w:rsidR="003B7AC4" w:rsidRDefault="003B7AC4" w:rsidP="003B7AC4">
      <w:r>
        <w:t xml:space="preserve">Scans </w:t>
      </w:r>
      <w:proofErr w:type="gramStart"/>
      <w:r>
        <w:t>were removed</w:t>
      </w:r>
      <w:proofErr w:type="gramEnd"/>
      <w:r>
        <w:t xml:space="preserve"> if the radiologists felt sufficient contrast was not present</w:t>
      </w:r>
      <w:r w:rsidR="006F075F">
        <w:t xml:space="preserve"> or the disease was contrast enhancing, </w:t>
      </w:r>
      <w:r w:rsidR="007A0B9D">
        <w:t xml:space="preserve">Supplementary Figure xxx, </w:t>
      </w:r>
      <w:r w:rsidR="006F075F">
        <w:t>this removed six</w:t>
      </w:r>
      <w:r>
        <w:t xml:space="preserve"> post-treat</w:t>
      </w:r>
      <w:r w:rsidR="006F075F">
        <w:t>ment CECT (ablation zones) and two</w:t>
      </w:r>
      <w:r>
        <w:t xml:space="preserve"> pre-treatment CECT. The final count was 18 disease sites and 12 ablation sites.</w:t>
      </w:r>
    </w:p>
    <w:p w14:paraId="28B021E8" w14:textId="77777777" w:rsidR="007A0B9D" w:rsidRDefault="007A0B9D" w:rsidP="007A0B9D">
      <w:pPr>
        <w:keepNext/>
      </w:pPr>
      <w:r>
        <w:rPr>
          <w:noProof/>
        </w:rPr>
        <w:lastRenderedPageBreak/>
        <w:drawing>
          <wp:inline distT="0" distB="0" distL="0" distR="0" wp14:anchorId="21AD5D28" wp14:editId="12DB9BE7">
            <wp:extent cx="4295775" cy="41433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5775" cy="4143375"/>
                    </a:xfrm>
                    <a:prstGeom prst="rect">
                      <a:avLst/>
                    </a:prstGeom>
                  </pic:spPr>
                </pic:pic>
              </a:graphicData>
            </a:graphic>
          </wp:inline>
        </w:drawing>
      </w:r>
    </w:p>
    <w:p w14:paraId="2E525C6A" w14:textId="6EF94D6D" w:rsidR="007A0B9D" w:rsidRPr="003B7AC4" w:rsidRDefault="007A0B9D" w:rsidP="007A0B9D">
      <w:pPr>
        <w:pStyle w:val="Caption"/>
      </w:pPr>
      <w:r>
        <w:t xml:space="preserve">Supplementary </w:t>
      </w:r>
      <w:r>
        <w:t xml:space="preserve">Figure </w:t>
      </w:r>
      <w:r>
        <w:fldChar w:fldCharType="begin"/>
      </w:r>
      <w:r>
        <w:instrText xml:space="preserve"> SEQ Figure \* ARABIC </w:instrText>
      </w:r>
      <w:r>
        <w:fldChar w:fldCharType="separate"/>
      </w:r>
      <w:r w:rsidR="000709B7">
        <w:rPr>
          <w:noProof/>
        </w:rPr>
        <w:t>2</w:t>
      </w:r>
      <w:r>
        <w:rPr>
          <w:noProof/>
        </w:rPr>
        <w:fldChar w:fldCharType="end"/>
      </w:r>
      <w:r>
        <w:t>: Example of image deemed to lack sufficient contrast for segmentation of ablation cavity.</w:t>
      </w:r>
    </w:p>
    <w:p w14:paraId="55694E6F" w14:textId="78396676" w:rsidR="00E9727E" w:rsidRDefault="009223FE" w:rsidP="001D0C8B">
      <w:pPr>
        <w:pStyle w:val="Heading4"/>
      </w:pPr>
      <w:r>
        <w:t xml:space="preserve">Qualitative </w:t>
      </w:r>
      <w:r w:rsidR="00C646DF">
        <w:t>Evaluation</w:t>
      </w:r>
    </w:p>
    <w:p w14:paraId="43F2DA55" w14:textId="7B8F69DF" w:rsidR="00175E8D" w:rsidRDefault="00175E8D" w:rsidP="00175E8D">
      <w:r>
        <w:t xml:space="preserve">Quantitative metrics are not always sufficient to assess a segmentation algorithms efficacy. For large structures, a high Dice Similarity Coefficient (DSC) can hide clinically impactful inaccuracies, while for smaller structures a low DSC could be </w:t>
      </w:r>
      <w:r w:rsidR="00B24AE8">
        <w:t>overly critical</w:t>
      </w:r>
      <w:r w:rsidR="00B850AB">
        <w:fldChar w:fldCharType="begin" w:fldLock="1"/>
      </w:r>
      <w:r w:rsidR="00BB0880">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Networks","type":"article-journal"},"uris":["http://www.mendeley.com/documents/?uuid=1e4d3251-2b9b-3544-a075-0fc38efbaea4"]}],"mendeley":{"formattedCitation":"(Anderson et al., 2020)","plainTextFormattedCitation":"(Anderson et al., 2020)","previouslyFormattedCitation":"(Anderson et al., 2020)"},"properties":{"noteIndex":0},"schema":"https://github.com/citation-style-language/schema/raw/master/csl-citation.json"}</w:instrText>
      </w:r>
      <w:r w:rsidR="00B850AB">
        <w:fldChar w:fldCharType="separate"/>
      </w:r>
      <w:r w:rsidR="00B850AB" w:rsidRPr="00B850AB">
        <w:rPr>
          <w:noProof/>
        </w:rPr>
        <w:t>(Anderson et al., 2020)</w:t>
      </w:r>
      <w:r w:rsidR="00B850AB">
        <w:fldChar w:fldCharType="end"/>
      </w:r>
      <w:r>
        <w:t xml:space="preserve">. </w:t>
      </w:r>
      <w:r w:rsidR="00334835">
        <w:t>Therefore</w:t>
      </w:r>
      <w:r w:rsidR="00A9620B">
        <w:t>,</w:t>
      </w:r>
      <w:r w:rsidR="003B7AC4">
        <w:t xml:space="preserve"> </w:t>
      </w:r>
      <w:r>
        <w:t xml:space="preserve">a qualitative assessment of both CRL-met segmentation and ablation segmentation </w:t>
      </w:r>
      <w:r w:rsidR="00B832E4">
        <w:t xml:space="preserve">of the 18 institutional test cases described above </w:t>
      </w:r>
      <w:r w:rsidR="00B464C7">
        <w:t xml:space="preserve">was </w:t>
      </w:r>
      <w:r w:rsidR="00B832E4">
        <w:t xml:space="preserve">performed </w:t>
      </w:r>
      <w:r>
        <w:t>by</w:t>
      </w:r>
      <w:r w:rsidR="00B24AE8">
        <w:t xml:space="preserve"> two</w:t>
      </w:r>
      <w:r w:rsidR="001D0C8B">
        <w:t xml:space="preserve"> board certified </w:t>
      </w:r>
      <w:r>
        <w:t>interventional radiologists</w:t>
      </w:r>
      <w:r w:rsidR="001D0C8B">
        <w:t>, each with over a decade of experience</w:t>
      </w:r>
      <w:r>
        <w:t>.</w:t>
      </w:r>
    </w:p>
    <w:p w14:paraId="07F5A7F0" w14:textId="2CD2893E" w:rsidR="00E9727E" w:rsidRDefault="001D0C8B" w:rsidP="00E9727E">
      <w:r>
        <w:t>C</w:t>
      </w:r>
      <w:r w:rsidR="00175E8D">
        <w:t>ontour</w:t>
      </w:r>
      <w:r w:rsidR="00CD3AC4">
        <w:t>s</w:t>
      </w:r>
      <w:r w:rsidR="00175E8D">
        <w:t xml:space="preserve"> </w:t>
      </w:r>
      <w:r>
        <w:t xml:space="preserve">were </w:t>
      </w:r>
      <w:r w:rsidR="00B832E4">
        <w:t>score</w:t>
      </w:r>
      <w:r>
        <w:t>d</w:t>
      </w:r>
      <w:r w:rsidR="00B832E4">
        <w:t xml:space="preserve"> </w:t>
      </w:r>
      <w:r>
        <w:t xml:space="preserve">independently </w:t>
      </w:r>
      <w:r w:rsidR="00B832E4">
        <w:t xml:space="preserve">by both interventional radiologists </w:t>
      </w:r>
      <w:r w:rsidR="00E45D68">
        <w:t xml:space="preserve">based </w:t>
      </w:r>
      <w:r w:rsidR="00175E8D">
        <w:t xml:space="preserve">on a </w:t>
      </w:r>
      <w:r w:rsidR="00E45D68">
        <w:t xml:space="preserve">Likert quality </w:t>
      </w:r>
      <w:r w:rsidR="00175E8D">
        <w:t xml:space="preserve">scale of 1-5. The criteria for </w:t>
      </w:r>
      <w:r w:rsidR="008E4547">
        <w:t>the scale can be seen in Table xxx</w:t>
      </w:r>
      <w:r w:rsidR="00175E8D">
        <w:t>.</w:t>
      </w:r>
    </w:p>
    <w:p w14:paraId="76384C85" w14:textId="321AA1B5" w:rsidR="00175E8D" w:rsidRDefault="00175E8D" w:rsidP="00175E8D">
      <w:pPr>
        <w:pStyle w:val="Caption"/>
        <w:keepNext/>
      </w:pPr>
      <w:r>
        <w:t xml:space="preserve">Table </w:t>
      </w:r>
      <w:r w:rsidR="00E170A7">
        <w:fldChar w:fldCharType="begin"/>
      </w:r>
      <w:r w:rsidR="00E170A7">
        <w:instrText xml:space="preserve"> SEQ Table \* ARABIC </w:instrText>
      </w:r>
      <w:r w:rsidR="00E170A7">
        <w:fldChar w:fldCharType="separate"/>
      </w:r>
      <w:r w:rsidR="00597E64">
        <w:rPr>
          <w:noProof/>
        </w:rPr>
        <w:t>2</w:t>
      </w:r>
      <w:r w:rsidR="00E170A7">
        <w:rPr>
          <w:noProof/>
        </w:rPr>
        <w:fldChar w:fldCharType="end"/>
      </w:r>
      <w:r>
        <w:t>: Likert scoring for assessment of colorectal liver metastasis (CRL-met)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78"/>
        <w:gridCol w:w="7060"/>
      </w:tblGrid>
      <w:tr w:rsidR="00175E8D" w:rsidRPr="00175E8D" w14:paraId="28F37F2F" w14:textId="77777777" w:rsidTr="00175E8D">
        <w:trPr>
          <w:trHeight w:val="300"/>
        </w:trPr>
        <w:tc>
          <w:tcPr>
            <w:tcW w:w="2163" w:type="dxa"/>
            <w:gridSpan w:val="2"/>
            <w:shd w:val="clear" w:color="auto" w:fill="auto"/>
            <w:noWrap/>
            <w:vAlign w:val="center"/>
            <w:hideMark/>
          </w:tcPr>
          <w:p w14:paraId="68DC7C35"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Score</w:t>
            </w:r>
          </w:p>
        </w:tc>
        <w:tc>
          <w:tcPr>
            <w:tcW w:w="7060" w:type="dxa"/>
            <w:shd w:val="clear" w:color="auto" w:fill="auto"/>
            <w:noWrap/>
            <w:vAlign w:val="center"/>
            <w:hideMark/>
          </w:tcPr>
          <w:p w14:paraId="6D95DAB0"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Criteria</w:t>
            </w:r>
          </w:p>
        </w:tc>
      </w:tr>
      <w:tr w:rsidR="00175E8D" w:rsidRPr="00175E8D" w14:paraId="3F1EE223" w14:textId="77777777" w:rsidTr="00175E8D">
        <w:trPr>
          <w:trHeight w:val="300"/>
        </w:trPr>
        <w:tc>
          <w:tcPr>
            <w:tcW w:w="985" w:type="dxa"/>
            <w:shd w:val="clear" w:color="000000" w:fill="63BE7B"/>
            <w:noWrap/>
            <w:vAlign w:val="center"/>
            <w:hideMark/>
          </w:tcPr>
          <w:p w14:paraId="2063019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5</w:t>
            </w:r>
          </w:p>
        </w:tc>
        <w:tc>
          <w:tcPr>
            <w:tcW w:w="1178" w:type="dxa"/>
            <w:shd w:val="clear" w:color="auto" w:fill="auto"/>
            <w:noWrap/>
            <w:vAlign w:val="center"/>
            <w:hideMark/>
          </w:tcPr>
          <w:p w14:paraId="1141F88C"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Excellent</w:t>
            </w:r>
          </w:p>
        </w:tc>
        <w:tc>
          <w:tcPr>
            <w:tcW w:w="7060" w:type="dxa"/>
            <w:shd w:val="clear" w:color="auto" w:fill="auto"/>
            <w:noWrap/>
            <w:vAlign w:val="center"/>
            <w:hideMark/>
          </w:tcPr>
          <w:p w14:paraId="2AE8C6C9"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Negligible changes, could be used clinically without edits</w:t>
            </w:r>
          </w:p>
        </w:tc>
      </w:tr>
      <w:tr w:rsidR="00175E8D" w:rsidRPr="00175E8D" w14:paraId="5F5C4C0F" w14:textId="77777777" w:rsidTr="00175E8D">
        <w:trPr>
          <w:trHeight w:val="300"/>
        </w:trPr>
        <w:tc>
          <w:tcPr>
            <w:tcW w:w="985" w:type="dxa"/>
            <w:shd w:val="clear" w:color="000000" w:fill="B1D580"/>
            <w:noWrap/>
            <w:vAlign w:val="center"/>
            <w:hideMark/>
          </w:tcPr>
          <w:p w14:paraId="1ED63FBE"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4</w:t>
            </w:r>
          </w:p>
        </w:tc>
        <w:tc>
          <w:tcPr>
            <w:tcW w:w="1178" w:type="dxa"/>
            <w:shd w:val="clear" w:color="auto" w:fill="auto"/>
            <w:noWrap/>
            <w:vAlign w:val="center"/>
            <w:hideMark/>
          </w:tcPr>
          <w:p w14:paraId="1C582C80"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Good</w:t>
            </w:r>
          </w:p>
        </w:tc>
        <w:tc>
          <w:tcPr>
            <w:tcW w:w="7060" w:type="dxa"/>
            <w:shd w:val="clear" w:color="auto" w:fill="auto"/>
            <w:noWrap/>
            <w:vAlign w:val="center"/>
            <w:hideMark/>
          </w:tcPr>
          <w:p w14:paraId="7DAFE11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Minor changes on &lt; 4 slices, or that would take less than 10 seconds to fix</w:t>
            </w:r>
          </w:p>
        </w:tc>
      </w:tr>
      <w:tr w:rsidR="00175E8D" w:rsidRPr="00175E8D" w14:paraId="1AE8C744" w14:textId="77777777" w:rsidTr="00175E8D">
        <w:trPr>
          <w:trHeight w:val="300"/>
        </w:trPr>
        <w:tc>
          <w:tcPr>
            <w:tcW w:w="985" w:type="dxa"/>
            <w:shd w:val="clear" w:color="000000" w:fill="FFEB84"/>
            <w:noWrap/>
            <w:vAlign w:val="center"/>
            <w:hideMark/>
          </w:tcPr>
          <w:p w14:paraId="72DEC791"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3</w:t>
            </w:r>
          </w:p>
        </w:tc>
        <w:tc>
          <w:tcPr>
            <w:tcW w:w="1178" w:type="dxa"/>
            <w:shd w:val="clear" w:color="auto" w:fill="auto"/>
            <w:noWrap/>
            <w:vAlign w:val="center"/>
            <w:hideMark/>
          </w:tcPr>
          <w:p w14:paraId="679B09FF"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Fair</w:t>
            </w:r>
          </w:p>
        </w:tc>
        <w:tc>
          <w:tcPr>
            <w:tcW w:w="7060" w:type="dxa"/>
            <w:shd w:val="clear" w:color="auto" w:fill="auto"/>
            <w:noWrap/>
            <w:vAlign w:val="center"/>
            <w:hideMark/>
          </w:tcPr>
          <w:p w14:paraId="41DB7373"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Edits needed on multiple slices, but less than 50%</w:t>
            </w:r>
          </w:p>
        </w:tc>
      </w:tr>
      <w:tr w:rsidR="00175E8D" w:rsidRPr="00175E8D" w14:paraId="1AE43987" w14:textId="77777777" w:rsidTr="00175E8D">
        <w:trPr>
          <w:trHeight w:val="300"/>
        </w:trPr>
        <w:tc>
          <w:tcPr>
            <w:tcW w:w="985" w:type="dxa"/>
            <w:shd w:val="clear" w:color="000000" w:fill="FBAA77"/>
            <w:noWrap/>
            <w:vAlign w:val="center"/>
            <w:hideMark/>
          </w:tcPr>
          <w:p w14:paraId="6F312FED"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2</w:t>
            </w:r>
          </w:p>
        </w:tc>
        <w:tc>
          <w:tcPr>
            <w:tcW w:w="1178" w:type="dxa"/>
            <w:shd w:val="clear" w:color="auto" w:fill="auto"/>
            <w:noWrap/>
            <w:vAlign w:val="center"/>
            <w:hideMark/>
          </w:tcPr>
          <w:p w14:paraId="4D08881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Poor</w:t>
            </w:r>
          </w:p>
        </w:tc>
        <w:tc>
          <w:tcPr>
            <w:tcW w:w="7060" w:type="dxa"/>
            <w:shd w:val="clear" w:color="auto" w:fill="auto"/>
            <w:noWrap/>
            <w:vAlign w:val="center"/>
            <w:hideMark/>
          </w:tcPr>
          <w:p w14:paraId="5B59B0E5"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Greater than 50% of slices need editing</w:t>
            </w:r>
          </w:p>
        </w:tc>
      </w:tr>
      <w:tr w:rsidR="00175E8D" w:rsidRPr="00175E8D" w14:paraId="0A24FF7D" w14:textId="77777777" w:rsidTr="00175E8D">
        <w:trPr>
          <w:trHeight w:val="300"/>
        </w:trPr>
        <w:tc>
          <w:tcPr>
            <w:tcW w:w="985" w:type="dxa"/>
            <w:shd w:val="clear" w:color="000000" w:fill="F8696B"/>
            <w:noWrap/>
            <w:vAlign w:val="center"/>
            <w:hideMark/>
          </w:tcPr>
          <w:p w14:paraId="407FBEF1"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1</w:t>
            </w:r>
          </w:p>
        </w:tc>
        <w:tc>
          <w:tcPr>
            <w:tcW w:w="1178" w:type="dxa"/>
            <w:shd w:val="clear" w:color="auto" w:fill="auto"/>
            <w:noWrap/>
            <w:vAlign w:val="center"/>
            <w:hideMark/>
          </w:tcPr>
          <w:p w14:paraId="7FCD07A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Very poor</w:t>
            </w:r>
          </w:p>
        </w:tc>
        <w:tc>
          <w:tcPr>
            <w:tcW w:w="7060" w:type="dxa"/>
            <w:shd w:val="clear" w:color="auto" w:fill="auto"/>
            <w:noWrap/>
            <w:vAlign w:val="center"/>
            <w:hideMark/>
          </w:tcPr>
          <w:p w14:paraId="77AB8547" w14:textId="77777777" w:rsidR="00175E8D" w:rsidRPr="00175E8D" w:rsidRDefault="00175E8D" w:rsidP="00B52D79">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Contours are completely useless, missed disease</w:t>
            </w:r>
          </w:p>
        </w:tc>
      </w:tr>
    </w:tbl>
    <w:p w14:paraId="486A1A47" w14:textId="77777777" w:rsidR="00B52D79" w:rsidRDefault="00B52D79" w:rsidP="00E9727E"/>
    <w:p w14:paraId="067C82DD" w14:textId="77777777" w:rsidR="00175E8D" w:rsidRDefault="00175E8D" w:rsidP="00175E8D">
      <w:pPr>
        <w:pStyle w:val="Heading2"/>
      </w:pPr>
      <w:r>
        <w:lastRenderedPageBreak/>
        <w:t>Data Pre-Processing</w:t>
      </w:r>
    </w:p>
    <w:p w14:paraId="71B503BE" w14:textId="77777777" w:rsidR="008E4547" w:rsidRDefault="008E4547" w:rsidP="008E4547">
      <w:pPr>
        <w:pStyle w:val="Heading3"/>
      </w:pPr>
      <w:r>
        <w:t>Intensity Manipulation</w:t>
      </w:r>
    </w:p>
    <w:p w14:paraId="485D7759" w14:textId="1D4F144F" w:rsidR="00F5513D" w:rsidRDefault="00F5513D" w:rsidP="00175E8D">
      <w:r>
        <w:t xml:space="preserve">Initial attempts to normalize the data based on a global mean and standard deviation resulted in extreme outliers when the contrast within the liver was </w:t>
      </w:r>
      <w:r w:rsidR="008E4547">
        <w:t>high or low</w:t>
      </w:r>
      <w:r w:rsidR="00334835">
        <w:t xml:space="preserve"> relative to the global mean</w:t>
      </w:r>
      <w:r w:rsidR="008E4547">
        <w:t>.</w:t>
      </w:r>
      <w:r w:rsidR="002B1C4A" w:rsidRPr="002B1C4A">
        <w:t xml:space="preserve"> </w:t>
      </w:r>
      <w:r w:rsidR="002B1C4A">
        <w:t xml:space="preserve">To best separate the normal tissue from the disease, a patient specific mean and standard deviation </w:t>
      </w:r>
      <w:r w:rsidR="0012035D">
        <w:t xml:space="preserve">was calculated </w:t>
      </w:r>
      <w:r w:rsidR="002B1C4A">
        <w:t xml:space="preserve">based on the FWHM of values within the </w:t>
      </w:r>
      <w:r w:rsidR="006D5F7F">
        <w:t xml:space="preserve">provided </w:t>
      </w:r>
      <w:r w:rsidR="002B1C4A">
        <w:t xml:space="preserve">contoured liver. </w:t>
      </w:r>
      <w:r w:rsidR="0012035D">
        <w:t>T</w:t>
      </w:r>
      <w:r w:rsidR="002B1C4A">
        <w:t xml:space="preserve">his </w:t>
      </w:r>
      <w:r w:rsidR="0012035D">
        <w:t xml:space="preserve">led to the consistent visual </w:t>
      </w:r>
      <w:r w:rsidR="002B1C4A">
        <w:t>appear</w:t>
      </w:r>
      <w:r w:rsidR="0012035D">
        <w:t>ance</w:t>
      </w:r>
      <w:r w:rsidR="002B1C4A">
        <w:t xml:space="preserve"> </w:t>
      </w:r>
      <w:r w:rsidR="0012035D">
        <w:t>of</w:t>
      </w:r>
      <w:r w:rsidR="002B1C4A">
        <w:t xml:space="preserve"> the disease appear</w:t>
      </w:r>
      <w:r w:rsidR="0012035D">
        <w:t>ing</w:t>
      </w:r>
      <w:r w:rsidR="002B1C4A">
        <w:t xml:space="preserve"> darker than the normal tissue.</w:t>
      </w:r>
      <w:r w:rsidR="00BA557C">
        <w:t xml:space="preserve"> Image intensity outside of the liver </w:t>
      </w:r>
      <w:r w:rsidR="0012035D">
        <w:t xml:space="preserve">was </w:t>
      </w:r>
      <w:r w:rsidR="00BA557C">
        <w:t>set to be equal to 0 after normalization.</w:t>
      </w:r>
    </w:p>
    <w:p w14:paraId="17CAC34F" w14:textId="77777777" w:rsidR="008E4547" w:rsidRDefault="008E4547" w:rsidP="008E4547">
      <w:pPr>
        <w:pStyle w:val="Heading3"/>
      </w:pPr>
      <w:r>
        <w:t>Voxel Size Resampling</w:t>
      </w:r>
    </w:p>
    <w:p w14:paraId="75560500" w14:textId="567E63AC" w:rsidR="00175E8D" w:rsidRDefault="00175E8D" w:rsidP="00175E8D">
      <w:r>
        <w:t>A known weakness of convolutional neural networks is instability with varying image sizes</w:t>
      </w:r>
      <w:r w:rsidR="002D1FD4">
        <w:t xml:space="preserve">. </w:t>
      </w:r>
      <w:r w:rsidR="00080ACC">
        <w:t>A</w:t>
      </w:r>
      <w:r w:rsidR="00F5513D">
        <w:t xml:space="preserve">ll training and validation images </w:t>
      </w:r>
      <w:r w:rsidR="00080ACC">
        <w:t xml:space="preserve">were resampled </w:t>
      </w:r>
      <w:r w:rsidR="00F5513D">
        <w:t>to be 1mm in slice thickness using bi-linear interpolation. Likewise, bi-linear interpolat</w:t>
      </w:r>
      <w:r w:rsidR="00080ACC">
        <w:t>ion</w:t>
      </w:r>
      <w:r w:rsidR="00F5513D">
        <w:t xml:space="preserve"> </w:t>
      </w:r>
      <w:r w:rsidR="00080ACC">
        <w:t xml:space="preserve">was applied to </w:t>
      </w:r>
      <w:r w:rsidR="00F5513D">
        <w:t>the ground-truth segmentations of the disease, providing the model with values ranging from 0-1 for each part of the disease.</w:t>
      </w:r>
    </w:p>
    <w:p w14:paraId="45F6C830" w14:textId="77777777" w:rsidR="00F5513D" w:rsidRDefault="008E4547" w:rsidP="00F5513D">
      <w:pPr>
        <w:rPr>
          <w:b/>
        </w:rPr>
      </w:pPr>
      <w:r w:rsidRPr="008E4547">
        <w:rPr>
          <w:b/>
        </w:rPr>
        <w:t xml:space="preserve">For </w:t>
      </w:r>
      <w:r>
        <w:rPr>
          <w:b/>
        </w:rPr>
        <w:t>all test assessment, predictions were resampled to the original slice thickness and compared against the unchanged ground truth.</w:t>
      </w:r>
    </w:p>
    <w:p w14:paraId="276AA365" w14:textId="77777777" w:rsidR="001D0072" w:rsidRDefault="002B1C4A" w:rsidP="001D0072">
      <w:pPr>
        <w:pStyle w:val="Heading3"/>
      </w:pPr>
      <w:r>
        <w:t xml:space="preserve">Training </w:t>
      </w:r>
      <w:r w:rsidR="001D0072">
        <w:t>Image ‘Cubes’</w:t>
      </w:r>
    </w:p>
    <w:p w14:paraId="410B17E2" w14:textId="2A0AFAD5" w:rsidR="001D0072" w:rsidRDefault="00CD3AC4" w:rsidP="001D0072">
      <w:r>
        <w:t>The r</w:t>
      </w:r>
      <w:r w:rsidR="001D0072">
        <w:t>elative size</w:t>
      </w:r>
      <w:r w:rsidR="002B1C4A">
        <w:t xml:space="preserve"> of annotation</w:t>
      </w:r>
      <w:r w:rsidR="001D0072">
        <w:t xml:space="preserve"> </w:t>
      </w:r>
      <w:r w:rsidR="006D5F7F">
        <w:t xml:space="preserve">vs </w:t>
      </w:r>
      <w:r w:rsidR="005B08DE">
        <w:t>background</w:t>
      </w:r>
      <w:r w:rsidR="006D5F7F">
        <w:t xml:space="preserve"> </w:t>
      </w:r>
      <w:r w:rsidR="001D0072">
        <w:t>is a well-known</w:t>
      </w:r>
      <w:r w:rsidR="002B1C4A">
        <w:t xml:space="preserve"> concern </w:t>
      </w:r>
      <w:r w:rsidR="001D0072">
        <w:t xml:space="preserve">within image segmentation. Smaller structures are inherently worth less than large structures </w:t>
      </w:r>
      <w:r w:rsidR="006D5F7F">
        <w:t>when categorical cross-entropy is used as a loss and</w:t>
      </w:r>
      <w:r w:rsidR="001D0072">
        <w:t xml:space="preserve"> class weighting</w:t>
      </w:r>
      <w:r w:rsidR="006D5F7F">
        <w:t xml:space="preserve"> is not applied</w:t>
      </w:r>
      <w:r w:rsidR="001D0072">
        <w:t>. Unfortunately, simple class weighting would invariably weigh the more heavily diseased patients over less diseased patients.</w:t>
      </w:r>
    </w:p>
    <w:p w14:paraId="73BFE26F" w14:textId="6CB6C2B3" w:rsidR="00053308" w:rsidRDefault="00053308" w:rsidP="00053308">
      <w:r>
        <w:t xml:space="preserve">To this end, each independent disease site within a patient </w:t>
      </w:r>
      <w:r w:rsidR="00D96287">
        <w:t xml:space="preserve">was divided </w:t>
      </w:r>
      <w:r>
        <w:t>into individual ‘cubes’ of 32x120x120 voxels. Note that this means disease not centered on the cube is still properly defined as disease, Figure xxx.</w:t>
      </w:r>
      <w:r w:rsidR="001B4402">
        <w:t xml:space="preserve"> </w:t>
      </w:r>
      <w:r w:rsidR="00F06ECE">
        <w:t>After extraction, the</w:t>
      </w:r>
      <w:r w:rsidR="001B4402">
        <w:t xml:space="preserve"> training dataset consists of 572 unique image cubes.</w:t>
      </w:r>
    </w:p>
    <w:p w14:paraId="235EA992" w14:textId="77777777" w:rsidR="002B1C4A" w:rsidRDefault="002B1C4A" w:rsidP="002B1C4A">
      <w:pPr>
        <w:keepNext/>
      </w:pPr>
      <w:r>
        <w:rPr>
          <w:noProof/>
        </w:rPr>
        <w:drawing>
          <wp:inline distT="0" distB="0" distL="0" distR="0" wp14:anchorId="0A837D63" wp14:editId="716DF8A8">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14:paraId="019C1997" w14:textId="61B2BC4E" w:rsidR="002B1C4A" w:rsidRPr="00053308" w:rsidRDefault="002B1C4A" w:rsidP="002B1C4A">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3</w:t>
      </w:r>
      <w:r w:rsidR="00E170A7">
        <w:rPr>
          <w:noProof/>
        </w:rPr>
        <w:fldChar w:fldCharType="end"/>
      </w:r>
      <w:r>
        <w:t>:</w:t>
      </w:r>
      <w:r w:rsidRPr="002B1C4A">
        <w:t xml:space="preserve"> </w:t>
      </w:r>
      <w:r>
        <w:t>Liver distributed into individual cubes of 32x120x120. Disease is labeled as disease regardless of center of cube.</w:t>
      </w:r>
    </w:p>
    <w:p w14:paraId="5C8E5746" w14:textId="77777777" w:rsidR="008E4547" w:rsidRDefault="008E4547" w:rsidP="008E4547">
      <w:pPr>
        <w:pStyle w:val="Heading2"/>
      </w:pPr>
      <w:r>
        <w:lastRenderedPageBreak/>
        <w:t>Architecture</w:t>
      </w:r>
      <w:r w:rsidR="00255933">
        <w:t>s</w:t>
      </w:r>
    </w:p>
    <w:p w14:paraId="148A5D6E" w14:textId="4C441BBF" w:rsidR="00B8038A" w:rsidRDefault="00D96287" w:rsidP="008E4547">
      <w:r>
        <w:t>T</w:t>
      </w:r>
      <w:r w:rsidR="00DA033F">
        <w:t xml:space="preserve">hree </w:t>
      </w:r>
      <w:r w:rsidR="002D1FD4">
        <w:t>3D-UNet style</w:t>
      </w:r>
      <w:r w:rsidR="00DA033F">
        <w:t xml:space="preserve"> architectur</w:t>
      </w:r>
      <w:r w:rsidR="002D1FD4">
        <w:t xml:space="preserve">es </w:t>
      </w:r>
      <w:r>
        <w:t xml:space="preserve">were investigated </w:t>
      </w:r>
      <w:r w:rsidR="00DA033F">
        <w:t xml:space="preserve">with several fine-tuning variations. </w:t>
      </w:r>
      <w:r w:rsidR="004D5C59">
        <w:t xml:space="preserve">The basic </w:t>
      </w:r>
      <w:r>
        <w:t xml:space="preserve">architectural </w:t>
      </w:r>
      <w:r w:rsidR="004D5C59">
        <w:t xml:space="preserve">framework </w:t>
      </w:r>
      <w:r>
        <w:t>was in</w:t>
      </w:r>
      <w:r w:rsidR="004D5C59">
        <w:t xml:space="preserve"> the form of a </w:t>
      </w:r>
      <w:r w:rsidR="002D1FD4">
        <w:t xml:space="preserve">standard </w:t>
      </w:r>
      <w:proofErr w:type="spellStart"/>
      <w:r w:rsidR="004D5C59">
        <w:t>UNet</w:t>
      </w:r>
      <w:proofErr w:type="spellEnd"/>
      <w:r w:rsidR="004D5C59">
        <w:t>, defined as a number of convolution bloc</w:t>
      </w:r>
      <w:r w:rsidR="00BE1B96">
        <w:t xml:space="preserve">ks per layer, </w:t>
      </w:r>
      <w:r w:rsidR="004D5C59">
        <w:t>number of layers</w:t>
      </w:r>
      <w:r w:rsidR="00B8038A">
        <w:t xml:space="preserve">, </w:t>
      </w:r>
      <w:r w:rsidR="00DA033F">
        <w:t>convolution block lambda (</w:t>
      </w:r>
      <w:r w:rsidR="00BE1B96">
        <w:t>which is the increase in number of convolution blocks per layer</w:t>
      </w:r>
      <w:r w:rsidR="00DA033F">
        <w:t>)</w:t>
      </w:r>
      <w:r w:rsidR="00BE1B96">
        <w:t xml:space="preserve">, maximum number of convolution blocks, </w:t>
      </w:r>
      <w:r w:rsidR="00DA033F">
        <w:t xml:space="preserve">and presence of </w:t>
      </w:r>
      <w:proofErr w:type="spellStart"/>
      <w:r w:rsidR="00DA033F">
        <w:t>atrous</w:t>
      </w:r>
      <w:proofErr w:type="spellEnd"/>
      <w:r w:rsidR="00DA033F">
        <w:t xml:space="preserve"> convolutions, </w:t>
      </w:r>
      <w:r w:rsidR="00B8038A">
        <w:t>Figure xxx</w:t>
      </w:r>
      <w:r w:rsidR="004D5C59">
        <w:t xml:space="preserve">. </w:t>
      </w:r>
    </w:p>
    <w:p w14:paraId="53988070" w14:textId="77777777" w:rsidR="009E2942" w:rsidRDefault="009E2942" w:rsidP="009E2942">
      <w:pPr>
        <w:keepNext/>
      </w:pPr>
      <w:r>
        <w:rPr>
          <w:noProof/>
        </w:rPr>
        <w:drawing>
          <wp:inline distT="0" distB="0" distL="0" distR="0" wp14:anchorId="3EB69032" wp14:editId="070A42C3">
            <wp:extent cx="5945044" cy="4679500"/>
            <wp:effectExtent l="0" t="0" r="0" b="6985"/>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6599" cy="4688595"/>
                    </a:xfrm>
                    <a:prstGeom prst="rect">
                      <a:avLst/>
                    </a:prstGeom>
                    <a:noFill/>
                  </pic:spPr>
                </pic:pic>
              </a:graphicData>
            </a:graphic>
          </wp:inline>
        </w:drawing>
      </w:r>
    </w:p>
    <w:p w14:paraId="5DD752F7" w14:textId="18A7F7CF" w:rsidR="00943465" w:rsidRDefault="009E2942" w:rsidP="009E2942">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4</w:t>
      </w:r>
      <w:r w:rsidR="00E170A7">
        <w:rPr>
          <w:noProof/>
        </w:rPr>
        <w:fldChar w:fldCharType="end"/>
      </w:r>
      <w:r>
        <w:t>:</w:t>
      </w:r>
      <w:r w:rsidRPr="009E2942">
        <w:t xml:space="preserve"> </w:t>
      </w:r>
      <w:r>
        <w:t>Top (A): Basic framework of architectures</w:t>
      </w:r>
      <w:r>
        <w:rPr>
          <w:i w:val="0"/>
        </w:rPr>
        <w:t xml:space="preserve">.  Bottom (B): </w:t>
      </w:r>
      <w:r>
        <w:t>Difference in convolution blocks, surrounded by green to indicate same region in (A). ‘Standard’, previous feature maps are convolved and activated. ‘Residual’, previous feature maps are directly added to convolutional output in a ‘skip’ connection before activation. ‘Dense’, previous feature maps are continually concatenated together before activation and convolution.</w:t>
      </w:r>
    </w:p>
    <w:p w14:paraId="1FAAD745" w14:textId="21FFC13A" w:rsidR="00DA033F" w:rsidRDefault="00DA033F" w:rsidP="00D600A9">
      <w:r>
        <w:t xml:space="preserve">A comparison of all three approaches in how the convolution blocks (green bounded region in Figure xxx) were created is shown </w:t>
      </w:r>
      <w:r w:rsidR="009F6DF9">
        <w:t>in part B, Figure xxx.</w:t>
      </w:r>
    </w:p>
    <w:p w14:paraId="781133ED" w14:textId="59F3FAA3" w:rsidR="00255933" w:rsidRDefault="003C4651" w:rsidP="00255933">
      <w:pPr>
        <w:pStyle w:val="Heading3"/>
      </w:pPr>
      <w:r>
        <w:t xml:space="preserve">Standard </w:t>
      </w:r>
      <w:proofErr w:type="spellStart"/>
      <w:r w:rsidR="00255933">
        <w:t>UNet</w:t>
      </w:r>
      <w:proofErr w:type="spellEnd"/>
    </w:p>
    <w:p w14:paraId="4701FE56" w14:textId="6140965A" w:rsidR="00D600A9" w:rsidRDefault="00DA033F" w:rsidP="00D600A9">
      <w:r>
        <w:t xml:space="preserve">The first style </w:t>
      </w:r>
      <w:r w:rsidR="006901BE">
        <w:t xml:space="preserve">investigated </w:t>
      </w:r>
      <w:r w:rsidR="00CD3AC4">
        <w:t xml:space="preserve">was </w:t>
      </w:r>
      <w:r>
        <w:t>a</w:t>
      </w:r>
      <w:r w:rsidR="00D600A9">
        <w:t xml:space="preserve"> </w:t>
      </w:r>
      <w:r w:rsidR="00F90763">
        <w:t>standard</w:t>
      </w:r>
      <w:r w:rsidR="00D600A9">
        <w:t xml:space="preserve"> </w:t>
      </w:r>
      <w:proofErr w:type="spellStart"/>
      <w:r w:rsidR="00D600A9">
        <w:t>UNet</w:t>
      </w:r>
      <w:proofErr w:type="spellEnd"/>
      <w:r w:rsidR="00D600A9">
        <w:t xml:space="preserve">, where concatenations or additions </w:t>
      </w:r>
      <w:proofErr w:type="gramStart"/>
      <w:r w:rsidR="00D600A9">
        <w:t>were used</w:t>
      </w:r>
      <w:proofErr w:type="gramEnd"/>
      <w:r w:rsidR="00D600A9">
        <w:t xml:space="preserve"> to combine equal </w:t>
      </w:r>
      <w:r>
        <w:t>size feature maps</w:t>
      </w:r>
      <w:r w:rsidR="00D600A9">
        <w:t xml:space="preserve"> </w:t>
      </w:r>
      <w:r>
        <w:t>from the encoder to the decoder</w:t>
      </w:r>
      <w:r w:rsidR="00D600A9">
        <w:t xml:space="preserve"> side.</w:t>
      </w:r>
    </w:p>
    <w:p w14:paraId="3287112B" w14:textId="463F4004" w:rsidR="00D600A9" w:rsidRDefault="00F90763" w:rsidP="003C315D">
      <w:pPr>
        <w:keepNext/>
        <w:keepLines/>
      </w:pPr>
      <w:r>
        <w:lastRenderedPageBreak/>
        <w:t xml:space="preserve">Standard </w:t>
      </w:r>
      <w:r w:rsidR="00D600A9">
        <w:t>Architecture Parameters:</w:t>
      </w:r>
    </w:p>
    <w:p w14:paraId="02AA75FE" w14:textId="0387BB17" w:rsidR="00D600A9" w:rsidRDefault="000F673E" w:rsidP="003C315D">
      <w:pPr>
        <w:pStyle w:val="ListParagraph"/>
        <w:keepNext/>
        <w:keepLines/>
        <w:numPr>
          <w:ilvl w:val="0"/>
          <w:numId w:val="2"/>
        </w:numPr>
      </w:pPr>
      <w:r>
        <w:t>Number of l</w:t>
      </w:r>
      <w:r w:rsidR="00D600A9">
        <w:t>ayers were varied</w:t>
      </w:r>
      <w:r w:rsidR="00F90763">
        <w:t>, including</w:t>
      </w:r>
      <w:r w:rsidR="00D600A9">
        <w:t>1, 2, 3, and 4</w:t>
      </w:r>
    </w:p>
    <w:p w14:paraId="607D3CCE" w14:textId="77777777" w:rsidR="00D600A9" w:rsidRDefault="00D600A9" w:rsidP="003C315D">
      <w:pPr>
        <w:pStyle w:val="ListParagraph"/>
        <w:keepNext/>
        <w:keepLines/>
        <w:numPr>
          <w:ilvl w:val="0"/>
          <w:numId w:val="2"/>
        </w:numPr>
      </w:pPr>
      <w:r>
        <w:t xml:space="preserve">Initial number of convolution blocks </w:t>
      </w:r>
      <w:r w:rsidR="00DA033F">
        <w:t>were</w:t>
      </w:r>
      <w:r>
        <w:t xml:space="preserve"> varied from 1, 2, and 3</w:t>
      </w:r>
    </w:p>
    <w:p w14:paraId="3F929922" w14:textId="77777777" w:rsidR="00D600A9" w:rsidRDefault="00D600A9" w:rsidP="003C315D">
      <w:pPr>
        <w:pStyle w:val="ListParagraph"/>
        <w:keepNext/>
        <w:keepLines/>
        <w:numPr>
          <w:ilvl w:val="0"/>
          <w:numId w:val="2"/>
        </w:numPr>
      </w:pPr>
      <w:r>
        <w:t>The increase in number of convolution blocks</w:t>
      </w:r>
      <w:r w:rsidR="00DA033F">
        <w:t xml:space="preserve"> (convolution lambda)</w:t>
      </w:r>
      <w:r>
        <w:t xml:space="preserve"> for each layer was varied from 0, 1, and 2</w:t>
      </w:r>
    </w:p>
    <w:p w14:paraId="76098637" w14:textId="77777777" w:rsidR="000F673E" w:rsidRDefault="000F673E" w:rsidP="003C315D">
      <w:pPr>
        <w:pStyle w:val="ListParagraph"/>
        <w:keepNext/>
        <w:keepLines/>
        <w:numPr>
          <w:ilvl w:val="0"/>
          <w:numId w:val="2"/>
        </w:numPr>
      </w:pPr>
      <w:r>
        <w:t>Maximum number of convolution blocks was 4</w:t>
      </w:r>
    </w:p>
    <w:p w14:paraId="666ED627" w14:textId="77777777" w:rsidR="00D600A9" w:rsidRDefault="00D600A9" w:rsidP="003C315D">
      <w:pPr>
        <w:pStyle w:val="ListParagraph"/>
        <w:keepNext/>
        <w:keepLines/>
        <w:numPr>
          <w:ilvl w:val="0"/>
          <w:numId w:val="2"/>
        </w:numPr>
      </w:pPr>
      <w:r>
        <w:t>The number of initial filters was varied from 8, 16, and 32</w:t>
      </w:r>
    </w:p>
    <w:p w14:paraId="451A7ED8" w14:textId="77777777" w:rsidR="00D600A9" w:rsidRDefault="00D600A9" w:rsidP="003C315D">
      <w:pPr>
        <w:pStyle w:val="ListParagraph"/>
        <w:keepNext/>
        <w:keepLines/>
        <w:numPr>
          <w:ilvl w:val="0"/>
          <w:numId w:val="2"/>
        </w:numPr>
      </w:pPr>
      <w:r>
        <w:t>The maximum number of filters was varied from 32, 64, and 128</w:t>
      </w:r>
    </w:p>
    <w:p w14:paraId="2480F4CB" w14:textId="77777777" w:rsidR="00255933" w:rsidRDefault="00255933" w:rsidP="00255933">
      <w:pPr>
        <w:pStyle w:val="Heading3"/>
      </w:pPr>
      <w:r>
        <w:t xml:space="preserve">Residual </w:t>
      </w:r>
      <w:proofErr w:type="spellStart"/>
      <w:r>
        <w:t>UNet</w:t>
      </w:r>
      <w:proofErr w:type="spellEnd"/>
    </w:p>
    <w:p w14:paraId="023BDECD" w14:textId="50CEEFE2" w:rsidR="006901BE" w:rsidRDefault="00F90763" w:rsidP="00DA033F">
      <w:r>
        <w:t xml:space="preserve">The </w:t>
      </w:r>
      <w:r w:rsidR="00CD3AC4">
        <w:t xml:space="preserve">Standard </w:t>
      </w:r>
      <w:proofErr w:type="spellStart"/>
      <w:r>
        <w:t>UNet</w:t>
      </w:r>
      <w:proofErr w:type="spellEnd"/>
      <w:r>
        <w:t xml:space="preserve"> was expanded to include</w:t>
      </w:r>
      <w:r w:rsidR="00DA033F">
        <w:t xml:space="preserve"> residual connections for each convolution block in each</w:t>
      </w:r>
      <w:r w:rsidR="006901BE">
        <w:t xml:space="preserve"> layer</w:t>
      </w:r>
      <w:r w:rsidR="000F673E">
        <w:t>, with motivation from the ‘ResNet’ architecture</w:t>
      </w:r>
      <w:r w:rsidR="000F673E">
        <w:fldChar w:fldCharType="begin" w:fldLock="1"/>
      </w:r>
      <w:r w:rsidR="00D24D1F">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Recognition","type":"report"},"uris":["http://www.mendeley.com/documents/?uuid=6261f71c-5c89-313a-b2dc-fa20f5974143"]}],"mendeley":{"formattedCitation":"(He et al., n.d.)","plainTextFormattedCitation":"(He et al., n.d.)","previouslyFormattedCitation":"(He et al., n.d.)"},"properties":{"noteIndex":0},"schema":"https://github.com/citation-style-language/schema/raw/master/csl-citation.json"}</w:instrText>
      </w:r>
      <w:r w:rsidR="000F673E">
        <w:fldChar w:fldCharType="separate"/>
      </w:r>
      <w:r w:rsidR="000F673E" w:rsidRPr="000F673E">
        <w:rPr>
          <w:noProof/>
        </w:rPr>
        <w:t>(He et al., n.d.)</w:t>
      </w:r>
      <w:r w:rsidR="000F673E">
        <w:fldChar w:fldCharType="end"/>
      </w:r>
      <w:r w:rsidR="006901BE">
        <w:t>. Residual connections have the benefit of allowing a ‘flow’ of loss from previous convolutions. This allows the model to create skip-connections over convolutions that might not be necessary. Unfortunately, convolutions after the skip-connection are a combination of both the skip connection and direct line.</w:t>
      </w:r>
    </w:p>
    <w:p w14:paraId="4DDF03C9" w14:textId="77777777" w:rsidR="006901BE" w:rsidRDefault="006901BE" w:rsidP="003C315D">
      <w:pPr>
        <w:keepNext/>
        <w:keepLines/>
      </w:pPr>
      <w:r>
        <w:t>Residual Network Architecture Parameters:</w:t>
      </w:r>
    </w:p>
    <w:p w14:paraId="7FA12164" w14:textId="77777777" w:rsidR="006901BE" w:rsidRDefault="000F673E" w:rsidP="003C315D">
      <w:pPr>
        <w:pStyle w:val="ListParagraph"/>
        <w:keepNext/>
        <w:keepLines/>
        <w:numPr>
          <w:ilvl w:val="0"/>
          <w:numId w:val="2"/>
        </w:numPr>
      </w:pPr>
      <w:r>
        <w:t>Number of layers</w:t>
      </w:r>
      <w:r w:rsidR="006901BE">
        <w:t xml:space="preserve"> were varied from 1, 2, 3, and 4</w:t>
      </w:r>
    </w:p>
    <w:p w14:paraId="638AF555" w14:textId="77777777" w:rsidR="006901BE" w:rsidRDefault="006901BE" w:rsidP="003C315D">
      <w:pPr>
        <w:pStyle w:val="ListParagraph"/>
        <w:keepNext/>
        <w:keepLines/>
        <w:numPr>
          <w:ilvl w:val="0"/>
          <w:numId w:val="2"/>
        </w:numPr>
      </w:pPr>
      <w:r>
        <w:t>Initial number of convolution blocks were varied from 1, 2, 3, and 4</w:t>
      </w:r>
    </w:p>
    <w:p w14:paraId="64F2AF65" w14:textId="77777777" w:rsidR="006901BE" w:rsidRDefault="006901BE" w:rsidP="003C315D">
      <w:pPr>
        <w:pStyle w:val="ListParagraph"/>
        <w:keepNext/>
        <w:keepLines/>
        <w:numPr>
          <w:ilvl w:val="0"/>
          <w:numId w:val="2"/>
        </w:numPr>
      </w:pPr>
      <w:r>
        <w:t>The increase in number of convolution blocks (convolution lambda) for each layer was varied from 0, 1, and 2</w:t>
      </w:r>
    </w:p>
    <w:p w14:paraId="4D3F96A6" w14:textId="77777777" w:rsidR="000F673E" w:rsidRDefault="000F673E" w:rsidP="003C315D">
      <w:pPr>
        <w:pStyle w:val="ListParagraph"/>
        <w:keepNext/>
        <w:keepLines/>
        <w:numPr>
          <w:ilvl w:val="0"/>
          <w:numId w:val="2"/>
        </w:numPr>
      </w:pPr>
      <w:r>
        <w:t>Maximum number of convolution blocks was 4</w:t>
      </w:r>
    </w:p>
    <w:p w14:paraId="1B8339CB" w14:textId="77777777" w:rsidR="006901BE" w:rsidRDefault="006901BE" w:rsidP="003C315D">
      <w:pPr>
        <w:pStyle w:val="ListParagraph"/>
        <w:keepNext/>
        <w:keepLines/>
        <w:numPr>
          <w:ilvl w:val="0"/>
          <w:numId w:val="2"/>
        </w:numPr>
      </w:pPr>
      <w:r>
        <w:t xml:space="preserve">The number of initial </w:t>
      </w:r>
      <w:r w:rsidR="00F41FAE">
        <w:t xml:space="preserve">filters was </w:t>
      </w:r>
      <w:r>
        <w:t>32</w:t>
      </w:r>
    </w:p>
    <w:p w14:paraId="144CF245" w14:textId="77777777" w:rsidR="006901BE" w:rsidRDefault="006901BE" w:rsidP="003C315D">
      <w:pPr>
        <w:pStyle w:val="ListParagraph"/>
        <w:keepNext/>
        <w:keepLines/>
        <w:numPr>
          <w:ilvl w:val="0"/>
          <w:numId w:val="2"/>
        </w:numPr>
      </w:pPr>
      <w:r>
        <w:t>The maximum number of filters was 128</w:t>
      </w:r>
    </w:p>
    <w:p w14:paraId="66F70C84" w14:textId="77777777" w:rsidR="00255933" w:rsidRDefault="00255933" w:rsidP="00255933">
      <w:pPr>
        <w:pStyle w:val="Heading3"/>
      </w:pPr>
      <w:r>
        <w:t xml:space="preserve">Dense </w:t>
      </w:r>
      <w:proofErr w:type="spellStart"/>
      <w:r>
        <w:t>UNet</w:t>
      </w:r>
      <w:proofErr w:type="spellEnd"/>
    </w:p>
    <w:p w14:paraId="2EA820C9" w14:textId="77777777" w:rsidR="00DA033F" w:rsidRDefault="006901BE" w:rsidP="00DA033F">
      <w:r>
        <w:t>A more complete ‘flow’ of lo</w:t>
      </w:r>
      <w:r w:rsidR="00DB4693">
        <w:t>ss from previous convolutions can be</w:t>
      </w:r>
      <w:r>
        <w:t xml:space="preserve"> realized with the DenseNet architecture</w:t>
      </w:r>
      <w:r w:rsidR="00D24D1F">
        <w:fldChar w:fldCharType="begin" w:fldLock="1"/>
      </w:r>
      <w:r w:rsidR="00A35224">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Networks","type":"report"},"uris":["http://www.mendeley.com/documents/?uuid=63966e29-88d3-35f5-8ada-41421e35da47"]}],"mendeley":{"formattedCitation":"(Huang et al., n.d.)","plainTextFormattedCitation":"(Huang et al., n.d.)","previouslyFormattedCitation":"(Huang et al., n.d.)"},"properties":{"noteIndex":0},"schema":"https://github.com/citation-style-language/schema/raw/master/csl-citation.json"}</w:instrText>
      </w:r>
      <w:r w:rsidR="00D24D1F">
        <w:fldChar w:fldCharType="separate"/>
      </w:r>
      <w:r w:rsidR="00D24D1F" w:rsidRPr="00D24D1F">
        <w:rPr>
          <w:noProof/>
        </w:rPr>
        <w:t>(Huang et al., n.d.)</w:t>
      </w:r>
      <w:r w:rsidR="00D24D1F">
        <w:fldChar w:fldCharType="end"/>
      </w:r>
      <w:r>
        <w:t xml:space="preserve">. This architecture style allows </w:t>
      </w:r>
      <w:r w:rsidR="000F673E">
        <w:t>previous</w:t>
      </w:r>
      <w:r>
        <w:t xml:space="preserve"> convolutions to be re-used, removing the </w:t>
      </w:r>
      <w:r w:rsidR="000F673E">
        <w:t>potential necessity</w:t>
      </w:r>
      <w:r>
        <w:t xml:space="preserve"> of the model to re-create feature maps</w:t>
      </w:r>
      <w:r w:rsidR="00DB4693">
        <w:t xml:space="preserve"> and enabling more diversified feature </w:t>
      </w:r>
      <w:r w:rsidR="00D24D1F">
        <w:t>creation</w:t>
      </w:r>
      <w:r>
        <w:t xml:space="preserve">. Another benefit of this method is that the number of filters can be significantly </w:t>
      </w:r>
      <w:r w:rsidR="000F673E">
        <w:t>reduced since previous convolutions are re-used;</w:t>
      </w:r>
      <w:r>
        <w:t xml:space="preserve"> only increasing </w:t>
      </w:r>
      <w:r w:rsidR="000F673E">
        <w:t xml:space="preserve">the number of filters </w:t>
      </w:r>
      <w:r>
        <w:t>by a small amount each time (referred to here as ‘growth rate’</w:t>
      </w:r>
      <w:r w:rsidR="000F673E">
        <w:t>)</w:t>
      </w:r>
      <w:r>
        <w:t>.</w:t>
      </w:r>
    </w:p>
    <w:p w14:paraId="02FE8A07" w14:textId="77777777" w:rsidR="000F673E" w:rsidRDefault="000F673E" w:rsidP="003C315D">
      <w:pPr>
        <w:keepNext/>
        <w:keepLines/>
      </w:pPr>
      <w:r>
        <w:lastRenderedPageBreak/>
        <w:t>Dense Network Architecture Parameters:</w:t>
      </w:r>
    </w:p>
    <w:p w14:paraId="7A01DB32" w14:textId="77777777" w:rsidR="000F673E" w:rsidRDefault="000F673E" w:rsidP="003C315D">
      <w:pPr>
        <w:pStyle w:val="ListParagraph"/>
        <w:keepNext/>
        <w:keepLines/>
        <w:numPr>
          <w:ilvl w:val="0"/>
          <w:numId w:val="2"/>
        </w:numPr>
      </w:pPr>
      <w:r>
        <w:t>Number of layers were varied from 2, and 3</w:t>
      </w:r>
    </w:p>
    <w:p w14:paraId="34431743" w14:textId="77777777" w:rsidR="000F673E" w:rsidRDefault="000F673E" w:rsidP="003C315D">
      <w:pPr>
        <w:pStyle w:val="ListParagraph"/>
        <w:keepNext/>
        <w:keepLines/>
        <w:numPr>
          <w:ilvl w:val="0"/>
          <w:numId w:val="2"/>
        </w:numPr>
      </w:pPr>
      <w:r>
        <w:t>Initial number of convolution blocks were 2</w:t>
      </w:r>
    </w:p>
    <w:p w14:paraId="0CE026C1" w14:textId="77777777" w:rsidR="000F673E" w:rsidRDefault="000F673E" w:rsidP="003C315D">
      <w:pPr>
        <w:pStyle w:val="ListParagraph"/>
        <w:keepNext/>
        <w:keepLines/>
        <w:numPr>
          <w:ilvl w:val="0"/>
          <w:numId w:val="2"/>
        </w:numPr>
      </w:pPr>
      <w:r>
        <w:t>The increase in number of convolution blocks (convolution lambda) for each layer was varied from 0, and 1</w:t>
      </w:r>
    </w:p>
    <w:p w14:paraId="0E3B838C" w14:textId="77777777" w:rsidR="000F673E" w:rsidRDefault="000F673E" w:rsidP="003C315D">
      <w:pPr>
        <w:pStyle w:val="ListParagraph"/>
        <w:keepNext/>
        <w:keepLines/>
        <w:numPr>
          <w:ilvl w:val="0"/>
          <w:numId w:val="2"/>
        </w:numPr>
      </w:pPr>
      <w:r>
        <w:t>Maximum number of convolution blocks was 4</w:t>
      </w:r>
    </w:p>
    <w:p w14:paraId="1C3245A3" w14:textId="77777777" w:rsidR="000F673E" w:rsidRDefault="000F673E" w:rsidP="003C315D">
      <w:pPr>
        <w:pStyle w:val="ListParagraph"/>
        <w:keepNext/>
        <w:keepLines/>
        <w:numPr>
          <w:ilvl w:val="0"/>
          <w:numId w:val="2"/>
        </w:numPr>
      </w:pPr>
      <w:r>
        <w:t xml:space="preserve">The number </w:t>
      </w:r>
      <w:r w:rsidR="004A25D3">
        <w:t>of initial filters was 8, 12, 16, and 32</w:t>
      </w:r>
    </w:p>
    <w:p w14:paraId="4FA64565" w14:textId="77777777" w:rsidR="000F673E" w:rsidRDefault="000F673E" w:rsidP="003C315D">
      <w:pPr>
        <w:pStyle w:val="ListParagraph"/>
        <w:keepNext/>
        <w:keepLines/>
        <w:numPr>
          <w:ilvl w:val="0"/>
          <w:numId w:val="2"/>
        </w:numPr>
      </w:pPr>
      <w:r>
        <w:t xml:space="preserve">Filter growth rate was </w:t>
      </w:r>
      <w:r w:rsidR="004A25D3">
        <w:t xml:space="preserve">0, and </w:t>
      </w:r>
      <w:r>
        <w:t>4</w:t>
      </w:r>
    </w:p>
    <w:p w14:paraId="38C122F6" w14:textId="77777777" w:rsidR="000F673E" w:rsidRDefault="000F673E" w:rsidP="003C315D">
      <w:pPr>
        <w:pStyle w:val="ListParagraph"/>
        <w:keepNext/>
        <w:keepLines/>
        <w:numPr>
          <w:ilvl w:val="0"/>
          <w:numId w:val="2"/>
        </w:numPr>
      </w:pPr>
      <w:r>
        <w:t>The maximum number of filters was infinity</w:t>
      </w:r>
    </w:p>
    <w:p w14:paraId="64670717" w14:textId="05D4E519" w:rsidR="000F673E" w:rsidRDefault="00987B7A" w:rsidP="00DA033F">
      <w:r>
        <w:t xml:space="preserve">A representation of the differences in how convolutions and connections occur from the </w:t>
      </w:r>
      <w:r w:rsidR="00CD3AC4">
        <w:t>S</w:t>
      </w:r>
      <w:r w:rsidR="00F90763">
        <w:t>tandard</w:t>
      </w:r>
      <w:r>
        <w:t xml:space="preserve"> </w:t>
      </w:r>
      <w:proofErr w:type="spellStart"/>
      <w:r>
        <w:t>UNet</w:t>
      </w:r>
      <w:proofErr w:type="spellEnd"/>
      <w:r>
        <w:t xml:space="preserve">, </w:t>
      </w:r>
      <w:proofErr w:type="spellStart"/>
      <w:r>
        <w:t>ResNet</w:t>
      </w:r>
      <w:proofErr w:type="spellEnd"/>
      <w:r>
        <w:t xml:space="preserve"> </w:t>
      </w:r>
      <w:proofErr w:type="spellStart"/>
      <w:r>
        <w:t>UNet</w:t>
      </w:r>
      <w:proofErr w:type="spellEnd"/>
      <w:r>
        <w:t xml:space="preserve">, and Dense </w:t>
      </w:r>
      <w:proofErr w:type="spellStart"/>
      <w:r>
        <w:t>UNet</w:t>
      </w:r>
      <w:proofErr w:type="spellEnd"/>
      <w:r>
        <w:t xml:space="preserve"> </w:t>
      </w:r>
      <w:proofErr w:type="gramStart"/>
      <w:r>
        <w:t>can be seen</w:t>
      </w:r>
      <w:proofErr w:type="gramEnd"/>
      <w:r>
        <w:t xml:space="preserve"> in Figure xxx.</w:t>
      </w:r>
    </w:p>
    <w:p w14:paraId="3F12AE43" w14:textId="77777777" w:rsidR="008E4547" w:rsidRDefault="00326A2F" w:rsidP="00326A2F">
      <w:pPr>
        <w:pStyle w:val="Heading2"/>
      </w:pPr>
      <w:r>
        <w:t>Training</w:t>
      </w:r>
    </w:p>
    <w:p w14:paraId="4AB41B3A" w14:textId="77777777" w:rsidR="00BA557C" w:rsidRDefault="00A35224" w:rsidP="00326A2F">
      <w:r>
        <w:t>All model training was performed using NVIDIA-Tesla V100 32GB GPUs</w:t>
      </w:r>
      <w:r w:rsidR="002B1C4A">
        <w:fldChar w:fldCharType="begin" w:fldLock="1"/>
      </w:r>
      <w:r w:rsidR="00BA557C">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NVIDIA","type":"webpage"},"uris":["http://www.mendeley.com/documents/?uuid=16ffd798-2c34-3c8c-a70d-8f4f5c82e56a"]}],"mendeley":{"formattedCitation":"(&lt;i&gt;NVIDIA Tesla V100 | NVIDIA&lt;/i&gt;, n.d.)","plainTextFormattedCitation":"(NVIDIA Tesla V100 | NVIDIA, n.d.)","previouslyFormattedCitation":"(&lt;i&gt;NVIDIA Tesla V100 | NVIDIA&lt;/i&gt;, n.d.)"},"properties":{"noteIndex":0},"schema":"https://github.com/citation-style-language/schema/raw/master/csl-citation.json"}</w:instrText>
      </w:r>
      <w:r w:rsidR="002B1C4A">
        <w:fldChar w:fldCharType="separate"/>
      </w:r>
      <w:r w:rsidR="002B1C4A" w:rsidRPr="002B1C4A">
        <w:rPr>
          <w:noProof/>
        </w:rPr>
        <w:t>(</w:t>
      </w:r>
      <w:r w:rsidR="002B1C4A" w:rsidRPr="002B1C4A">
        <w:rPr>
          <w:i/>
          <w:noProof/>
        </w:rPr>
        <w:t>NVIDIA Tesla V100 | NVIDIA</w:t>
      </w:r>
      <w:r w:rsidR="002B1C4A" w:rsidRPr="002B1C4A">
        <w:rPr>
          <w:noProof/>
        </w:rPr>
        <w:t>, n.d.)</w:t>
      </w:r>
      <w:r w:rsidR="002B1C4A">
        <w:fldChar w:fldCharType="end"/>
      </w:r>
      <w:r>
        <w:t xml:space="preserve">. All model creation, training, optimization, and evaluation was performed using </w:t>
      </w:r>
      <w:proofErr w:type="spellStart"/>
      <w:r>
        <w:t>Tensorflow</w:t>
      </w:r>
      <w:proofErr w:type="spellEnd"/>
      <w:r>
        <w:t xml:space="preserve"> version 2.2.0 </w:t>
      </w:r>
      <w:r>
        <w:fldChar w:fldCharType="begin" w:fldLock="1"/>
      </w:r>
      <w:r w:rsidR="002B1C4A">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Systems","type":"report"},"uris":["http://www.mendeley.com/documents/?uuid=2d3a4105-7330-35e6-b82f-999f072a2849"]}],"mendeley":{"formattedCitation":"(Abadi et al., n.d.)","plainTextFormattedCitation":"(Abadi et al., n.d.)","previouslyFormattedCitation":"(Abadi et al., n.d.)"},"properties":{"noteIndex":0},"schema":"https://github.com/citation-style-language/schema/raw/master/csl-citation.json"}</w:instrText>
      </w:r>
      <w:r>
        <w:fldChar w:fldCharType="separate"/>
      </w:r>
      <w:r w:rsidRPr="00A35224">
        <w:rPr>
          <w:noProof/>
        </w:rPr>
        <w:t>(Abadi et al., n.d.)</w:t>
      </w:r>
      <w:r>
        <w:fldChar w:fldCharType="end"/>
      </w:r>
      <w:r>
        <w:t>.</w:t>
      </w:r>
      <w:r w:rsidR="002B1C4A">
        <w:t xml:space="preserve"> </w:t>
      </w:r>
      <w:r w:rsidR="001B4402">
        <w:t>Models were optimized using a sparse categorical cross entropy loss and Adam optimizer. Mixed precision was enabled to speed up the training process.</w:t>
      </w:r>
    </w:p>
    <w:p w14:paraId="7A856692" w14:textId="5365A0DC" w:rsidR="00210ED9" w:rsidRDefault="001B4402">
      <w:r>
        <w:t xml:space="preserve">The model </w:t>
      </w:r>
      <w:proofErr w:type="gramStart"/>
      <w:r w:rsidR="00CD3AC4">
        <w:t>was trained</w:t>
      </w:r>
      <w:proofErr w:type="gramEnd"/>
      <w:r w:rsidR="00CD3AC4">
        <w:t xml:space="preserve"> with </w:t>
      </w:r>
      <w:r>
        <w:t xml:space="preserve">two inputs, </w:t>
      </w:r>
      <w:r w:rsidR="00F90763">
        <w:t xml:space="preserve">a CT </w:t>
      </w:r>
      <w:r w:rsidR="00BA557C">
        <w:t>image</w:t>
      </w:r>
      <w:r>
        <w:t xml:space="preserve"> and a</w:t>
      </w:r>
      <w:r w:rsidR="00BA557C">
        <w:t xml:space="preserve"> binary mask of the liver</w:t>
      </w:r>
      <w:r>
        <w:t>. The liver mask</w:t>
      </w:r>
      <w:r w:rsidR="00BA557C">
        <w:t xml:space="preserve"> automatically </w:t>
      </w:r>
      <w:r>
        <w:t>assigns background to any voxel not present within the liver,</w:t>
      </w:r>
      <w:r w:rsidR="00BA557C">
        <w:t xml:space="preserve"> as any disease should be within the</w:t>
      </w:r>
      <w:r>
        <w:t xml:space="preserve"> provided</w:t>
      </w:r>
      <w:r w:rsidR="00BA557C">
        <w:t xml:space="preserve"> liver contour.</w:t>
      </w:r>
      <w:r>
        <w:t xml:space="preserve"> Training involved passing batches of 8 or 16 ‘cubes’ of 32x120x120x1 images and liver masks to the model.</w:t>
      </w:r>
    </w:p>
    <w:p w14:paraId="6ABCDB75" w14:textId="77777777" w:rsidR="00BA557C" w:rsidRDefault="00BA557C" w:rsidP="00BA557C">
      <w:pPr>
        <w:pStyle w:val="Heading3"/>
      </w:pPr>
      <w:r>
        <w:t>Hyper-Parameters</w:t>
      </w:r>
    </w:p>
    <w:p w14:paraId="1D74D74B" w14:textId="0E12796F" w:rsidR="00DD0937" w:rsidRDefault="00BA557C" w:rsidP="00646E58">
      <w:r>
        <w:t xml:space="preserve">The learning rate </w:t>
      </w:r>
      <w:r w:rsidR="0067571B">
        <w:t>is known</w:t>
      </w:r>
      <w:r>
        <w:t xml:space="preserve"> to be one of the most important </w:t>
      </w:r>
      <w:r w:rsidR="0067571B">
        <w:t>variables</w:t>
      </w:r>
      <w:r>
        <w:t xml:space="preserve"> in determining a model’s ability to converge</w:t>
      </w:r>
      <w:r w:rsidR="0007182C">
        <w:t>, and optimal rates will vary based on the architecture depth (layers), number of convolution blocks, and number of filters in each block. For each model, a variation on the cyclical learning rate</w:t>
      </w:r>
      <w:r w:rsidR="0007182C">
        <w:fldChar w:fldCharType="begin" w:fldLock="1"/>
      </w:r>
      <w:r w:rsidR="00A94A22">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Networks","type":"report"},"uris":["http://www.mendeley.com/documents/?uuid=64e4e4a4-e785-36d1-a9bb-de9290f19a9b"]}],"mendeley":{"formattedCitation":"(Smith, n.d.)","plainTextFormattedCitation":"(Smith, n.d.)","previouslyFormattedCitation":"(Smith, n.d.)"},"properties":{"noteIndex":0},"schema":"https://github.com/citation-style-language/schema/raw/master/csl-citation.json"}</w:instrText>
      </w:r>
      <w:r w:rsidR="0007182C">
        <w:fldChar w:fldCharType="separate"/>
      </w:r>
      <w:r w:rsidR="0007182C" w:rsidRPr="0007182C">
        <w:rPr>
          <w:noProof/>
        </w:rPr>
        <w:t>(Smith, n.d.)</w:t>
      </w:r>
      <w:r w:rsidR="0007182C">
        <w:fldChar w:fldCharType="end"/>
      </w:r>
      <w:r w:rsidR="0007182C">
        <w:t xml:space="preserve"> is used</w:t>
      </w:r>
      <w:r w:rsidR="00582518">
        <w:t xml:space="preserve"> (</w:t>
      </w:r>
      <w:r w:rsidR="0067571B">
        <w:t>link to GitHub, anonymized for now</w:t>
      </w:r>
      <w:r w:rsidR="00582518">
        <w:t>)</w:t>
      </w:r>
      <w:r w:rsidR="0007182C">
        <w:t xml:space="preserve">, where the model starts training at a minimum learning rate before </w:t>
      </w:r>
      <w:r w:rsidR="00582518">
        <w:t xml:space="preserve">linearly </w:t>
      </w:r>
      <w:r w:rsidR="0007182C">
        <w:t>increasing to the maximum and back down to the minimum</w:t>
      </w:r>
      <w:r w:rsidR="00582518">
        <w:t>. Our version allows the user to select the fraction of previous max (shown as ½) and allo</w:t>
      </w:r>
      <w:r w:rsidR="0067571B">
        <w:t>ws the user to define a fraction that the minimum learning rate decreases by each cycle.</w:t>
      </w:r>
    </w:p>
    <w:p w14:paraId="4D03C91A" w14:textId="69640793" w:rsidR="0067571B" w:rsidRDefault="0067571B" w:rsidP="0067571B">
      <w:r>
        <w:t xml:space="preserve">The minimum and maximum learning rate are found via small adaptations of code presented here </w:t>
      </w:r>
      <w:hyperlink r:id="rId13" w:history="1">
        <w:r w:rsidRPr="00BD4DDB">
          <w:rPr>
            <w:rStyle w:val="Hyperlink"/>
          </w:rPr>
          <w:t>https://www.pyimagesearch.com/2019/08/05/keras-learning-rate-finder/</w:t>
        </w:r>
      </w:hyperlink>
      <w:r>
        <w:t xml:space="preserve">, our own variation of the code can be found at our </w:t>
      </w:r>
      <w:proofErr w:type="spellStart"/>
      <w:r w:rsidR="00376947">
        <w:t>G</w:t>
      </w:r>
      <w:r>
        <w:t>ithub</w:t>
      </w:r>
      <w:proofErr w:type="spellEnd"/>
      <w:r>
        <w:t xml:space="preserve"> page, link to </w:t>
      </w:r>
      <w:proofErr w:type="spellStart"/>
      <w:r>
        <w:t>github</w:t>
      </w:r>
      <w:proofErr w:type="spellEnd"/>
      <w:r>
        <w:t xml:space="preserve"> anonymized*. This code functions by slowly increasing the learning rate from a very low value (~1e-10) to a large value (~1-e-1), and training solely on the training dataset. The point where the loss begins to decrease refers to the minimum learning rate, and the point where it begins to increase again is the maximum learning rate, </w:t>
      </w:r>
      <w:r w:rsidR="003F5E68">
        <w:t xml:space="preserve">Supplementary </w:t>
      </w:r>
      <w:r>
        <w:t>Figure xxx.</w:t>
      </w:r>
    </w:p>
    <w:p w14:paraId="2546D179" w14:textId="77777777" w:rsidR="002C04E1" w:rsidRDefault="0067571B" w:rsidP="002C04E1">
      <w:pPr>
        <w:keepNext/>
      </w:pPr>
      <w:r>
        <w:rPr>
          <w:noProof/>
        </w:rPr>
        <w:lastRenderedPageBreak/>
        <w:drawing>
          <wp:inline distT="0" distB="0" distL="0" distR="0" wp14:anchorId="05C14334" wp14:editId="623BD6DD">
            <wp:extent cx="4597879" cy="34485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4532" cy="3453524"/>
                    </a:xfrm>
                    <a:prstGeom prst="rect">
                      <a:avLst/>
                    </a:prstGeom>
                    <a:noFill/>
                  </pic:spPr>
                </pic:pic>
              </a:graphicData>
            </a:graphic>
          </wp:inline>
        </w:drawing>
      </w:r>
    </w:p>
    <w:p w14:paraId="28DEDF6F" w14:textId="2D8C58D2" w:rsidR="0067571B" w:rsidRDefault="00C22B48" w:rsidP="002C04E1">
      <w:pPr>
        <w:pStyle w:val="Caption"/>
      </w:pPr>
      <w:r>
        <w:t xml:space="preserve">Supplementary </w:t>
      </w:r>
      <w:r w:rsidR="002C04E1">
        <w:t xml:space="preserve">Figure </w:t>
      </w:r>
      <w:r w:rsidR="00E170A7">
        <w:fldChar w:fldCharType="begin"/>
      </w:r>
      <w:r w:rsidR="00E170A7">
        <w:instrText xml:space="preserve"> SEQ Figure \* ARABIC </w:instrText>
      </w:r>
      <w:r w:rsidR="00E170A7">
        <w:fldChar w:fldCharType="separate"/>
      </w:r>
      <w:r w:rsidR="000709B7">
        <w:rPr>
          <w:noProof/>
        </w:rPr>
        <w:t>5</w:t>
      </w:r>
      <w:r w:rsidR="00E170A7">
        <w:rPr>
          <w:noProof/>
        </w:rPr>
        <w:fldChar w:fldCharType="end"/>
      </w:r>
      <w:r w:rsidR="002C04E1">
        <w:t>: Learning Rate Finder figure. Learning rate is gradually increased from 10e-7 to 10e-0, the point where loss begins to decrease is the minimum learning rate (Min LR), the point where it begins to increase is the maximum learning rate (Max LR).</w:t>
      </w:r>
    </w:p>
    <w:p w14:paraId="092E5BF3" w14:textId="77777777" w:rsidR="002C04E1" w:rsidRDefault="001B4402" w:rsidP="002C04E1">
      <w:r>
        <w:t>A unique minimum and maximum l</w:t>
      </w:r>
      <w:r w:rsidR="004A25D3">
        <w:t>earning rate were</w:t>
      </w:r>
      <w:r>
        <w:t xml:space="preserve"> found for each architecture parameter</w:t>
      </w:r>
      <w:r w:rsidR="004A25D3">
        <w:t>,</w:t>
      </w:r>
      <w:r>
        <w:t xml:space="preserve"> for reach style of architecture. </w:t>
      </w:r>
    </w:p>
    <w:p w14:paraId="528A3CB6" w14:textId="77777777" w:rsidR="003C315D" w:rsidRDefault="003C315D" w:rsidP="003C315D">
      <w:pPr>
        <w:pStyle w:val="Heading3"/>
      </w:pPr>
      <w:r>
        <w:t>Optimization</w:t>
      </w:r>
    </w:p>
    <w:p w14:paraId="1C47FE3E" w14:textId="30258AA2" w:rsidR="00340605" w:rsidRDefault="00EA4113" w:rsidP="003C315D">
      <w:r>
        <w:t>To overcome the impact of the</w:t>
      </w:r>
      <w:r w:rsidR="003C4651">
        <w:t xml:space="preserve"> poor</w:t>
      </w:r>
      <w:r>
        <w:t xml:space="preserve"> initialization, e</w:t>
      </w:r>
      <w:r w:rsidR="003C315D">
        <w:t>ach unique model was run three independent times w</w:t>
      </w:r>
      <w:r w:rsidR="00340605">
        <w:t>ith randomly initialized variables</w:t>
      </w:r>
      <w:r w:rsidR="003C315D">
        <w:t xml:space="preserve"> </w:t>
      </w:r>
      <w:r w:rsidR="00340605">
        <w:t>for 101</w:t>
      </w:r>
      <w:r w:rsidR="003C315D">
        <w:t xml:space="preserve"> epochs. </w:t>
      </w:r>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3C315D">
        <w:t xml:space="preserve"> with hyperparameter tuning were used to identify any potential tr</w:t>
      </w:r>
      <w:r w:rsidR="00340605">
        <w:t>ends and direct model training.</w:t>
      </w:r>
      <w:r w:rsidR="009223FE">
        <w:t xml:space="preserve"> The final model was selected based on the Dice Similarity Coefficient (DSC) between the validation set prediction and ground truth during the training process.</w:t>
      </w:r>
    </w:p>
    <w:p w14:paraId="10F14820" w14:textId="77777777" w:rsidR="00340605" w:rsidRDefault="00340605" w:rsidP="00340605">
      <w:pPr>
        <w:pStyle w:val="Heading3"/>
      </w:pPr>
      <w:r>
        <w:t>Visualization of Training</w:t>
      </w:r>
    </w:p>
    <w:p w14:paraId="13689E90" w14:textId="1CE02E64" w:rsidR="00340605" w:rsidRDefault="00340605" w:rsidP="00340605">
      <w:r>
        <w:t xml:space="preserve">As disease sites are quite small and </w:t>
      </w:r>
      <w:r w:rsidR="002B1E54">
        <w:t>therefore</w:t>
      </w:r>
      <w:r>
        <w:t xml:space="preserve"> </w:t>
      </w:r>
      <w:r w:rsidR="002B1E54">
        <w:t xml:space="preserve">quantitative metrics may be </w:t>
      </w:r>
      <w:r>
        <w:t>misleading to actual segmentation accuracy, a method of creating prediction images on the validation data during training</w:t>
      </w:r>
      <w:r w:rsidR="002B1E54">
        <w:t xml:space="preserve"> was implemented to visually assess the accuracy of the training</w:t>
      </w:r>
      <w:r>
        <w:t xml:space="preserve">, Figure xxx. This method can be easily implemented as a </w:t>
      </w:r>
      <w:proofErr w:type="spellStart"/>
      <w:r w:rsidR="000845E0">
        <w:t>Tensorflow</w:t>
      </w:r>
      <w:proofErr w:type="spellEnd"/>
      <w:r w:rsidR="000845E0">
        <w:t xml:space="preserve"> callback, *link to </w:t>
      </w:r>
      <w:proofErr w:type="spellStart"/>
      <w:r w:rsidR="000845E0">
        <w:t>github</w:t>
      </w:r>
      <w:proofErr w:type="spellEnd"/>
      <w:r w:rsidR="000845E0">
        <w:t>, left out for anonymization*.</w:t>
      </w:r>
    </w:p>
    <w:p w14:paraId="2F97B0DD" w14:textId="77777777" w:rsidR="00C92E3B" w:rsidRDefault="00C92E3B" w:rsidP="003F5E68">
      <w:pPr>
        <w:keepNext/>
        <w:keepLines/>
        <w:widowControl w:val="0"/>
      </w:pPr>
      <w:r>
        <w:rPr>
          <w:noProof/>
        </w:rPr>
        <w:lastRenderedPageBreak/>
        <w:drawing>
          <wp:inline distT="0" distB="0" distL="0" distR="0" wp14:anchorId="2CAEC63C" wp14:editId="47F7BF7E">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14:paraId="654DDCC1" w14:textId="31E72C2E" w:rsidR="003F5E68" w:rsidRDefault="00C92E3B" w:rsidP="003F5E68">
      <w:pPr>
        <w:pStyle w:val="Caption"/>
        <w:keepNext/>
        <w:keepLines/>
        <w:widowControl w:val="0"/>
      </w:pPr>
      <w:r>
        <w:t xml:space="preserve">Figure </w:t>
      </w:r>
      <w:r w:rsidR="00E170A7">
        <w:fldChar w:fldCharType="begin"/>
      </w:r>
      <w:r w:rsidR="00E170A7">
        <w:instrText xml:space="preserve"> SEQ Figure \* ARABIC </w:instrText>
      </w:r>
      <w:r w:rsidR="00E170A7">
        <w:fldChar w:fldCharType="separate"/>
      </w:r>
      <w:r w:rsidR="000709B7">
        <w:rPr>
          <w:noProof/>
        </w:rPr>
        <w:t>6</w:t>
      </w:r>
      <w:r w:rsidR="00E170A7">
        <w:rPr>
          <w:noProof/>
        </w:rPr>
        <w:fldChar w:fldCharType="end"/>
      </w:r>
      <w:r>
        <w:t>: Example of visualization of prediction on validation data during training. Top row: Image being fed into model, masked to 0 outside of the liver. Middle row: Ground truth of disease contours, resampling to 1mm slicing will also interpolate ground truth, right image shows some sampling. Bottom row: Prediction of disease contours, set with threshold of 0.5 to binary mask.</w:t>
      </w:r>
    </w:p>
    <w:p w14:paraId="379A490B" w14:textId="77777777" w:rsidR="003F5E68" w:rsidRDefault="00C92E3B" w:rsidP="003F5E68">
      <w:pPr>
        <w:pStyle w:val="Heading2"/>
        <w:keepNext w:val="0"/>
        <w:keepLines w:val="0"/>
        <w:widowControl w:val="0"/>
      </w:pPr>
      <w:r>
        <w:t>Model Evaluation</w:t>
      </w:r>
    </w:p>
    <w:p w14:paraId="2017F4D1" w14:textId="172312F0" w:rsidR="00D61972" w:rsidRDefault="00D61972" w:rsidP="003F5E68">
      <w:pPr>
        <w:pStyle w:val="Heading2"/>
        <w:keepNext w:val="0"/>
        <w:keepLines w:val="0"/>
        <w:widowControl w:val="0"/>
      </w:pPr>
      <w:r>
        <w:t>Determining Seed and Threshold Values</w:t>
      </w:r>
    </w:p>
    <w:p w14:paraId="75625CB2" w14:textId="27D4771E" w:rsidR="000D1261" w:rsidRDefault="00D61972" w:rsidP="003F5E68">
      <w:pPr>
        <w:widowControl w:val="0"/>
      </w:pPr>
      <w:r>
        <w:t>Predictions of disease from the model come in a range of 0-</w:t>
      </w:r>
      <w:r w:rsidR="001911A5">
        <w:t>1.</w:t>
      </w:r>
      <w:r>
        <w:t xml:space="preserve"> </w:t>
      </w:r>
      <w:r w:rsidR="001911A5">
        <w:t xml:space="preserve">Binary masks are </w:t>
      </w:r>
      <w:r>
        <w:t>generated via seed-point</w:t>
      </w:r>
      <w:r w:rsidR="001911A5">
        <w:t xml:space="preserve"> identification</w:t>
      </w:r>
      <w:r>
        <w:t xml:space="preserve"> and growth</w:t>
      </w:r>
      <w:r w:rsidR="001911A5">
        <w:t xml:space="preserve"> of the output prediction, Figure xxx.</w:t>
      </w:r>
      <w:r>
        <w:t xml:space="preserve"> </w:t>
      </w:r>
      <w:r w:rsidR="004C6613">
        <w:t>The ideal seed value and threshold values were selected based on the highest DSC in the validation dataset. Seed</w:t>
      </w:r>
      <w:r>
        <w:t xml:space="preserve"> values </w:t>
      </w:r>
      <w:r w:rsidR="004C6613">
        <w:t>ranged</w:t>
      </w:r>
      <w:r w:rsidR="00FC59B5">
        <w:t xml:space="preserve"> from 0.25-0.95 in 0.0</w:t>
      </w:r>
      <w:r w:rsidR="008D6DAB">
        <w:t>1</w:t>
      </w:r>
      <w:r>
        <w:t xml:space="preserve"> increments, and threshol</w:t>
      </w:r>
      <w:r w:rsidR="00FC59B5">
        <w:t>d ranges from 0.2 to 0.8 in 0.01</w:t>
      </w:r>
      <w:r>
        <w:t xml:space="preserve"> increme</w:t>
      </w:r>
      <w:r w:rsidR="004C6613">
        <w:t>nts.</w:t>
      </w:r>
    </w:p>
    <w:p w14:paraId="598B0336" w14:textId="77777777" w:rsidR="004C6613" w:rsidRDefault="004C6613" w:rsidP="004C6613">
      <w:pPr>
        <w:pStyle w:val="Heading1"/>
      </w:pPr>
      <w:r>
        <w:t>Results</w:t>
      </w:r>
    </w:p>
    <w:p w14:paraId="450713D8" w14:textId="77777777" w:rsidR="00B52D79" w:rsidRDefault="00B52D79" w:rsidP="00B52D79">
      <w:pPr>
        <w:pStyle w:val="Heading2"/>
      </w:pPr>
      <w:r>
        <w:t>Quantitative</w:t>
      </w:r>
    </w:p>
    <w:p w14:paraId="3B912E85" w14:textId="6BEDE574" w:rsidR="009C18CD" w:rsidRDefault="004C6613" w:rsidP="004C6613">
      <w:r>
        <w:t xml:space="preserve">The best model, </w:t>
      </w:r>
      <w:r w:rsidR="00B84FBC">
        <w:t>determined from the DSC on the validation dataset</w:t>
      </w:r>
      <w:r w:rsidR="005A32C2">
        <w:t xml:space="preserve"> with a value of 0.79</w:t>
      </w:r>
      <w:r w:rsidR="00B84FBC">
        <w:t xml:space="preserve">, </w:t>
      </w:r>
      <w:r>
        <w:t>was found to be</w:t>
      </w:r>
      <w:r w:rsidR="00210ED9">
        <w:t xml:space="preserve"> the</w:t>
      </w:r>
      <w:r>
        <w:t xml:space="preserve"> DenseNet model with two layers, two convolution blocks, convolution lambda equal to one, and eight filters, Figure xxx. The model consists of </w:t>
      </w:r>
      <w:r w:rsidR="00D8096A">
        <w:t xml:space="preserve">56,210 </w:t>
      </w:r>
      <w:r>
        <w:t>parameters</w:t>
      </w:r>
      <w:r w:rsidR="00D8096A">
        <w:t xml:space="preserve"> (55,490 trainable, 720 non-trainable)</w:t>
      </w:r>
      <w:r>
        <w:t xml:space="preserve">. </w:t>
      </w:r>
      <w:r>
        <w:lastRenderedPageBreak/>
        <w:t xml:space="preserve">From this model, a seed-value of </w:t>
      </w:r>
      <w:r w:rsidR="00D8096A">
        <w:t>0.6</w:t>
      </w:r>
      <w:r w:rsidR="008D3365">
        <w:t>7</w:t>
      </w:r>
      <w:r w:rsidR="00D8096A">
        <w:t xml:space="preserve"> </w:t>
      </w:r>
      <w:r>
        <w:t xml:space="preserve">and threshold value of </w:t>
      </w:r>
      <w:r w:rsidR="00D8096A">
        <w:t>0.</w:t>
      </w:r>
      <w:r w:rsidR="008D3365">
        <w:t>30</w:t>
      </w:r>
      <w:r w:rsidR="00D8096A">
        <w:t xml:space="preserve"> </w:t>
      </w:r>
      <w:r>
        <w:t>resulted in the highest overall</w:t>
      </w:r>
      <w:r w:rsidR="009C18CD">
        <w:t xml:space="preserve"> DSC in the validation dataset.</w:t>
      </w:r>
      <w:r w:rsidR="00B66C54">
        <w:t xml:space="preserve"> Predictions of </w:t>
      </w:r>
      <w:proofErr w:type="spellStart"/>
      <w:r w:rsidR="005A32C2">
        <w:t>LiTs</w:t>
      </w:r>
      <w:proofErr w:type="spellEnd"/>
      <w:r w:rsidR="005A32C2">
        <w:t xml:space="preserve"> test set (n=25) took a mean of 9.58 seconds, with a standard deviation of 2.32 seconds.</w:t>
      </w:r>
    </w:p>
    <w:p w14:paraId="7F7302BF" w14:textId="77777777" w:rsidR="009E2942" w:rsidRDefault="009E2942" w:rsidP="009E2942">
      <w:pPr>
        <w:keepNext/>
      </w:pPr>
      <w:r>
        <w:rPr>
          <w:noProof/>
        </w:rPr>
        <w:drawing>
          <wp:inline distT="0" distB="0" distL="0" distR="0" wp14:anchorId="6DE533BD" wp14:editId="69745B17">
            <wp:extent cx="5943600" cy="25749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74925"/>
                    </a:xfrm>
                    <a:prstGeom prst="rect">
                      <a:avLst/>
                    </a:prstGeom>
                    <a:noFill/>
                  </pic:spPr>
                </pic:pic>
              </a:graphicData>
            </a:graphic>
          </wp:inline>
        </w:drawing>
      </w:r>
    </w:p>
    <w:p w14:paraId="5ADDEA12" w14:textId="197116EB" w:rsidR="009E2942" w:rsidRDefault="009E2942" w:rsidP="009E2942">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7</w:t>
      </w:r>
      <w:r w:rsidR="00E170A7">
        <w:rPr>
          <w:noProof/>
        </w:rPr>
        <w:fldChar w:fldCharType="end"/>
      </w:r>
      <w:r>
        <w:t>:</w:t>
      </w:r>
      <w:r w:rsidRPr="009E2942">
        <w:t xml:space="preserve"> </w:t>
      </w:r>
      <w:proofErr w:type="spellStart"/>
      <w:r>
        <w:t>DenseNet</w:t>
      </w:r>
      <w:proofErr w:type="spellEnd"/>
      <w:r>
        <w:t xml:space="preserve"> final architecture. Two layers, two convolution blocks in Layer 0, three convolution blocks in Layer 1, and eight initial filters.</w:t>
      </w:r>
    </w:p>
    <w:p w14:paraId="4BB2711E" w14:textId="526BDB7D" w:rsidR="009C18CD" w:rsidRDefault="003B7AC4" w:rsidP="009C18CD">
      <w:pPr>
        <w:pStyle w:val="Heading3"/>
      </w:pPr>
      <w:proofErr w:type="spellStart"/>
      <w:r>
        <w:t>LiTs</w:t>
      </w:r>
      <w:proofErr w:type="spellEnd"/>
      <w:r>
        <w:t xml:space="preserve"> </w:t>
      </w:r>
      <w:r w:rsidR="00A53340">
        <w:t xml:space="preserve">Test </w:t>
      </w:r>
      <w:r w:rsidR="009C18CD">
        <w:t>Disease Site-by-Site evaluation</w:t>
      </w:r>
    </w:p>
    <w:p w14:paraId="61A9C151" w14:textId="18E138E2" w:rsidR="00A53340" w:rsidRDefault="00C22B48" w:rsidP="004C6613">
      <w:r>
        <w:t>On a site-by-site basis, t</w:t>
      </w:r>
      <w:r w:rsidR="00A15ADB">
        <w:t xml:space="preserve">he </w:t>
      </w:r>
      <w:r w:rsidR="00A65B08">
        <w:t>median</w:t>
      </w:r>
      <w:r w:rsidR="00A15ADB">
        <w:t xml:space="preserve"> (min, max) </w:t>
      </w:r>
      <w:r w:rsidR="00CD3AC4">
        <w:t>M</w:t>
      </w:r>
      <w:r w:rsidR="00A15ADB">
        <w:t xml:space="preserve">edian </w:t>
      </w:r>
      <w:r w:rsidR="00CD3AC4">
        <w:t>S</w:t>
      </w:r>
      <w:r w:rsidR="00A15ADB">
        <w:t xml:space="preserve">urface </w:t>
      </w:r>
      <w:r w:rsidR="00CD3AC4">
        <w:t>D</w:t>
      </w:r>
      <w:r w:rsidR="00A15ADB">
        <w:t>istance (MSD) for sites less than 1</w:t>
      </w:r>
      <w:r w:rsidR="00066C83">
        <w:t>0mm</w:t>
      </w:r>
      <w:r w:rsidR="00A15ADB">
        <w:t xml:space="preserve"> (n=</w:t>
      </w:r>
      <w:r w:rsidR="00066C83">
        <w:t>64</w:t>
      </w:r>
      <w:r w:rsidR="00A15ADB">
        <w:t xml:space="preserve">) was </w:t>
      </w:r>
      <w:r w:rsidR="00066C83">
        <w:t>16.</w:t>
      </w:r>
      <w:r w:rsidR="00A65B08">
        <w:t>1</w:t>
      </w:r>
      <w:r w:rsidR="00066C83">
        <w:t>9</w:t>
      </w:r>
      <w:r w:rsidR="00A15ADB">
        <w:t>mm (0.</w:t>
      </w:r>
      <w:r w:rsidR="00A65B08">
        <w:t>00</w:t>
      </w:r>
      <w:r w:rsidR="00A15ADB">
        <w:t>, 74.</w:t>
      </w:r>
      <w:r w:rsidR="00A65B08">
        <w:t>53</w:t>
      </w:r>
      <w:r w:rsidR="00A15ADB">
        <w:t xml:space="preserve">), for sites </w:t>
      </w:r>
      <w:r w:rsidR="00066C83">
        <w:t>10-20mm</w:t>
      </w:r>
      <w:r w:rsidR="00A15ADB">
        <w:t xml:space="preserve"> (n=1</w:t>
      </w:r>
      <w:r w:rsidR="00066C83">
        <w:t>7</w:t>
      </w:r>
      <w:r w:rsidR="00A15ADB">
        <w:t>) was 0.</w:t>
      </w:r>
      <w:r w:rsidR="00066C83">
        <w:t>75</w:t>
      </w:r>
      <w:r w:rsidR="00A15ADB">
        <w:t xml:space="preserve">mm (0.00, </w:t>
      </w:r>
      <w:r w:rsidR="00066C83">
        <w:t>41</w:t>
      </w:r>
      <w:r w:rsidR="00A65B08">
        <w:t>.</w:t>
      </w:r>
      <w:r w:rsidR="00066C83">
        <w:t>13</w:t>
      </w:r>
      <w:r w:rsidR="00A15ADB">
        <w:t>), for sites greater than 2</w:t>
      </w:r>
      <w:r w:rsidR="00066C83">
        <w:t>0mm</w:t>
      </w:r>
      <w:r w:rsidR="00A15ADB">
        <w:t xml:space="preserve"> (n=5</w:t>
      </w:r>
      <w:r w:rsidR="00066C83">
        <w:t>7</w:t>
      </w:r>
      <w:r w:rsidR="00A15ADB">
        <w:t>) was 0.</w:t>
      </w:r>
      <w:r w:rsidR="00066C83">
        <w:t>82</w:t>
      </w:r>
      <w:r w:rsidR="00A15ADB">
        <w:t xml:space="preserve">mm (0.00, </w:t>
      </w:r>
      <w:r w:rsidR="00A65B08">
        <w:t>103.82</w:t>
      </w:r>
      <w:r w:rsidR="00A15ADB">
        <w:t xml:space="preserve">), </w:t>
      </w:r>
      <w:r w:rsidR="00A65B08">
        <w:t>and for sites greater than or equal to 1</w:t>
      </w:r>
      <w:r w:rsidR="00066C83">
        <w:t>0m</w:t>
      </w:r>
      <w:r w:rsidR="00A65B08">
        <w:t>m</w:t>
      </w:r>
      <w:r w:rsidR="00066C83">
        <w:t xml:space="preserve"> (n=74) was 0.79</w:t>
      </w:r>
      <w:r w:rsidR="00A65B08">
        <w:t>mm (0, 103.82)</w:t>
      </w:r>
      <w:r w:rsidR="00A15ADB">
        <w:t>.</w:t>
      </w:r>
      <w:r w:rsidR="0057310B">
        <w:t xml:space="preserve"> The mean (min, max) Dice Similarity Coefficient for sites less than 10mm (n=64) was 0.21(0.00, 0.88), for sites 10-20mm (n=17) was 0.57(0.00, 0.84), for sites greater than 20mm (n=57) was 0.68(0.00, 0.97), and for sites greater than or equal to 10mm (n=74) was 0.66(0.00, 0.97)</w:t>
      </w:r>
      <w:r w:rsidR="00E170A7">
        <w:t>, Table xxx</w:t>
      </w:r>
      <w:r w:rsidR="00300C90">
        <w:t>.</w:t>
      </w:r>
    </w:p>
    <w:p w14:paraId="0D88B803" w14:textId="691005D2" w:rsidR="009A36A3" w:rsidRDefault="009A36A3" w:rsidP="001D0C8B">
      <w:pPr>
        <w:pStyle w:val="Caption"/>
        <w:keepNext/>
      </w:pPr>
      <w:r>
        <w:t xml:space="preserve">Table </w:t>
      </w:r>
      <w:r w:rsidR="00E170A7">
        <w:fldChar w:fldCharType="begin"/>
      </w:r>
      <w:r w:rsidR="00E170A7">
        <w:instrText xml:space="preserve"> SEQ Table \* ARABIC </w:instrText>
      </w:r>
      <w:r w:rsidR="00E170A7">
        <w:fldChar w:fldCharType="separate"/>
      </w:r>
      <w:r w:rsidR="00E170A7">
        <w:rPr>
          <w:noProof/>
        </w:rPr>
        <w:t>3</w:t>
      </w:r>
      <w:r w:rsidR="00E170A7">
        <w:rPr>
          <w:noProof/>
        </w:rPr>
        <w:fldChar w:fldCharType="end"/>
      </w:r>
      <w:r>
        <w:t>:</w:t>
      </w:r>
      <w:r w:rsidRPr="009A36A3">
        <w:t xml:space="preserve"> </w:t>
      </w:r>
      <w:proofErr w:type="gramStart"/>
      <w:r>
        <w:t>Mean,</w:t>
      </w:r>
      <w:proofErr w:type="gramEnd"/>
      <w:r>
        <w:t xml:space="preserve"> min and max Dice Similarity Coefficient</w:t>
      </w:r>
      <w:r w:rsidR="00A15ADB">
        <w:t xml:space="preserve"> and Median Surface Distance</w:t>
      </w:r>
      <w:r w:rsidR="00300C90">
        <w:t>, and Sensitivity</w:t>
      </w:r>
      <w:r w:rsidR="00A15ADB">
        <w:t xml:space="preserve"> </w:t>
      </w:r>
      <w:r>
        <w:t>for individual disease sites by differing size criteri</w:t>
      </w:r>
      <w:r w:rsidR="00300C90">
        <w:t>a</w:t>
      </w:r>
      <w:r w:rsidR="00A53340">
        <w:t>.</w:t>
      </w:r>
    </w:p>
    <w:tbl>
      <w:tblPr>
        <w:tblStyle w:val="TableGrid"/>
        <w:tblW w:w="10037" w:type="dxa"/>
        <w:jc w:val="center"/>
        <w:tblLook w:val="04A0" w:firstRow="1" w:lastRow="0" w:firstColumn="1" w:lastColumn="0" w:noHBand="0" w:noVBand="1"/>
      </w:tblPr>
      <w:tblGrid>
        <w:gridCol w:w="2059"/>
        <w:gridCol w:w="900"/>
        <w:gridCol w:w="1129"/>
        <w:gridCol w:w="866"/>
        <w:gridCol w:w="710"/>
        <w:gridCol w:w="1420"/>
        <w:gridCol w:w="607"/>
        <w:gridCol w:w="1220"/>
        <w:gridCol w:w="1126"/>
      </w:tblGrid>
      <w:tr w:rsidR="00A65B08" w:rsidRPr="009A36A3" w14:paraId="1081DB3E" w14:textId="599A0196" w:rsidTr="00E170A7">
        <w:trPr>
          <w:trHeight w:val="300"/>
          <w:jc w:val="center"/>
        </w:trPr>
        <w:tc>
          <w:tcPr>
            <w:tcW w:w="2059" w:type="dxa"/>
            <w:vMerge w:val="restart"/>
            <w:noWrap/>
            <w:vAlign w:val="center"/>
            <w:hideMark/>
          </w:tcPr>
          <w:p w14:paraId="7126BAFD" w14:textId="77777777" w:rsidR="00A65B08" w:rsidRPr="009A36A3" w:rsidRDefault="00A65B08">
            <w:pPr>
              <w:keepNext/>
              <w:keepLines/>
              <w:jc w:val="center"/>
            </w:pPr>
            <w:r w:rsidRPr="009A36A3">
              <w:t>Criteria</w:t>
            </w:r>
          </w:p>
        </w:tc>
        <w:tc>
          <w:tcPr>
            <w:tcW w:w="900" w:type="dxa"/>
            <w:vMerge w:val="restart"/>
            <w:noWrap/>
            <w:vAlign w:val="center"/>
            <w:hideMark/>
          </w:tcPr>
          <w:p w14:paraId="75E07212" w14:textId="77777777" w:rsidR="00A65B08" w:rsidRPr="009A36A3" w:rsidRDefault="00A65B08">
            <w:pPr>
              <w:keepNext/>
              <w:keepLines/>
              <w:jc w:val="center"/>
            </w:pPr>
            <w:r w:rsidRPr="009A36A3">
              <w:t># Sites</w:t>
            </w:r>
          </w:p>
        </w:tc>
        <w:tc>
          <w:tcPr>
            <w:tcW w:w="2705" w:type="dxa"/>
            <w:gridSpan w:val="3"/>
            <w:noWrap/>
            <w:vAlign w:val="center"/>
            <w:hideMark/>
          </w:tcPr>
          <w:p w14:paraId="3E85079D" w14:textId="77777777" w:rsidR="00A65B08" w:rsidRPr="009A36A3" w:rsidRDefault="00A65B08">
            <w:pPr>
              <w:keepNext/>
              <w:keepLines/>
              <w:jc w:val="center"/>
            </w:pPr>
            <w:r w:rsidRPr="009A36A3">
              <w:t>Dice Similarity Coefficient</w:t>
            </w:r>
          </w:p>
        </w:tc>
        <w:tc>
          <w:tcPr>
            <w:tcW w:w="3247" w:type="dxa"/>
            <w:gridSpan w:val="3"/>
            <w:vAlign w:val="center"/>
          </w:tcPr>
          <w:p w14:paraId="4C024EED" w14:textId="3A2ACC30" w:rsidR="00A65B08" w:rsidRPr="009A36A3" w:rsidRDefault="00A65B08">
            <w:pPr>
              <w:keepNext/>
              <w:keepLines/>
              <w:jc w:val="center"/>
            </w:pPr>
            <w:r>
              <w:t>Median Surface Distance (mm)</w:t>
            </w:r>
          </w:p>
        </w:tc>
        <w:tc>
          <w:tcPr>
            <w:tcW w:w="1126" w:type="dxa"/>
            <w:vMerge w:val="restart"/>
            <w:vAlign w:val="center"/>
          </w:tcPr>
          <w:p w14:paraId="043BBFCC" w14:textId="3623C228" w:rsidR="00A65B08" w:rsidRDefault="00A65B08">
            <w:pPr>
              <w:keepNext/>
              <w:keepLines/>
              <w:jc w:val="center"/>
            </w:pPr>
            <w:r>
              <w:t>Sensitivity</w:t>
            </w:r>
          </w:p>
        </w:tc>
      </w:tr>
      <w:tr w:rsidR="00A65B08" w:rsidRPr="009A36A3" w14:paraId="0417429E" w14:textId="0339A298" w:rsidTr="00E170A7">
        <w:trPr>
          <w:trHeight w:val="300"/>
          <w:jc w:val="center"/>
        </w:trPr>
        <w:tc>
          <w:tcPr>
            <w:tcW w:w="2059" w:type="dxa"/>
            <w:vMerge/>
            <w:vAlign w:val="center"/>
            <w:hideMark/>
          </w:tcPr>
          <w:p w14:paraId="60C49EC1" w14:textId="77777777" w:rsidR="00A65B08" w:rsidRPr="009A36A3" w:rsidRDefault="00A65B08">
            <w:pPr>
              <w:keepNext/>
              <w:keepLines/>
              <w:jc w:val="center"/>
            </w:pPr>
          </w:p>
        </w:tc>
        <w:tc>
          <w:tcPr>
            <w:tcW w:w="900" w:type="dxa"/>
            <w:vMerge/>
            <w:vAlign w:val="center"/>
            <w:hideMark/>
          </w:tcPr>
          <w:p w14:paraId="720B4C05" w14:textId="77777777" w:rsidR="00A65B08" w:rsidRPr="009A36A3" w:rsidRDefault="00A65B08">
            <w:pPr>
              <w:keepNext/>
              <w:keepLines/>
              <w:jc w:val="center"/>
            </w:pPr>
          </w:p>
        </w:tc>
        <w:tc>
          <w:tcPr>
            <w:tcW w:w="1129" w:type="dxa"/>
            <w:noWrap/>
            <w:vAlign w:val="center"/>
            <w:hideMark/>
          </w:tcPr>
          <w:p w14:paraId="367049F6" w14:textId="77777777" w:rsidR="00A65B08" w:rsidRPr="009A36A3" w:rsidRDefault="00A65B08">
            <w:pPr>
              <w:keepNext/>
              <w:keepLines/>
              <w:jc w:val="center"/>
            </w:pPr>
            <w:r w:rsidRPr="009A36A3">
              <w:t>Mean</w:t>
            </w:r>
          </w:p>
        </w:tc>
        <w:tc>
          <w:tcPr>
            <w:tcW w:w="866" w:type="dxa"/>
            <w:noWrap/>
            <w:vAlign w:val="center"/>
            <w:hideMark/>
          </w:tcPr>
          <w:p w14:paraId="0CD23CCF" w14:textId="77777777" w:rsidR="00A65B08" w:rsidRPr="009A36A3" w:rsidRDefault="00A65B08">
            <w:pPr>
              <w:keepNext/>
              <w:keepLines/>
              <w:jc w:val="center"/>
            </w:pPr>
            <w:r w:rsidRPr="009A36A3">
              <w:t>Min</w:t>
            </w:r>
          </w:p>
        </w:tc>
        <w:tc>
          <w:tcPr>
            <w:tcW w:w="710" w:type="dxa"/>
            <w:noWrap/>
            <w:vAlign w:val="center"/>
            <w:hideMark/>
          </w:tcPr>
          <w:p w14:paraId="78738DE3" w14:textId="77777777" w:rsidR="00A65B08" w:rsidRPr="009A36A3" w:rsidRDefault="00A65B08">
            <w:pPr>
              <w:keepNext/>
              <w:keepLines/>
              <w:jc w:val="center"/>
            </w:pPr>
            <w:r w:rsidRPr="009A36A3">
              <w:t>Max</w:t>
            </w:r>
          </w:p>
        </w:tc>
        <w:tc>
          <w:tcPr>
            <w:tcW w:w="1420" w:type="dxa"/>
            <w:vAlign w:val="center"/>
          </w:tcPr>
          <w:p w14:paraId="0B4D4BCB" w14:textId="16E81B4A" w:rsidR="00A65B08" w:rsidRPr="009A36A3" w:rsidRDefault="00A65B08">
            <w:pPr>
              <w:keepNext/>
              <w:keepLines/>
              <w:jc w:val="center"/>
            </w:pPr>
            <w:r>
              <w:t>Median</w:t>
            </w:r>
          </w:p>
        </w:tc>
        <w:tc>
          <w:tcPr>
            <w:tcW w:w="607" w:type="dxa"/>
            <w:vAlign w:val="center"/>
          </w:tcPr>
          <w:p w14:paraId="2F61602C" w14:textId="3C292735" w:rsidR="00A65B08" w:rsidRPr="009A36A3" w:rsidRDefault="00A65B08">
            <w:pPr>
              <w:keepNext/>
              <w:keepLines/>
              <w:jc w:val="center"/>
            </w:pPr>
            <w:r w:rsidRPr="009A36A3">
              <w:t>Min</w:t>
            </w:r>
          </w:p>
        </w:tc>
        <w:tc>
          <w:tcPr>
            <w:tcW w:w="1220" w:type="dxa"/>
            <w:vAlign w:val="center"/>
          </w:tcPr>
          <w:p w14:paraId="3EE159BF" w14:textId="11D20349" w:rsidR="00A65B08" w:rsidRPr="009A36A3" w:rsidRDefault="00A65B08">
            <w:pPr>
              <w:keepNext/>
              <w:keepLines/>
              <w:jc w:val="center"/>
            </w:pPr>
            <w:r w:rsidRPr="009A36A3">
              <w:t>Max</w:t>
            </w:r>
          </w:p>
        </w:tc>
        <w:tc>
          <w:tcPr>
            <w:tcW w:w="1126" w:type="dxa"/>
            <w:vMerge/>
            <w:vAlign w:val="center"/>
          </w:tcPr>
          <w:p w14:paraId="551F5E82" w14:textId="77777777" w:rsidR="00A65B08" w:rsidRPr="009A36A3" w:rsidRDefault="00A65B08">
            <w:pPr>
              <w:keepNext/>
              <w:keepLines/>
              <w:jc w:val="center"/>
            </w:pPr>
          </w:p>
        </w:tc>
      </w:tr>
      <w:tr w:rsidR="00A53340" w:rsidRPr="009A36A3" w14:paraId="341034F0" w14:textId="2F799166" w:rsidTr="00E170A7">
        <w:trPr>
          <w:trHeight w:val="300"/>
          <w:jc w:val="center"/>
        </w:trPr>
        <w:tc>
          <w:tcPr>
            <w:tcW w:w="2059" w:type="dxa"/>
            <w:noWrap/>
            <w:vAlign w:val="center"/>
            <w:hideMark/>
          </w:tcPr>
          <w:p w14:paraId="0B635256" w14:textId="616BB528" w:rsidR="00A53340" w:rsidRPr="009A36A3" w:rsidRDefault="00566B0B">
            <w:pPr>
              <w:keepNext/>
              <w:keepLines/>
              <w:jc w:val="center"/>
            </w:pPr>
            <w:r>
              <w:t>less than 10</w:t>
            </w:r>
            <w:r w:rsidR="00066C83">
              <w:t xml:space="preserve"> </w:t>
            </w:r>
            <w:r>
              <w:t>mm</w:t>
            </w:r>
          </w:p>
        </w:tc>
        <w:tc>
          <w:tcPr>
            <w:tcW w:w="900" w:type="dxa"/>
            <w:noWrap/>
            <w:vAlign w:val="center"/>
            <w:hideMark/>
          </w:tcPr>
          <w:p w14:paraId="7C5A63C9" w14:textId="7C11A01C" w:rsidR="00A53340" w:rsidRPr="009A36A3" w:rsidRDefault="00A53340">
            <w:pPr>
              <w:keepNext/>
              <w:keepLines/>
              <w:jc w:val="center"/>
            </w:pPr>
            <w:r w:rsidRPr="009A36A3">
              <w:t xml:space="preserve">n = </w:t>
            </w:r>
            <w:r w:rsidR="00566B0B">
              <w:t>64</w:t>
            </w:r>
          </w:p>
        </w:tc>
        <w:tc>
          <w:tcPr>
            <w:tcW w:w="1129" w:type="dxa"/>
            <w:noWrap/>
            <w:vAlign w:val="center"/>
          </w:tcPr>
          <w:p w14:paraId="32B31F37" w14:textId="4B38578B" w:rsidR="00A53340" w:rsidRPr="009A36A3" w:rsidRDefault="00A53340">
            <w:pPr>
              <w:keepNext/>
              <w:keepLines/>
              <w:jc w:val="center"/>
            </w:pPr>
            <w:r>
              <w:t>0.2</w:t>
            </w:r>
            <w:r w:rsidR="008F0E9A">
              <w:t>1</w:t>
            </w:r>
          </w:p>
        </w:tc>
        <w:tc>
          <w:tcPr>
            <w:tcW w:w="866" w:type="dxa"/>
            <w:noWrap/>
            <w:vAlign w:val="center"/>
          </w:tcPr>
          <w:p w14:paraId="1CC14AF0" w14:textId="4A7C70D2" w:rsidR="00A53340" w:rsidRPr="009A36A3" w:rsidRDefault="00A53340">
            <w:pPr>
              <w:keepNext/>
              <w:keepLines/>
              <w:jc w:val="center"/>
            </w:pPr>
            <w:r>
              <w:t>0.00</w:t>
            </w:r>
          </w:p>
        </w:tc>
        <w:tc>
          <w:tcPr>
            <w:tcW w:w="710" w:type="dxa"/>
            <w:noWrap/>
            <w:vAlign w:val="center"/>
          </w:tcPr>
          <w:p w14:paraId="3E649761" w14:textId="0A510D92" w:rsidR="00A53340" w:rsidRPr="009A36A3" w:rsidRDefault="00A53340">
            <w:pPr>
              <w:keepNext/>
              <w:keepLines/>
              <w:jc w:val="center"/>
            </w:pPr>
            <w:r>
              <w:t>0.88</w:t>
            </w:r>
          </w:p>
        </w:tc>
        <w:tc>
          <w:tcPr>
            <w:tcW w:w="1420" w:type="dxa"/>
            <w:vAlign w:val="center"/>
          </w:tcPr>
          <w:p w14:paraId="489EEFB3" w14:textId="0878A4B5" w:rsidR="00A53340" w:rsidRPr="009A36A3" w:rsidRDefault="008F0E9A">
            <w:pPr>
              <w:keepNext/>
              <w:keepLines/>
              <w:jc w:val="center"/>
            </w:pPr>
            <w:r>
              <w:t>16</w:t>
            </w:r>
            <w:r w:rsidR="00A53340">
              <w:t>.</w:t>
            </w:r>
            <w:r>
              <w:t>19</w:t>
            </w:r>
          </w:p>
        </w:tc>
        <w:tc>
          <w:tcPr>
            <w:tcW w:w="607" w:type="dxa"/>
            <w:vAlign w:val="center"/>
          </w:tcPr>
          <w:p w14:paraId="145E78FA" w14:textId="17537578" w:rsidR="00A53340" w:rsidRPr="009A36A3" w:rsidRDefault="00A53340">
            <w:pPr>
              <w:keepNext/>
              <w:keepLines/>
              <w:jc w:val="center"/>
            </w:pPr>
            <w:r>
              <w:t>0.</w:t>
            </w:r>
            <w:r w:rsidR="008F0E9A">
              <w:t>00</w:t>
            </w:r>
          </w:p>
        </w:tc>
        <w:tc>
          <w:tcPr>
            <w:tcW w:w="1220" w:type="dxa"/>
            <w:vAlign w:val="center"/>
          </w:tcPr>
          <w:p w14:paraId="438FD1F6" w14:textId="77CE3B88" w:rsidR="00A53340" w:rsidRPr="009A36A3" w:rsidRDefault="00A53340">
            <w:pPr>
              <w:keepNext/>
              <w:keepLines/>
              <w:jc w:val="center"/>
            </w:pPr>
            <w:r>
              <w:t>74.</w:t>
            </w:r>
            <w:r w:rsidR="008F0E9A">
              <w:t>54</w:t>
            </w:r>
          </w:p>
        </w:tc>
        <w:tc>
          <w:tcPr>
            <w:tcW w:w="1126" w:type="dxa"/>
            <w:vAlign w:val="center"/>
          </w:tcPr>
          <w:p w14:paraId="65CBBD4F" w14:textId="7E8F03C1" w:rsidR="00A53340" w:rsidRDefault="008F0E9A">
            <w:pPr>
              <w:keepNext/>
              <w:keepLines/>
              <w:jc w:val="center"/>
            </w:pPr>
            <w:r>
              <w:t>48</w:t>
            </w:r>
            <w:r w:rsidR="00A53340">
              <w:t>%</w:t>
            </w:r>
          </w:p>
        </w:tc>
      </w:tr>
      <w:tr w:rsidR="00A53340" w:rsidRPr="009A36A3" w14:paraId="7FA6158E" w14:textId="542A75EF" w:rsidTr="00E170A7">
        <w:trPr>
          <w:trHeight w:val="300"/>
          <w:jc w:val="center"/>
        </w:trPr>
        <w:tc>
          <w:tcPr>
            <w:tcW w:w="2059" w:type="dxa"/>
            <w:noWrap/>
            <w:vAlign w:val="center"/>
            <w:hideMark/>
          </w:tcPr>
          <w:p w14:paraId="6CCBA6B6" w14:textId="3DCEC06D" w:rsidR="00A53340" w:rsidRPr="009A36A3" w:rsidRDefault="00A53340">
            <w:pPr>
              <w:keepNext/>
              <w:keepLines/>
              <w:jc w:val="center"/>
            </w:pPr>
            <w:r w:rsidRPr="009A36A3">
              <w:t>1</w:t>
            </w:r>
            <w:r w:rsidR="00566B0B">
              <w:t>0 – 20 mm</w:t>
            </w:r>
          </w:p>
        </w:tc>
        <w:tc>
          <w:tcPr>
            <w:tcW w:w="900" w:type="dxa"/>
            <w:noWrap/>
            <w:vAlign w:val="center"/>
            <w:hideMark/>
          </w:tcPr>
          <w:p w14:paraId="5BC797EA" w14:textId="3FB8DE5A" w:rsidR="00A53340" w:rsidRPr="009A36A3" w:rsidRDefault="00A53340">
            <w:pPr>
              <w:keepNext/>
              <w:keepLines/>
              <w:jc w:val="center"/>
            </w:pPr>
            <w:r w:rsidRPr="009A36A3">
              <w:t>n = 1</w:t>
            </w:r>
            <w:r w:rsidR="008F0E9A">
              <w:t>7</w:t>
            </w:r>
          </w:p>
        </w:tc>
        <w:tc>
          <w:tcPr>
            <w:tcW w:w="1129" w:type="dxa"/>
            <w:noWrap/>
            <w:vAlign w:val="center"/>
          </w:tcPr>
          <w:p w14:paraId="131BD955" w14:textId="32370AD9" w:rsidR="00A53340" w:rsidRPr="009A36A3" w:rsidRDefault="00A53340">
            <w:pPr>
              <w:keepNext/>
              <w:keepLines/>
              <w:jc w:val="center"/>
            </w:pPr>
            <w:r>
              <w:t>0.5</w:t>
            </w:r>
            <w:r w:rsidR="008F0E9A">
              <w:t>7</w:t>
            </w:r>
          </w:p>
        </w:tc>
        <w:tc>
          <w:tcPr>
            <w:tcW w:w="866" w:type="dxa"/>
            <w:noWrap/>
            <w:vAlign w:val="center"/>
          </w:tcPr>
          <w:p w14:paraId="2E6D45E1" w14:textId="4AC88396" w:rsidR="00A53340" w:rsidRPr="009A36A3" w:rsidRDefault="00A53340">
            <w:pPr>
              <w:keepNext/>
              <w:keepLines/>
              <w:jc w:val="center"/>
            </w:pPr>
            <w:r>
              <w:t>0.00</w:t>
            </w:r>
          </w:p>
        </w:tc>
        <w:tc>
          <w:tcPr>
            <w:tcW w:w="710" w:type="dxa"/>
            <w:noWrap/>
            <w:vAlign w:val="center"/>
          </w:tcPr>
          <w:p w14:paraId="311EA4D4" w14:textId="158F6CDA" w:rsidR="00A53340" w:rsidRPr="009A36A3" w:rsidRDefault="00A53340">
            <w:pPr>
              <w:keepNext/>
              <w:keepLines/>
              <w:jc w:val="center"/>
            </w:pPr>
            <w:r>
              <w:t>0.84</w:t>
            </w:r>
          </w:p>
        </w:tc>
        <w:tc>
          <w:tcPr>
            <w:tcW w:w="1420" w:type="dxa"/>
            <w:vAlign w:val="center"/>
          </w:tcPr>
          <w:p w14:paraId="0BD2D6B8" w14:textId="04A7ECBE" w:rsidR="00A53340" w:rsidRPr="009A36A3" w:rsidRDefault="008F0E9A">
            <w:pPr>
              <w:keepNext/>
              <w:keepLines/>
              <w:jc w:val="center"/>
            </w:pPr>
            <w:r>
              <w:t>0.75</w:t>
            </w:r>
          </w:p>
        </w:tc>
        <w:tc>
          <w:tcPr>
            <w:tcW w:w="607" w:type="dxa"/>
            <w:vAlign w:val="center"/>
          </w:tcPr>
          <w:p w14:paraId="328407B1" w14:textId="1B0A732F" w:rsidR="00A53340" w:rsidRPr="009A36A3" w:rsidRDefault="00A53340">
            <w:pPr>
              <w:keepNext/>
              <w:keepLines/>
              <w:jc w:val="center"/>
            </w:pPr>
            <w:r>
              <w:t>0.00</w:t>
            </w:r>
          </w:p>
        </w:tc>
        <w:tc>
          <w:tcPr>
            <w:tcW w:w="1220" w:type="dxa"/>
            <w:vAlign w:val="center"/>
          </w:tcPr>
          <w:p w14:paraId="05277B33" w14:textId="3931FA8F" w:rsidR="00A53340" w:rsidRPr="009A36A3" w:rsidRDefault="008F0E9A">
            <w:pPr>
              <w:keepNext/>
              <w:keepLines/>
              <w:jc w:val="center"/>
            </w:pPr>
            <w:r>
              <w:t>41</w:t>
            </w:r>
            <w:r w:rsidR="00A53340">
              <w:t>.</w:t>
            </w:r>
            <w:r>
              <w:t>13</w:t>
            </w:r>
          </w:p>
        </w:tc>
        <w:tc>
          <w:tcPr>
            <w:tcW w:w="1126" w:type="dxa"/>
            <w:vAlign w:val="center"/>
          </w:tcPr>
          <w:p w14:paraId="7BFB43C9" w14:textId="06E11600" w:rsidR="00A53340" w:rsidDel="00A15ADB" w:rsidRDefault="008D3365">
            <w:pPr>
              <w:keepNext/>
              <w:keepLines/>
              <w:jc w:val="center"/>
            </w:pPr>
            <w:r>
              <w:t>8</w:t>
            </w:r>
            <w:r w:rsidR="008F0E9A">
              <w:t>2</w:t>
            </w:r>
            <w:r w:rsidR="00A53340">
              <w:t>%</w:t>
            </w:r>
          </w:p>
        </w:tc>
      </w:tr>
      <w:tr w:rsidR="00A53340" w:rsidRPr="009A36A3" w14:paraId="26164A9C" w14:textId="716480C9" w:rsidTr="00E170A7">
        <w:trPr>
          <w:trHeight w:val="300"/>
          <w:jc w:val="center"/>
        </w:trPr>
        <w:tc>
          <w:tcPr>
            <w:tcW w:w="2059" w:type="dxa"/>
            <w:noWrap/>
            <w:vAlign w:val="center"/>
            <w:hideMark/>
          </w:tcPr>
          <w:p w14:paraId="2195DFCD" w14:textId="4D660901" w:rsidR="00A53340" w:rsidRPr="009A36A3" w:rsidRDefault="00566B0B">
            <w:pPr>
              <w:keepNext/>
              <w:keepLines/>
              <w:jc w:val="center"/>
            </w:pPr>
            <w:r>
              <w:t>greater than 20mm</w:t>
            </w:r>
          </w:p>
        </w:tc>
        <w:tc>
          <w:tcPr>
            <w:tcW w:w="900" w:type="dxa"/>
            <w:noWrap/>
            <w:vAlign w:val="center"/>
            <w:hideMark/>
          </w:tcPr>
          <w:p w14:paraId="0DB76EA7" w14:textId="5E744906" w:rsidR="00A53340" w:rsidRPr="009A36A3" w:rsidRDefault="00A53340">
            <w:pPr>
              <w:keepNext/>
              <w:keepLines/>
              <w:jc w:val="center"/>
            </w:pPr>
            <w:r w:rsidRPr="009A36A3">
              <w:t>n = 5</w:t>
            </w:r>
            <w:r w:rsidR="008F0E9A">
              <w:t>7</w:t>
            </w:r>
          </w:p>
        </w:tc>
        <w:tc>
          <w:tcPr>
            <w:tcW w:w="1129" w:type="dxa"/>
            <w:noWrap/>
            <w:vAlign w:val="center"/>
          </w:tcPr>
          <w:p w14:paraId="511CB277" w14:textId="2E2246F8" w:rsidR="00A53340" w:rsidRPr="009A36A3" w:rsidRDefault="00A53340">
            <w:pPr>
              <w:keepNext/>
              <w:keepLines/>
              <w:jc w:val="center"/>
            </w:pPr>
            <w:r>
              <w:t>0.</w:t>
            </w:r>
            <w:r w:rsidR="008F0E9A">
              <w:t>68</w:t>
            </w:r>
          </w:p>
        </w:tc>
        <w:tc>
          <w:tcPr>
            <w:tcW w:w="866" w:type="dxa"/>
            <w:noWrap/>
            <w:vAlign w:val="center"/>
          </w:tcPr>
          <w:p w14:paraId="54F7691A" w14:textId="104DB187" w:rsidR="00A53340" w:rsidRPr="009A36A3" w:rsidRDefault="00A53340">
            <w:pPr>
              <w:keepNext/>
              <w:keepLines/>
              <w:jc w:val="center"/>
            </w:pPr>
            <w:r>
              <w:t>0.00</w:t>
            </w:r>
          </w:p>
        </w:tc>
        <w:tc>
          <w:tcPr>
            <w:tcW w:w="710" w:type="dxa"/>
            <w:noWrap/>
            <w:vAlign w:val="center"/>
          </w:tcPr>
          <w:p w14:paraId="3287FD89" w14:textId="1D6D4D33" w:rsidR="00A53340" w:rsidRPr="009A36A3" w:rsidRDefault="00A53340">
            <w:pPr>
              <w:keepNext/>
              <w:keepLines/>
              <w:jc w:val="center"/>
            </w:pPr>
            <w:r>
              <w:t>0.97</w:t>
            </w:r>
          </w:p>
        </w:tc>
        <w:tc>
          <w:tcPr>
            <w:tcW w:w="1420" w:type="dxa"/>
            <w:vAlign w:val="center"/>
          </w:tcPr>
          <w:p w14:paraId="1779DB35" w14:textId="74095F1F" w:rsidR="00A53340" w:rsidRPr="009A36A3" w:rsidRDefault="008F0E9A">
            <w:pPr>
              <w:keepNext/>
              <w:keepLines/>
              <w:jc w:val="center"/>
            </w:pPr>
            <w:r>
              <w:t>0.82</w:t>
            </w:r>
          </w:p>
        </w:tc>
        <w:tc>
          <w:tcPr>
            <w:tcW w:w="607" w:type="dxa"/>
            <w:vAlign w:val="center"/>
          </w:tcPr>
          <w:p w14:paraId="38DB3BAC" w14:textId="1E967CE4" w:rsidR="00A53340" w:rsidRPr="009A36A3" w:rsidRDefault="00A53340">
            <w:pPr>
              <w:keepNext/>
              <w:keepLines/>
              <w:jc w:val="center"/>
            </w:pPr>
            <w:r>
              <w:t>0.00</w:t>
            </w:r>
          </w:p>
        </w:tc>
        <w:tc>
          <w:tcPr>
            <w:tcW w:w="1220" w:type="dxa"/>
            <w:vAlign w:val="center"/>
          </w:tcPr>
          <w:p w14:paraId="6AA361D0" w14:textId="26932FF5" w:rsidR="00A53340" w:rsidRPr="009A36A3" w:rsidRDefault="00A53340">
            <w:pPr>
              <w:keepNext/>
              <w:keepLines/>
              <w:jc w:val="center"/>
            </w:pPr>
            <w:r>
              <w:t>103.82</w:t>
            </w:r>
          </w:p>
        </w:tc>
        <w:tc>
          <w:tcPr>
            <w:tcW w:w="1126" w:type="dxa"/>
            <w:vAlign w:val="center"/>
          </w:tcPr>
          <w:p w14:paraId="37AD8825" w14:textId="18C378E3" w:rsidR="00A53340" w:rsidRDefault="008F0E9A">
            <w:pPr>
              <w:keepNext/>
              <w:keepLines/>
              <w:jc w:val="center"/>
            </w:pPr>
            <w:r>
              <w:t>98</w:t>
            </w:r>
            <w:r w:rsidR="00A53340">
              <w:t>%</w:t>
            </w:r>
          </w:p>
        </w:tc>
      </w:tr>
      <w:tr w:rsidR="00A65B08" w:rsidRPr="009A36A3" w14:paraId="0F7CFCA4" w14:textId="77777777" w:rsidTr="00E170A7">
        <w:trPr>
          <w:trHeight w:val="300"/>
          <w:jc w:val="center"/>
        </w:trPr>
        <w:tc>
          <w:tcPr>
            <w:tcW w:w="2059" w:type="dxa"/>
            <w:noWrap/>
            <w:vAlign w:val="center"/>
          </w:tcPr>
          <w:p w14:paraId="7730F253" w14:textId="0C64ECA0" w:rsidR="00A65B08" w:rsidRPr="009A36A3" w:rsidRDefault="00566B0B">
            <w:pPr>
              <w:keepNext/>
              <w:keepLines/>
              <w:jc w:val="center"/>
            </w:pPr>
            <w:r>
              <w:t>Greater than or equal to 10</w:t>
            </w:r>
            <w:r w:rsidR="00066C83">
              <w:t xml:space="preserve"> </w:t>
            </w:r>
            <w:r>
              <w:t>mm</w:t>
            </w:r>
          </w:p>
        </w:tc>
        <w:tc>
          <w:tcPr>
            <w:tcW w:w="900" w:type="dxa"/>
            <w:noWrap/>
            <w:vAlign w:val="center"/>
          </w:tcPr>
          <w:p w14:paraId="2BCD5D34" w14:textId="115BCE7E" w:rsidR="00A65B08" w:rsidRPr="009A36A3" w:rsidRDefault="00A65B08">
            <w:pPr>
              <w:keepNext/>
              <w:keepLines/>
              <w:jc w:val="center"/>
            </w:pPr>
            <w:r>
              <w:t>n = 74</w:t>
            </w:r>
          </w:p>
        </w:tc>
        <w:tc>
          <w:tcPr>
            <w:tcW w:w="1129" w:type="dxa"/>
            <w:noWrap/>
            <w:vAlign w:val="center"/>
          </w:tcPr>
          <w:p w14:paraId="007D61E5" w14:textId="0F56FD3D" w:rsidR="00A65B08" w:rsidRDefault="00A65B08">
            <w:pPr>
              <w:keepNext/>
              <w:keepLines/>
              <w:jc w:val="center"/>
            </w:pPr>
            <w:r>
              <w:t>0.66</w:t>
            </w:r>
          </w:p>
        </w:tc>
        <w:tc>
          <w:tcPr>
            <w:tcW w:w="866" w:type="dxa"/>
            <w:noWrap/>
            <w:vAlign w:val="center"/>
          </w:tcPr>
          <w:p w14:paraId="65214509" w14:textId="2B76E2E5" w:rsidR="00A65B08" w:rsidRDefault="00A65B08">
            <w:pPr>
              <w:keepNext/>
              <w:keepLines/>
              <w:jc w:val="center"/>
            </w:pPr>
            <w:r>
              <w:t>0.00</w:t>
            </w:r>
          </w:p>
        </w:tc>
        <w:tc>
          <w:tcPr>
            <w:tcW w:w="710" w:type="dxa"/>
            <w:noWrap/>
            <w:vAlign w:val="center"/>
          </w:tcPr>
          <w:p w14:paraId="486268F9" w14:textId="571CB863" w:rsidR="00A65B08" w:rsidRDefault="00A65B08">
            <w:pPr>
              <w:keepNext/>
              <w:keepLines/>
              <w:jc w:val="center"/>
            </w:pPr>
            <w:r>
              <w:t>0.97</w:t>
            </w:r>
          </w:p>
        </w:tc>
        <w:tc>
          <w:tcPr>
            <w:tcW w:w="1420" w:type="dxa"/>
            <w:vAlign w:val="center"/>
          </w:tcPr>
          <w:p w14:paraId="026203AF" w14:textId="461A6B08" w:rsidR="00A65B08" w:rsidRDefault="00A65B08">
            <w:pPr>
              <w:keepNext/>
              <w:keepLines/>
              <w:jc w:val="center"/>
            </w:pPr>
            <w:r>
              <w:t>7.63</w:t>
            </w:r>
          </w:p>
        </w:tc>
        <w:tc>
          <w:tcPr>
            <w:tcW w:w="607" w:type="dxa"/>
            <w:vAlign w:val="center"/>
          </w:tcPr>
          <w:p w14:paraId="05340148" w14:textId="35C2A951" w:rsidR="00A65B08" w:rsidRDefault="00A65B08">
            <w:pPr>
              <w:keepNext/>
              <w:keepLines/>
              <w:jc w:val="center"/>
            </w:pPr>
            <w:r>
              <w:t>0.00</w:t>
            </w:r>
          </w:p>
        </w:tc>
        <w:tc>
          <w:tcPr>
            <w:tcW w:w="1220" w:type="dxa"/>
            <w:vAlign w:val="center"/>
          </w:tcPr>
          <w:p w14:paraId="3721DD2F" w14:textId="180E00A3" w:rsidR="00A65B08" w:rsidRDefault="00A65B08">
            <w:pPr>
              <w:keepNext/>
              <w:keepLines/>
              <w:jc w:val="center"/>
            </w:pPr>
            <w:r>
              <w:t>103.82</w:t>
            </w:r>
          </w:p>
        </w:tc>
        <w:tc>
          <w:tcPr>
            <w:tcW w:w="1126" w:type="dxa"/>
            <w:vAlign w:val="center"/>
          </w:tcPr>
          <w:p w14:paraId="292F1D1F" w14:textId="481CA5F3" w:rsidR="00A65B08" w:rsidRDefault="00A65B08">
            <w:pPr>
              <w:keepNext/>
              <w:keepLines/>
              <w:jc w:val="center"/>
            </w:pPr>
            <w:r>
              <w:t>95%</w:t>
            </w:r>
          </w:p>
        </w:tc>
      </w:tr>
    </w:tbl>
    <w:p w14:paraId="486971E2" w14:textId="71AC2DF9" w:rsidR="009A36A3" w:rsidRDefault="009A36A3" w:rsidP="001D0C8B">
      <w:pPr>
        <w:pStyle w:val="Caption"/>
      </w:pPr>
    </w:p>
    <w:p w14:paraId="56E79099" w14:textId="77777777" w:rsidR="00E17404" w:rsidRDefault="00E17404" w:rsidP="00E17404">
      <w:pPr>
        <w:keepNext/>
      </w:pPr>
      <w:r>
        <w:rPr>
          <w:noProof/>
        </w:rPr>
        <w:lastRenderedPageBreak/>
        <w:drawing>
          <wp:inline distT="0" distB="0" distL="0" distR="0" wp14:anchorId="33FB8FA6" wp14:editId="4F2A4380">
            <wp:extent cx="5566354" cy="6191514"/>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1210" cy="6208038"/>
                    </a:xfrm>
                    <a:prstGeom prst="rect">
                      <a:avLst/>
                    </a:prstGeom>
                    <a:noFill/>
                  </pic:spPr>
                </pic:pic>
              </a:graphicData>
            </a:graphic>
          </wp:inline>
        </w:drawing>
      </w:r>
    </w:p>
    <w:p w14:paraId="0C7DB320" w14:textId="0A1AE6AA" w:rsidR="00E17404" w:rsidRDefault="00E17404" w:rsidP="00E17404">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8</w:t>
      </w:r>
      <w:r w:rsidR="00E170A7">
        <w:rPr>
          <w:noProof/>
        </w:rPr>
        <w:fldChar w:fldCharType="end"/>
      </w:r>
      <w:r>
        <w:t>:</w:t>
      </w:r>
      <w:r w:rsidRPr="00E17404">
        <w:t xml:space="preserve"> </w:t>
      </w:r>
      <w:r>
        <w:t>Mean Surface Distance (mm) and volume (cc) for each independent disease site in test set (n=138).</w:t>
      </w:r>
    </w:p>
    <w:p w14:paraId="01EA9E2C" w14:textId="11319BAF" w:rsidR="009C18CD" w:rsidRDefault="003B7AC4" w:rsidP="009C18CD">
      <w:pPr>
        <w:pStyle w:val="Heading3"/>
      </w:pPr>
      <w:proofErr w:type="spellStart"/>
      <w:r>
        <w:t>LiTs</w:t>
      </w:r>
      <w:proofErr w:type="spellEnd"/>
      <w:r w:rsidR="009C18CD">
        <w:t xml:space="preserve"> Patient-by-Patient evaluation</w:t>
      </w:r>
    </w:p>
    <w:p w14:paraId="036357CE" w14:textId="6EA68423" w:rsidR="009D681F" w:rsidRDefault="007A5596">
      <w:r>
        <w:t xml:space="preserve">On a patient-by-patient basis, median (min, max) </w:t>
      </w:r>
      <w:r w:rsidR="00EE5195">
        <w:t xml:space="preserve">Median Surface Distance was </w:t>
      </w:r>
      <w:r w:rsidR="009D681F">
        <w:t>1.59</w:t>
      </w:r>
      <w:r w:rsidR="00EE5195">
        <w:t xml:space="preserve">mm </w:t>
      </w:r>
      <w:r w:rsidR="009D681F">
        <w:t>(0.67mm, 109</w:t>
      </w:r>
      <w:r w:rsidR="00EE5195">
        <w:t>mm)</w:t>
      </w:r>
      <w:r w:rsidR="009D681F">
        <w:t xml:space="preserve">, </w:t>
      </w:r>
      <w:r>
        <w:t>DSC</w:t>
      </w:r>
      <w:r w:rsidR="009C18CD">
        <w:t xml:space="preserve"> was </w:t>
      </w:r>
      <w:r>
        <w:t>0.6</w:t>
      </w:r>
      <w:r w:rsidR="009D681F">
        <w:t>3</w:t>
      </w:r>
      <w:r>
        <w:t xml:space="preserve"> (0.</w:t>
      </w:r>
      <w:r w:rsidR="009D681F">
        <w:t>04</w:t>
      </w:r>
      <w:r>
        <w:t>, 0.93)</w:t>
      </w:r>
      <w:r w:rsidR="00146385">
        <w:t xml:space="preserve">, </w:t>
      </w:r>
      <w:r w:rsidR="006234AE">
        <w:t>False P</w:t>
      </w:r>
      <w:r w:rsidR="009D681F">
        <w:t xml:space="preserve">ositives per patient was </w:t>
      </w:r>
      <w:proofErr w:type="gramStart"/>
      <w:r w:rsidR="009D681F">
        <w:t>4</w:t>
      </w:r>
      <w:proofErr w:type="gramEnd"/>
      <w:r w:rsidR="009D681F">
        <w:t xml:space="preserve"> (0, 19), </w:t>
      </w:r>
      <w:r w:rsidR="000B662B">
        <w:t xml:space="preserve">false-positive volume 17.9cc (0.15cc, 236cc), erroneous false-positive volume 4.0cc (0.00cc, 65cc), </w:t>
      </w:r>
      <w:r w:rsidR="009D681F">
        <w:t xml:space="preserve">and </w:t>
      </w:r>
      <w:r w:rsidR="000B662B">
        <w:t>over-segmentation</w:t>
      </w:r>
      <w:r w:rsidR="00464AAF">
        <w:t xml:space="preserve"> </w:t>
      </w:r>
      <w:r w:rsidR="009D681F">
        <w:t>false</w:t>
      </w:r>
      <w:r w:rsidR="006234AE">
        <w:t xml:space="preserve"> positive</w:t>
      </w:r>
      <w:r w:rsidR="009D681F">
        <w:t xml:space="preserve"> volume was </w:t>
      </w:r>
      <w:r w:rsidR="000B662B">
        <w:t>3.7</w:t>
      </w:r>
      <w:r w:rsidR="009D681F">
        <w:t>cc (0.0</w:t>
      </w:r>
      <w:r w:rsidR="000B662B">
        <w:t>3</w:t>
      </w:r>
      <w:r w:rsidR="001E7759">
        <w:t>cc</w:t>
      </w:r>
      <w:r w:rsidR="009D681F">
        <w:t xml:space="preserve">, </w:t>
      </w:r>
      <w:r w:rsidR="000B662B">
        <w:t>236</w:t>
      </w:r>
      <w:r w:rsidR="001E7759">
        <w:t>cc</w:t>
      </w:r>
      <w:r w:rsidR="009D681F">
        <w:t>), Table xxx</w:t>
      </w:r>
      <w:r w:rsidR="00FD39FE">
        <w:t xml:space="preserve">. </w:t>
      </w:r>
      <w:r w:rsidR="004C6613">
        <w:t>Note that a single patient might have multipl</w:t>
      </w:r>
      <w:r w:rsidR="009C18CD">
        <w:t>e</w:t>
      </w:r>
      <w:r w:rsidR="00146385">
        <w:t xml:space="preserve"> disease sites of varying size</w:t>
      </w:r>
      <w:r w:rsidR="00597E64">
        <w:t>.</w:t>
      </w:r>
      <w:r w:rsidR="00597E64" w:rsidDel="00597E64">
        <w:t xml:space="preserve"> </w:t>
      </w:r>
    </w:p>
    <w:p w14:paraId="498855E3" w14:textId="352EA6BC" w:rsidR="00597E64" w:rsidRDefault="00597E64" w:rsidP="00E170A7">
      <w:pPr>
        <w:pStyle w:val="Caption"/>
        <w:keepNext/>
      </w:pPr>
      <w:r>
        <w:lastRenderedPageBreak/>
        <w:t xml:space="preserve">Table </w:t>
      </w:r>
      <w:r>
        <w:fldChar w:fldCharType="begin"/>
      </w:r>
      <w:r>
        <w:instrText xml:space="preserve"> SEQ Table \* ARABIC </w:instrText>
      </w:r>
      <w:r>
        <w:fldChar w:fldCharType="separate"/>
      </w:r>
      <w:r w:rsidR="00E170A7">
        <w:rPr>
          <w:noProof/>
        </w:rPr>
        <w:t>4</w:t>
      </w:r>
      <w:r>
        <w:fldChar w:fldCharType="end"/>
      </w:r>
      <w:r>
        <w:t>:</w:t>
      </w:r>
      <w:r w:rsidRPr="00597E64">
        <w:t xml:space="preserve"> </w:t>
      </w:r>
      <w:r>
        <w:t xml:space="preserve">Metrics of Dice Similarity Coefficient, Median Surface Distance (mm), False Positive Discoveries (#/patient), and False Positive Volume (cc) for 25 </w:t>
      </w:r>
      <w:proofErr w:type="spellStart"/>
      <w:r>
        <w:t>LiTs</w:t>
      </w:r>
      <w:proofErr w:type="spellEnd"/>
      <w:r>
        <w:t xml:space="preserve"> test patients.</w:t>
      </w:r>
    </w:p>
    <w:tbl>
      <w:tblPr>
        <w:tblStyle w:val="TableGrid"/>
        <w:tblW w:w="0" w:type="auto"/>
        <w:jc w:val="center"/>
        <w:tblLook w:val="04A0" w:firstRow="1" w:lastRow="0" w:firstColumn="1" w:lastColumn="0" w:noHBand="0" w:noVBand="1"/>
      </w:tblPr>
      <w:tblGrid>
        <w:gridCol w:w="4422"/>
        <w:gridCol w:w="1011"/>
        <w:gridCol w:w="716"/>
        <w:gridCol w:w="716"/>
        <w:gridCol w:w="2041"/>
      </w:tblGrid>
      <w:tr w:rsidR="009D681F" w:rsidRPr="009D681F" w14:paraId="7C9F00CE" w14:textId="77777777" w:rsidTr="000B662B">
        <w:trPr>
          <w:trHeight w:val="300"/>
          <w:jc w:val="center"/>
        </w:trPr>
        <w:tc>
          <w:tcPr>
            <w:tcW w:w="4422" w:type="dxa"/>
            <w:vMerge w:val="restart"/>
            <w:noWrap/>
            <w:vAlign w:val="center"/>
            <w:hideMark/>
          </w:tcPr>
          <w:p w14:paraId="3873A031" w14:textId="610F17C3" w:rsidR="009D681F" w:rsidRPr="009D681F" w:rsidRDefault="009D681F" w:rsidP="00E170A7">
            <w:pPr>
              <w:keepNext/>
              <w:keepLines/>
              <w:jc w:val="center"/>
            </w:pPr>
            <w:r w:rsidRPr="009D681F">
              <w:t>Metric</w:t>
            </w:r>
          </w:p>
        </w:tc>
        <w:tc>
          <w:tcPr>
            <w:tcW w:w="4484" w:type="dxa"/>
            <w:gridSpan w:val="4"/>
            <w:noWrap/>
            <w:vAlign w:val="center"/>
            <w:hideMark/>
          </w:tcPr>
          <w:p w14:paraId="46D536AA" w14:textId="6532D008" w:rsidR="009D681F" w:rsidRPr="009D681F" w:rsidRDefault="009D681F" w:rsidP="00E170A7">
            <w:pPr>
              <w:keepNext/>
              <w:keepLines/>
              <w:jc w:val="center"/>
            </w:pPr>
            <w:r w:rsidRPr="009D681F">
              <w:t xml:space="preserve">N = 25 </w:t>
            </w:r>
            <w:r>
              <w:t>P</w:t>
            </w:r>
            <w:r w:rsidRPr="009D681F">
              <w:t>atients</w:t>
            </w:r>
          </w:p>
        </w:tc>
      </w:tr>
      <w:tr w:rsidR="009D681F" w:rsidRPr="009D681F" w14:paraId="0F83771E" w14:textId="77777777" w:rsidTr="000B662B">
        <w:trPr>
          <w:trHeight w:val="300"/>
          <w:jc w:val="center"/>
        </w:trPr>
        <w:tc>
          <w:tcPr>
            <w:tcW w:w="4422" w:type="dxa"/>
            <w:vMerge/>
            <w:noWrap/>
            <w:vAlign w:val="center"/>
            <w:hideMark/>
          </w:tcPr>
          <w:p w14:paraId="7AEED1FF" w14:textId="548A84A2" w:rsidR="009D681F" w:rsidRPr="009D681F" w:rsidRDefault="009D681F" w:rsidP="00E170A7">
            <w:pPr>
              <w:keepNext/>
              <w:keepLines/>
              <w:jc w:val="center"/>
            </w:pPr>
          </w:p>
        </w:tc>
        <w:tc>
          <w:tcPr>
            <w:tcW w:w="1011" w:type="dxa"/>
            <w:noWrap/>
            <w:vAlign w:val="center"/>
            <w:hideMark/>
          </w:tcPr>
          <w:p w14:paraId="36FB2AE2" w14:textId="77777777" w:rsidR="009D681F" w:rsidRPr="009D681F" w:rsidRDefault="009D681F" w:rsidP="00E170A7">
            <w:pPr>
              <w:keepNext/>
              <w:keepLines/>
              <w:jc w:val="center"/>
            </w:pPr>
            <w:r w:rsidRPr="009D681F">
              <w:t>Median</w:t>
            </w:r>
          </w:p>
        </w:tc>
        <w:tc>
          <w:tcPr>
            <w:tcW w:w="716" w:type="dxa"/>
            <w:noWrap/>
            <w:vAlign w:val="center"/>
            <w:hideMark/>
          </w:tcPr>
          <w:p w14:paraId="5CA8F4B2" w14:textId="77777777" w:rsidR="009D681F" w:rsidRPr="009D681F" w:rsidRDefault="009D681F" w:rsidP="00E170A7">
            <w:pPr>
              <w:keepNext/>
              <w:keepLines/>
              <w:jc w:val="center"/>
            </w:pPr>
            <w:r w:rsidRPr="009D681F">
              <w:t>Min</w:t>
            </w:r>
          </w:p>
        </w:tc>
        <w:tc>
          <w:tcPr>
            <w:tcW w:w="716" w:type="dxa"/>
            <w:noWrap/>
            <w:vAlign w:val="center"/>
            <w:hideMark/>
          </w:tcPr>
          <w:p w14:paraId="58C02D46" w14:textId="77777777" w:rsidR="009D681F" w:rsidRPr="009D681F" w:rsidRDefault="009D681F" w:rsidP="00E170A7">
            <w:pPr>
              <w:keepNext/>
              <w:keepLines/>
              <w:jc w:val="center"/>
            </w:pPr>
            <w:r w:rsidRPr="009D681F">
              <w:t>Max</w:t>
            </w:r>
          </w:p>
        </w:tc>
        <w:tc>
          <w:tcPr>
            <w:tcW w:w="2041" w:type="dxa"/>
            <w:noWrap/>
            <w:vAlign w:val="center"/>
            <w:hideMark/>
          </w:tcPr>
          <w:p w14:paraId="5F95C3C0" w14:textId="77777777" w:rsidR="009D681F" w:rsidRPr="009D681F" w:rsidRDefault="009D681F" w:rsidP="00E170A7">
            <w:pPr>
              <w:keepNext/>
              <w:keepLines/>
              <w:jc w:val="center"/>
            </w:pPr>
            <w:r w:rsidRPr="009D681F">
              <w:t>Standard Deviation</w:t>
            </w:r>
          </w:p>
        </w:tc>
      </w:tr>
      <w:tr w:rsidR="009D681F" w:rsidRPr="009D681F" w14:paraId="4E088E13" w14:textId="77777777" w:rsidTr="000B662B">
        <w:trPr>
          <w:trHeight w:val="300"/>
          <w:jc w:val="center"/>
        </w:trPr>
        <w:tc>
          <w:tcPr>
            <w:tcW w:w="4422" w:type="dxa"/>
            <w:noWrap/>
            <w:vAlign w:val="center"/>
            <w:hideMark/>
          </w:tcPr>
          <w:p w14:paraId="417D6F9F" w14:textId="77777777" w:rsidR="009D681F" w:rsidRPr="009D681F" w:rsidRDefault="009D681F" w:rsidP="00E170A7">
            <w:pPr>
              <w:keepNext/>
              <w:keepLines/>
              <w:jc w:val="center"/>
            </w:pPr>
            <w:r w:rsidRPr="009D681F">
              <w:t>Dice Similarity Coefficient</w:t>
            </w:r>
          </w:p>
        </w:tc>
        <w:tc>
          <w:tcPr>
            <w:tcW w:w="1011" w:type="dxa"/>
            <w:noWrap/>
            <w:vAlign w:val="center"/>
            <w:hideMark/>
          </w:tcPr>
          <w:p w14:paraId="043009AC" w14:textId="77777777" w:rsidR="009D681F" w:rsidRPr="009D681F" w:rsidRDefault="009D681F" w:rsidP="00E170A7">
            <w:pPr>
              <w:keepNext/>
              <w:keepLines/>
              <w:jc w:val="center"/>
            </w:pPr>
            <w:r w:rsidRPr="009D681F">
              <w:t>0.63</w:t>
            </w:r>
          </w:p>
        </w:tc>
        <w:tc>
          <w:tcPr>
            <w:tcW w:w="716" w:type="dxa"/>
            <w:noWrap/>
            <w:vAlign w:val="center"/>
            <w:hideMark/>
          </w:tcPr>
          <w:p w14:paraId="41EFB5F8" w14:textId="77777777" w:rsidR="009D681F" w:rsidRPr="009D681F" w:rsidRDefault="009D681F" w:rsidP="00E170A7">
            <w:pPr>
              <w:keepNext/>
              <w:keepLines/>
              <w:jc w:val="center"/>
            </w:pPr>
            <w:r w:rsidRPr="009D681F">
              <w:t>0.04</w:t>
            </w:r>
          </w:p>
        </w:tc>
        <w:tc>
          <w:tcPr>
            <w:tcW w:w="716" w:type="dxa"/>
            <w:noWrap/>
            <w:vAlign w:val="center"/>
            <w:hideMark/>
          </w:tcPr>
          <w:p w14:paraId="2424C48F" w14:textId="77777777" w:rsidR="009D681F" w:rsidRPr="009D681F" w:rsidRDefault="009D681F" w:rsidP="00E170A7">
            <w:pPr>
              <w:keepNext/>
              <w:keepLines/>
              <w:jc w:val="center"/>
            </w:pPr>
            <w:r w:rsidRPr="009D681F">
              <w:t>0.93</w:t>
            </w:r>
          </w:p>
        </w:tc>
        <w:tc>
          <w:tcPr>
            <w:tcW w:w="2041" w:type="dxa"/>
            <w:noWrap/>
            <w:vAlign w:val="center"/>
            <w:hideMark/>
          </w:tcPr>
          <w:p w14:paraId="31957725" w14:textId="77777777" w:rsidR="009D681F" w:rsidRPr="009D681F" w:rsidRDefault="009D681F" w:rsidP="00E170A7">
            <w:pPr>
              <w:keepNext/>
              <w:keepLines/>
              <w:jc w:val="center"/>
            </w:pPr>
            <w:r w:rsidRPr="009D681F">
              <w:t>0.29</w:t>
            </w:r>
          </w:p>
        </w:tc>
      </w:tr>
      <w:tr w:rsidR="009D681F" w:rsidRPr="009D681F" w14:paraId="1D9AC9D2" w14:textId="77777777" w:rsidTr="000B662B">
        <w:trPr>
          <w:trHeight w:val="300"/>
          <w:jc w:val="center"/>
        </w:trPr>
        <w:tc>
          <w:tcPr>
            <w:tcW w:w="4422" w:type="dxa"/>
            <w:noWrap/>
            <w:vAlign w:val="center"/>
            <w:hideMark/>
          </w:tcPr>
          <w:p w14:paraId="393F3B41" w14:textId="77777777" w:rsidR="009D681F" w:rsidRPr="009D681F" w:rsidRDefault="009D681F" w:rsidP="00E170A7">
            <w:pPr>
              <w:keepNext/>
              <w:keepLines/>
              <w:jc w:val="center"/>
            </w:pPr>
            <w:r w:rsidRPr="009D681F">
              <w:t>Median Surface Distance (mm)</w:t>
            </w:r>
          </w:p>
        </w:tc>
        <w:tc>
          <w:tcPr>
            <w:tcW w:w="1011" w:type="dxa"/>
            <w:noWrap/>
            <w:vAlign w:val="center"/>
            <w:hideMark/>
          </w:tcPr>
          <w:p w14:paraId="49D109F9" w14:textId="77777777" w:rsidR="009D681F" w:rsidRPr="009D681F" w:rsidRDefault="009D681F" w:rsidP="00E170A7">
            <w:pPr>
              <w:keepNext/>
              <w:keepLines/>
              <w:jc w:val="center"/>
            </w:pPr>
            <w:r w:rsidRPr="009D681F">
              <w:t>1.59</w:t>
            </w:r>
          </w:p>
        </w:tc>
        <w:tc>
          <w:tcPr>
            <w:tcW w:w="716" w:type="dxa"/>
            <w:noWrap/>
            <w:vAlign w:val="center"/>
            <w:hideMark/>
          </w:tcPr>
          <w:p w14:paraId="73787BBB" w14:textId="77777777" w:rsidR="009D681F" w:rsidRPr="009D681F" w:rsidRDefault="009D681F" w:rsidP="00E170A7">
            <w:pPr>
              <w:keepNext/>
              <w:keepLines/>
              <w:jc w:val="center"/>
            </w:pPr>
            <w:r w:rsidRPr="009D681F">
              <w:t>0.67</w:t>
            </w:r>
          </w:p>
        </w:tc>
        <w:tc>
          <w:tcPr>
            <w:tcW w:w="716" w:type="dxa"/>
            <w:noWrap/>
            <w:vAlign w:val="center"/>
            <w:hideMark/>
          </w:tcPr>
          <w:p w14:paraId="702FB2CF" w14:textId="77777777" w:rsidR="009D681F" w:rsidRPr="009D681F" w:rsidRDefault="009D681F" w:rsidP="00E170A7">
            <w:pPr>
              <w:keepNext/>
              <w:keepLines/>
              <w:jc w:val="center"/>
            </w:pPr>
            <w:r w:rsidRPr="009D681F">
              <w:t>109</w:t>
            </w:r>
          </w:p>
        </w:tc>
        <w:tc>
          <w:tcPr>
            <w:tcW w:w="2041" w:type="dxa"/>
            <w:noWrap/>
            <w:vAlign w:val="center"/>
            <w:hideMark/>
          </w:tcPr>
          <w:p w14:paraId="70EBB565" w14:textId="77777777" w:rsidR="009D681F" w:rsidRPr="009D681F" w:rsidRDefault="009D681F" w:rsidP="00E170A7">
            <w:pPr>
              <w:keepNext/>
              <w:keepLines/>
              <w:jc w:val="center"/>
            </w:pPr>
            <w:r w:rsidRPr="009D681F">
              <w:t>29.6</w:t>
            </w:r>
          </w:p>
        </w:tc>
      </w:tr>
      <w:tr w:rsidR="009D681F" w:rsidRPr="009D681F" w14:paraId="434766C4" w14:textId="77777777" w:rsidTr="000B662B">
        <w:trPr>
          <w:trHeight w:val="300"/>
          <w:jc w:val="center"/>
        </w:trPr>
        <w:tc>
          <w:tcPr>
            <w:tcW w:w="4422" w:type="dxa"/>
            <w:noWrap/>
            <w:vAlign w:val="center"/>
            <w:hideMark/>
          </w:tcPr>
          <w:p w14:paraId="563D46F1" w14:textId="77777777" w:rsidR="009D681F" w:rsidRPr="009D681F" w:rsidRDefault="009D681F" w:rsidP="00E170A7">
            <w:pPr>
              <w:keepNext/>
              <w:keepLines/>
              <w:jc w:val="center"/>
            </w:pPr>
            <w:r w:rsidRPr="009D681F">
              <w:t>False Positive Discoveries (#/Patient)</w:t>
            </w:r>
          </w:p>
        </w:tc>
        <w:tc>
          <w:tcPr>
            <w:tcW w:w="1011" w:type="dxa"/>
            <w:noWrap/>
            <w:vAlign w:val="center"/>
            <w:hideMark/>
          </w:tcPr>
          <w:p w14:paraId="07D77A99" w14:textId="77777777" w:rsidR="009D681F" w:rsidRPr="009D681F" w:rsidRDefault="009D681F" w:rsidP="00E170A7">
            <w:pPr>
              <w:keepNext/>
              <w:keepLines/>
              <w:jc w:val="center"/>
            </w:pPr>
            <w:r w:rsidRPr="009D681F">
              <w:t>4</w:t>
            </w:r>
          </w:p>
        </w:tc>
        <w:tc>
          <w:tcPr>
            <w:tcW w:w="716" w:type="dxa"/>
            <w:noWrap/>
            <w:vAlign w:val="center"/>
            <w:hideMark/>
          </w:tcPr>
          <w:p w14:paraId="7086FA66" w14:textId="77777777" w:rsidR="009D681F" w:rsidRPr="009D681F" w:rsidRDefault="009D681F" w:rsidP="00E170A7">
            <w:pPr>
              <w:keepNext/>
              <w:keepLines/>
              <w:jc w:val="center"/>
            </w:pPr>
            <w:r w:rsidRPr="009D681F">
              <w:t>0</w:t>
            </w:r>
          </w:p>
        </w:tc>
        <w:tc>
          <w:tcPr>
            <w:tcW w:w="716" w:type="dxa"/>
            <w:noWrap/>
            <w:vAlign w:val="center"/>
            <w:hideMark/>
          </w:tcPr>
          <w:p w14:paraId="05410B73" w14:textId="77777777" w:rsidR="009D681F" w:rsidRPr="009D681F" w:rsidRDefault="009D681F" w:rsidP="00E170A7">
            <w:pPr>
              <w:keepNext/>
              <w:keepLines/>
              <w:jc w:val="center"/>
            </w:pPr>
            <w:r w:rsidRPr="009D681F">
              <w:t>19</w:t>
            </w:r>
          </w:p>
        </w:tc>
        <w:tc>
          <w:tcPr>
            <w:tcW w:w="2041" w:type="dxa"/>
            <w:noWrap/>
            <w:vAlign w:val="center"/>
            <w:hideMark/>
          </w:tcPr>
          <w:p w14:paraId="2B60FFF0" w14:textId="77777777" w:rsidR="009D681F" w:rsidRPr="009D681F" w:rsidRDefault="009D681F" w:rsidP="00E170A7">
            <w:pPr>
              <w:keepNext/>
              <w:keepLines/>
              <w:jc w:val="center"/>
            </w:pPr>
            <w:r w:rsidRPr="009D681F">
              <w:t>4.5</w:t>
            </w:r>
          </w:p>
        </w:tc>
      </w:tr>
      <w:tr w:rsidR="000B662B" w:rsidRPr="009D681F" w14:paraId="4438FB02" w14:textId="77777777" w:rsidTr="000B662B">
        <w:trPr>
          <w:trHeight w:val="300"/>
          <w:jc w:val="center"/>
        </w:trPr>
        <w:tc>
          <w:tcPr>
            <w:tcW w:w="4422" w:type="dxa"/>
            <w:noWrap/>
            <w:vAlign w:val="center"/>
          </w:tcPr>
          <w:p w14:paraId="6B9925B7" w14:textId="5A1DF2D2" w:rsidR="000B662B" w:rsidRPr="009D681F" w:rsidRDefault="000B662B" w:rsidP="000B662B">
            <w:pPr>
              <w:keepNext/>
              <w:keepLines/>
              <w:jc w:val="center"/>
            </w:pPr>
            <w:r>
              <w:t>False Positive Volume (cc)</w:t>
            </w:r>
          </w:p>
        </w:tc>
        <w:tc>
          <w:tcPr>
            <w:tcW w:w="1011" w:type="dxa"/>
            <w:noWrap/>
            <w:vAlign w:val="center"/>
          </w:tcPr>
          <w:p w14:paraId="6D48CCE5" w14:textId="49F944AB" w:rsidR="000B662B" w:rsidRPr="009D681F" w:rsidRDefault="000B662B" w:rsidP="000B662B">
            <w:pPr>
              <w:keepNext/>
              <w:keepLines/>
              <w:jc w:val="center"/>
            </w:pPr>
            <w:r>
              <w:t>17.9</w:t>
            </w:r>
          </w:p>
        </w:tc>
        <w:tc>
          <w:tcPr>
            <w:tcW w:w="716" w:type="dxa"/>
            <w:noWrap/>
            <w:vAlign w:val="center"/>
          </w:tcPr>
          <w:p w14:paraId="1CE9714B" w14:textId="7ACC40EA" w:rsidR="000B662B" w:rsidRPr="009D681F" w:rsidRDefault="000B662B" w:rsidP="000B662B">
            <w:pPr>
              <w:keepNext/>
              <w:keepLines/>
              <w:jc w:val="center"/>
            </w:pPr>
            <w:r>
              <w:t>0.15</w:t>
            </w:r>
          </w:p>
        </w:tc>
        <w:tc>
          <w:tcPr>
            <w:tcW w:w="716" w:type="dxa"/>
            <w:noWrap/>
            <w:vAlign w:val="center"/>
          </w:tcPr>
          <w:p w14:paraId="42AC06B7" w14:textId="08E34753" w:rsidR="000B662B" w:rsidRPr="009D681F" w:rsidRDefault="000B662B" w:rsidP="000B662B">
            <w:pPr>
              <w:keepNext/>
              <w:keepLines/>
              <w:jc w:val="center"/>
            </w:pPr>
            <w:r>
              <w:t>236</w:t>
            </w:r>
          </w:p>
        </w:tc>
        <w:tc>
          <w:tcPr>
            <w:tcW w:w="2041" w:type="dxa"/>
            <w:noWrap/>
            <w:vAlign w:val="center"/>
          </w:tcPr>
          <w:p w14:paraId="5C8A645C" w14:textId="1233E770" w:rsidR="000B662B" w:rsidRPr="009D681F" w:rsidRDefault="000B662B" w:rsidP="000B662B">
            <w:pPr>
              <w:keepNext/>
              <w:keepLines/>
              <w:jc w:val="center"/>
            </w:pPr>
            <w:r>
              <w:t>56.3</w:t>
            </w:r>
          </w:p>
        </w:tc>
      </w:tr>
      <w:tr w:rsidR="000B662B" w:rsidRPr="009D681F" w14:paraId="0E5D3198" w14:textId="77777777" w:rsidTr="000B662B">
        <w:trPr>
          <w:trHeight w:val="300"/>
          <w:jc w:val="center"/>
        </w:trPr>
        <w:tc>
          <w:tcPr>
            <w:tcW w:w="4422" w:type="dxa"/>
            <w:noWrap/>
            <w:vAlign w:val="center"/>
            <w:hideMark/>
          </w:tcPr>
          <w:p w14:paraId="253E391C" w14:textId="53398797" w:rsidR="000B662B" w:rsidRPr="009D681F" w:rsidRDefault="000B662B" w:rsidP="000B662B">
            <w:pPr>
              <w:keepNext/>
              <w:keepLines/>
              <w:jc w:val="center"/>
            </w:pPr>
            <w:r>
              <w:t xml:space="preserve">Erroneous </w:t>
            </w:r>
            <w:r w:rsidRPr="009D681F">
              <w:t xml:space="preserve">False </w:t>
            </w:r>
            <w:r>
              <w:t xml:space="preserve">Positive </w:t>
            </w:r>
            <w:r w:rsidRPr="009D681F">
              <w:t>Volume (cc)</w:t>
            </w:r>
          </w:p>
        </w:tc>
        <w:tc>
          <w:tcPr>
            <w:tcW w:w="1011" w:type="dxa"/>
            <w:noWrap/>
            <w:vAlign w:val="center"/>
            <w:hideMark/>
          </w:tcPr>
          <w:p w14:paraId="5F219AB9" w14:textId="77777777" w:rsidR="000B662B" w:rsidRPr="009D681F" w:rsidRDefault="000B662B" w:rsidP="000B662B">
            <w:pPr>
              <w:keepNext/>
              <w:keepLines/>
              <w:jc w:val="center"/>
            </w:pPr>
            <w:r w:rsidRPr="009D681F">
              <w:t>4.0</w:t>
            </w:r>
          </w:p>
        </w:tc>
        <w:tc>
          <w:tcPr>
            <w:tcW w:w="716" w:type="dxa"/>
            <w:noWrap/>
            <w:vAlign w:val="center"/>
            <w:hideMark/>
          </w:tcPr>
          <w:p w14:paraId="273983D9" w14:textId="77777777" w:rsidR="000B662B" w:rsidRPr="009D681F" w:rsidRDefault="000B662B" w:rsidP="000B662B">
            <w:pPr>
              <w:keepNext/>
              <w:keepLines/>
              <w:jc w:val="center"/>
            </w:pPr>
            <w:r w:rsidRPr="009D681F">
              <w:t>0.00</w:t>
            </w:r>
          </w:p>
        </w:tc>
        <w:tc>
          <w:tcPr>
            <w:tcW w:w="716" w:type="dxa"/>
            <w:noWrap/>
            <w:vAlign w:val="center"/>
            <w:hideMark/>
          </w:tcPr>
          <w:p w14:paraId="6483F119" w14:textId="77777777" w:rsidR="000B662B" w:rsidRPr="009D681F" w:rsidRDefault="000B662B" w:rsidP="000B662B">
            <w:pPr>
              <w:keepNext/>
              <w:keepLines/>
              <w:jc w:val="center"/>
            </w:pPr>
            <w:r w:rsidRPr="009D681F">
              <w:t>65</w:t>
            </w:r>
          </w:p>
        </w:tc>
        <w:tc>
          <w:tcPr>
            <w:tcW w:w="2041" w:type="dxa"/>
            <w:noWrap/>
            <w:vAlign w:val="center"/>
            <w:hideMark/>
          </w:tcPr>
          <w:p w14:paraId="34C5410C" w14:textId="77777777" w:rsidR="000B662B" w:rsidRPr="009D681F" w:rsidRDefault="000B662B" w:rsidP="000B662B">
            <w:pPr>
              <w:keepNext/>
              <w:keepLines/>
              <w:jc w:val="center"/>
            </w:pPr>
            <w:r w:rsidRPr="009D681F">
              <w:t>16.1</w:t>
            </w:r>
          </w:p>
        </w:tc>
      </w:tr>
      <w:tr w:rsidR="000B662B" w:rsidRPr="009D681F" w14:paraId="308204BE" w14:textId="77777777" w:rsidTr="000B662B">
        <w:trPr>
          <w:trHeight w:val="300"/>
          <w:jc w:val="center"/>
        </w:trPr>
        <w:tc>
          <w:tcPr>
            <w:tcW w:w="4422" w:type="dxa"/>
            <w:noWrap/>
            <w:vAlign w:val="center"/>
          </w:tcPr>
          <w:p w14:paraId="7FA06178" w14:textId="7A8A4E91" w:rsidR="000B662B" w:rsidRDefault="000B662B" w:rsidP="000B662B">
            <w:pPr>
              <w:keepNext/>
              <w:keepLines/>
              <w:jc w:val="center"/>
            </w:pPr>
            <w:r>
              <w:t>Over-segmentation False Positive Volume (cc)</w:t>
            </w:r>
          </w:p>
        </w:tc>
        <w:tc>
          <w:tcPr>
            <w:tcW w:w="1011" w:type="dxa"/>
            <w:noWrap/>
            <w:vAlign w:val="center"/>
          </w:tcPr>
          <w:p w14:paraId="46C82EE8" w14:textId="39E6B2C8" w:rsidR="000B662B" w:rsidRDefault="000B662B" w:rsidP="000B662B">
            <w:pPr>
              <w:keepNext/>
              <w:keepLines/>
              <w:jc w:val="center"/>
            </w:pPr>
            <w:r>
              <w:t>3.7</w:t>
            </w:r>
          </w:p>
        </w:tc>
        <w:tc>
          <w:tcPr>
            <w:tcW w:w="716" w:type="dxa"/>
            <w:noWrap/>
            <w:vAlign w:val="center"/>
          </w:tcPr>
          <w:p w14:paraId="08BC4CEE" w14:textId="7EB72970" w:rsidR="000B662B" w:rsidRDefault="000B662B" w:rsidP="000B662B">
            <w:pPr>
              <w:keepNext/>
              <w:keepLines/>
              <w:jc w:val="center"/>
            </w:pPr>
            <w:r>
              <w:t>0.03</w:t>
            </w:r>
          </w:p>
        </w:tc>
        <w:tc>
          <w:tcPr>
            <w:tcW w:w="716" w:type="dxa"/>
            <w:noWrap/>
            <w:vAlign w:val="center"/>
          </w:tcPr>
          <w:p w14:paraId="3AE00759" w14:textId="32EF5AE8" w:rsidR="000B662B" w:rsidRDefault="000B662B" w:rsidP="000B662B">
            <w:pPr>
              <w:keepNext/>
              <w:keepLines/>
              <w:jc w:val="center"/>
            </w:pPr>
            <w:r>
              <w:t>236</w:t>
            </w:r>
          </w:p>
        </w:tc>
        <w:tc>
          <w:tcPr>
            <w:tcW w:w="2041" w:type="dxa"/>
            <w:noWrap/>
            <w:vAlign w:val="center"/>
          </w:tcPr>
          <w:p w14:paraId="3F86C6B6" w14:textId="33BE9AF2" w:rsidR="000B662B" w:rsidRDefault="000B662B" w:rsidP="000B662B">
            <w:pPr>
              <w:keepNext/>
              <w:keepLines/>
              <w:jc w:val="center"/>
            </w:pPr>
            <w:r>
              <w:t>58.21</w:t>
            </w:r>
          </w:p>
        </w:tc>
      </w:tr>
    </w:tbl>
    <w:p w14:paraId="594CDAAD" w14:textId="77777777" w:rsidR="000709B7" w:rsidRDefault="000709B7" w:rsidP="00E170A7"/>
    <w:p w14:paraId="3EAF5678" w14:textId="77777777" w:rsidR="000709B7" w:rsidRDefault="000709B7" w:rsidP="000709B7">
      <w:pPr>
        <w:rPr>
          <w:ins w:id="14" w:author="Anderson,Brian M" w:date="2020-08-28T10:49:00Z"/>
        </w:rPr>
      </w:pPr>
      <w:ins w:id="15" w:author="Anderson,Brian M" w:date="2020-08-28T10:49:00Z">
        <w:r>
          <w:t>The false positive volume of 236cc was a patient with a particularly large tumor (1035cc), where even small amounts of over-segmentations resulted in large false-positive volume, Supplementary Figure xxx.</w:t>
        </w:r>
      </w:ins>
    </w:p>
    <w:p w14:paraId="31A69517" w14:textId="77777777" w:rsidR="000709B7" w:rsidRDefault="000709B7" w:rsidP="000709B7">
      <w:pPr>
        <w:keepNext/>
      </w:pPr>
      <w:bookmarkStart w:id="16" w:name="_GoBack"/>
      <w:bookmarkEnd w:id="16"/>
      <w:r>
        <w:rPr>
          <w:noProof/>
        </w:rPr>
        <w:drawing>
          <wp:inline distT="0" distB="0" distL="0" distR="0" wp14:anchorId="72F3294C" wp14:editId="145E17B8">
            <wp:extent cx="6200811" cy="310896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1613" cy="3109362"/>
                    </a:xfrm>
                    <a:prstGeom prst="rect">
                      <a:avLst/>
                    </a:prstGeom>
                    <a:noFill/>
                  </pic:spPr>
                </pic:pic>
              </a:graphicData>
            </a:graphic>
          </wp:inline>
        </w:drawing>
      </w:r>
    </w:p>
    <w:p w14:paraId="7E5B036B" w14:textId="5C17CA6D" w:rsidR="000709B7" w:rsidRPr="00FD39FE" w:rsidRDefault="000709B7" w:rsidP="000709B7">
      <w:pPr>
        <w:pStyle w:val="Caption"/>
      </w:pPr>
      <w:r>
        <w:t xml:space="preserve">Supplementary Figure </w:t>
      </w:r>
      <w:r>
        <w:fldChar w:fldCharType="begin"/>
      </w:r>
      <w:r>
        <w:instrText xml:space="preserve"> SEQ Figure \* ARABIC </w:instrText>
      </w:r>
      <w:r>
        <w:fldChar w:fldCharType="separate"/>
      </w:r>
      <w:r>
        <w:rPr>
          <w:noProof/>
        </w:rPr>
        <w:t>9</w:t>
      </w:r>
      <w:r>
        <w:fldChar w:fldCharType="end"/>
      </w:r>
      <w:r>
        <w:t>: (Left) image of patient with particularly large disease, previously masked to the liver. (Right) Predictions of disease in white and ground-truth disease segmentations in red.</w:t>
      </w:r>
    </w:p>
    <w:p w14:paraId="5BEF4968" w14:textId="77777777" w:rsidR="003B7AC4" w:rsidRDefault="003B7AC4" w:rsidP="006F075F">
      <w:pPr>
        <w:pStyle w:val="Heading3"/>
      </w:pPr>
      <w:r>
        <w:t>Institutional Data</w:t>
      </w:r>
    </w:p>
    <w:p w14:paraId="05DFFEF7" w14:textId="08B546ED" w:rsidR="006F075F" w:rsidRDefault="006F075F" w:rsidP="006F075F">
      <w:r>
        <w:t xml:space="preserve">For the pre-treatment CECT identifying disease sites (n=18), the average (min, max) DSC was 0.79 (0.60, 0.90). For the post-treatment CECT identifying ablation zone (n=12), the average (min, max) DSC was 0.75 (0.25, 0.89). </w:t>
      </w:r>
      <w:r w:rsidR="008B0A44">
        <w:t xml:space="preserve"> </w:t>
      </w:r>
      <w:r w:rsidR="001A0611">
        <w:t>87</w:t>
      </w:r>
      <w:r w:rsidR="008B0A44">
        <w:t>%</w:t>
      </w:r>
      <w:r w:rsidR="00633940">
        <w:t xml:space="preserve"> (26/30)</w:t>
      </w:r>
      <w:r w:rsidR="008B0A44">
        <w:t xml:space="preserve"> of the cases had a DSC of greater than 0.</w:t>
      </w:r>
      <w:r w:rsidR="001A0611">
        <w:t>74</w:t>
      </w:r>
      <w:r w:rsidR="008B0A44">
        <w:t xml:space="preserve">, </w:t>
      </w:r>
      <w:r w:rsidR="001A0611">
        <w:t xml:space="preserve">where </w:t>
      </w:r>
      <w:r w:rsidR="008B0A44">
        <w:t xml:space="preserve">the typical inter-observer variability </w:t>
      </w:r>
      <w:r w:rsidR="001A0611">
        <w:t xml:space="preserve">is 0.76 </w:t>
      </w:r>
      <w:r w:rsidR="008B0A44">
        <w:t>into contouring</w:t>
      </w:r>
      <w:r w:rsidR="00BB0880">
        <w:t xml:space="preserve"> disease</w:t>
      </w:r>
      <w:r w:rsidR="008B0A44">
        <w:t xml:space="preserve"> structures</w:t>
      </w:r>
      <w:r w:rsidR="001A0611">
        <w:t xml:space="preserve"> </w:t>
      </w:r>
      <w:r w:rsidR="00BB0880">
        <w:fldChar w:fldCharType="begin" w:fldLock="1"/>
      </w:r>
      <w:r w:rsidR="00BA223D">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study","type":"article-journal","volume":"111"},"uris":["http://www.mendeley.com/documents/?uuid=e1eb4627-3e15-3684-8808-44e7e0932b15"]}],"mendeley":{"formattedCitation":"(Jensen et al., 2014)","plainTextFormattedCitation":"(Jensen et al., 2014)","previouslyFormattedCitation":"(Jensen et al., 2014)"},"properties":{"noteIndex":0},"schema":"https://github.com/citation-style-language/schema/raw/master/csl-citation.json"}</w:instrText>
      </w:r>
      <w:r w:rsidR="00BB0880">
        <w:fldChar w:fldCharType="separate"/>
      </w:r>
      <w:r w:rsidR="00BB0880" w:rsidRPr="00BB0880">
        <w:rPr>
          <w:noProof/>
        </w:rPr>
        <w:t>(Jensen et al., 2014)</w:t>
      </w:r>
      <w:r w:rsidR="00BB0880">
        <w:fldChar w:fldCharType="end"/>
      </w:r>
      <w:r w:rsidR="008B0A44">
        <w:t>.</w:t>
      </w:r>
    </w:p>
    <w:p w14:paraId="67D9D0A5" w14:textId="77777777" w:rsidR="00B52D79" w:rsidRDefault="00B52D79" w:rsidP="00B52D79">
      <w:pPr>
        <w:pStyle w:val="Heading2"/>
      </w:pPr>
      <w:r>
        <w:t>Qualitative</w:t>
      </w:r>
    </w:p>
    <w:p w14:paraId="5DCEAB2F" w14:textId="77777777" w:rsidR="0009769A" w:rsidRPr="0009769A" w:rsidRDefault="0009769A" w:rsidP="0009769A">
      <w:pPr>
        <w:pStyle w:val="Heading3"/>
      </w:pPr>
      <w:r>
        <w:t>Institutional Data</w:t>
      </w:r>
    </w:p>
    <w:p w14:paraId="2A262A27" w14:textId="4CC398C0" w:rsidR="00B52D79" w:rsidRDefault="00B52D79" w:rsidP="00B52D79">
      <w:r>
        <w:t xml:space="preserve">Using the Likert scoring system shown in Table xxx, the </w:t>
      </w:r>
      <w:r w:rsidR="00CA46DF">
        <w:t>average (min, max) Likert score for all qualitative patients gross tumor volume</w:t>
      </w:r>
      <w:r w:rsidR="0009769A">
        <w:t>s</w:t>
      </w:r>
      <w:r w:rsidR="00CA46DF">
        <w:t xml:space="preserve"> (n=</w:t>
      </w:r>
      <w:r w:rsidR="0009769A">
        <w:t>18</w:t>
      </w:r>
      <w:r w:rsidR="00CA46DF">
        <w:t xml:space="preserve">) for each radiologist and their combined score was Radiologist One: </w:t>
      </w:r>
      <w:r w:rsidR="00CA46DF">
        <w:lastRenderedPageBreak/>
        <w:t>4.63 (3, 5), Radiologist Two: 4.80 (4, 5), Combined: 4.71 (3, 5). The average (min, max) Likert for each qualitative patient ablation volume (n=12) for each radiologist and their combined was Radiologist One: 4.00 (1, 5), Radiologist Two: 3.77 (1, 5), Combined: 3.88 (1,</w:t>
      </w:r>
      <w:r w:rsidR="00B13A8E">
        <w:t xml:space="preserve"> </w:t>
      </w:r>
      <w:r w:rsidR="00CA46DF">
        <w:t>5).</w:t>
      </w:r>
      <w:r w:rsidR="00997F9A">
        <w:t xml:space="preserve"> 94% of the GTV contours and 75% of the ablation contours </w:t>
      </w:r>
      <w:r w:rsidR="001D33AC">
        <w:t>had</w:t>
      </w:r>
      <w:r w:rsidR="00997F9A">
        <w:t xml:space="preserve"> a Likert score of 4 or greater</w:t>
      </w:r>
      <w:r w:rsidR="00297B2C">
        <w:t xml:space="preserve"> by both radiologists</w:t>
      </w:r>
      <w:r w:rsidR="00997F9A">
        <w:t>.</w:t>
      </w:r>
    </w:p>
    <w:p w14:paraId="2B0929F0" w14:textId="09514463" w:rsidR="00B52D79" w:rsidRDefault="00CA46DF" w:rsidP="00B52D79">
      <w:r>
        <w:t xml:space="preserve">A more detailed graph for each radiologist score on each gross tumor volume </w:t>
      </w:r>
      <w:r w:rsidR="005757A3">
        <w:t xml:space="preserve">and ablation zone </w:t>
      </w:r>
      <w:proofErr w:type="gramStart"/>
      <w:r w:rsidR="005757A3">
        <w:t>are</w:t>
      </w:r>
      <w:r>
        <w:t xml:space="preserve"> shown</w:t>
      </w:r>
      <w:proofErr w:type="gramEnd"/>
      <w:r>
        <w:t xml:space="preserve"> in Figure xxx.</w:t>
      </w:r>
    </w:p>
    <w:p w14:paraId="713CB6B2" w14:textId="77777777" w:rsidR="003B20C3" w:rsidRDefault="003B20C3" w:rsidP="003B20C3">
      <w:pPr>
        <w:keepNext/>
      </w:pPr>
      <w:r>
        <w:rPr>
          <w:noProof/>
        </w:rPr>
        <w:drawing>
          <wp:inline distT="0" distB="0" distL="0" distR="0" wp14:anchorId="7D54A3E1" wp14:editId="26FC5842">
            <wp:extent cx="5370478" cy="5772647"/>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5954" cy="5778534"/>
                    </a:xfrm>
                    <a:prstGeom prst="rect">
                      <a:avLst/>
                    </a:prstGeom>
                    <a:noFill/>
                  </pic:spPr>
                </pic:pic>
              </a:graphicData>
            </a:graphic>
          </wp:inline>
        </w:drawing>
      </w:r>
    </w:p>
    <w:p w14:paraId="3FFE8150" w14:textId="33BC9A2F" w:rsidR="00B52D79" w:rsidRPr="00B52D79" w:rsidRDefault="003B20C3" w:rsidP="003B20C3">
      <w:pPr>
        <w:pStyle w:val="Caption"/>
        <w:sectPr w:rsidR="00B52D79" w:rsidRPr="00B52D79">
          <w:pgSz w:w="12240" w:h="15840"/>
          <w:pgMar w:top="1440" w:right="1440" w:bottom="1440" w:left="1440" w:header="720" w:footer="720" w:gutter="0"/>
          <w:cols w:space="720"/>
          <w:docGrid w:linePitch="360"/>
        </w:sectPr>
      </w:pPr>
      <w:r>
        <w:t xml:space="preserve">Figure </w:t>
      </w:r>
      <w:r w:rsidR="00E170A7">
        <w:fldChar w:fldCharType="begin"/>
      </w:r>
      <w:r w:rsidR="00E170A7">
        <w:instrText xml:space="preserve"> SEQ Figure \* ARABIC </w:instrText>
      </w:r>
      <w:r w:rsidR="00E170A7">
        <w:fldChar w:fldCharType="separate"/>
      </w:r>
      <w:r w:rsidR="000709B7">
        <w:rPr>
          <w:noProof/>
        </w:rPr>
        <w:t>10</w:t>
      </w:r>
      <w:r w:rsidR="00E170A7">
        <w:rPr>
          <w:noProof/>
        </w:rPr>
        <w:fldChar w:fldCharType="end"/>
      </w:r>
      <w:r>
        <w:t>:</w:t>
      </w:r>
      <w:r w:rsidRPr="003B20C3">
        <w:t xml:space="preserve"> </w:t>
      </w:r>
      <w:r>
        <w:t xml:space="preserve">(Top) Likert </w:t>
      </w:r>
      <w:proofErr w:type="gramStart"/>
      <w:r>
        <w:t>Score</w:t>
      </w:r>
      <w:proofErr w:type="gramEnd"/>
      <w:r>
        <w:t xml:space="preserve"> for each radiologist on each disease site. (Bottom) Likert Score for each radiologist on each ablation site. A higher value is associated with a better contour.</w:t>
      </w:r>
    </w:p>
    <w:p w14:paraId="71CB3FA9" w14:textId="77777777" w:rsidR="005757A3" w:rsidRDefault="005757A3" w:rsidP="005757A3">
      <w:pPr>
        <w:pStyle w:val="Heading1"/>
      </w:pPr>
      <w:r>
        <w:lastRenderedPageBreak/>
        <w:t>Discussion</w:t>
      </w:r>
    </w:p>
    <w:p w14:paraId="0769D30A" w14:textId="2B2692E6" w:rsidR="00403483" w:rsidRDefault="00403483" w:rsidP="001D0C8B">
      <w:r>
        <w:t xml:space="preserve">Our work is highly innovative for two reasons: 1) the </w:t>
      </w:r>
      <w:proofErr w:type="spellStart"/>
      <w:r>
        <w:t>densenet</w:t>
      </w:r>
      <w:proofErr w:type="spellEnd"/>
      <w:r>
        <w:t xml:space="preserve"> model architecture, an</w:t>
      </w:r>
      <w:r w:rsidR="00687B5B">
        <w:t xml:space="preserve">d 2) the training of the model, the result of which is a model with 100% sensitivity on disease sites greater than 2cc, and a qualitative Likert score of 4 out of 5 </w:t>
      </w:r>
      <w:r w:rsidR="00464AAF">
        <w:t xml:space="preserve">(or greater) </w:t>
      </w:r>
      <w:r w:rsidR="00687B5B">
        <w:t>for 94% of the disease contours a</w:t>
      </w:r>
      <w:r w:rsidR="00566B0B">
        <w:t>nd 75% of the ablation contours in &lt; 30 seconds.</w:t>
      </w:r>
    </w:p>
    <w:p w14:paraId="2E5AEB17" w14:textId="13872A47" w:rsidR="00403483" w:rsidRDefault="00403483" w:rsidP="00E170A7">
      <w:pPr>
        <w:pStyle w:val="Heading2"/>
      </w:pPr>
      <w:r>
        <w:t>Innovations</w:t>
      </w:r>
    </w:p>
    <w:p w14:paraId="6D32D89D" w14:textId="0516F0E1" w:rsidR="00403483" w:rsidRDefault="00403483" w:rsidP="00E170A7">
      <w:pPr>
        <w:pStyle w:val="Heading3"/>
      </w:pPr>
      <w:proofErr w:type="spellStart"/>
      <w:r>
        <w:t>Densenet</w:t>
      </w:r>
      <w:proofErr w:type="spellEnd"/>
      <w:r>
        <w:t xml:space="preserve"> Architecture</w:t>
      </w:r>
    </w:p>
    <w:p w14:paraId="32B077C2" w14:textId="3D26A527" w:rsidR="00403483" w:rsidRDefault="00BA223D" w:rsidP="001D0C8B">
      <w:r>
        <w:t xml:space="preserve">While algorithms using dense connections </w:t>
      </w:r>
      <w:r w:rsidR="00687B5B">
        <w:t xml:space="preserve">for semantic segmentation </w:t>
      </w:r>
      <w:r>
        <w:t xml:space="preserve">have been </w:t>
      </w:r>
      <w:r w:rsidR="00687B5B">
        <w:t>created</w:t>
      </w:r>
      <w:r>
        <w:t xml:space="preserve"> in the past</w:t>
      </w:r>
      <w:r>
        <w:fldChar w:fldCharType="begin" w:fldLock="1"/>
      </w:r>
      <w:r w:rsidR="00AA4CB6">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kernel","type":"article-journal","volume":"78"},"uris":["http://www.mendeley.com/documents/?uuid=aa9da007-c39c-38c3-a741-af8d83b4fa4c"]}],"mendeley":{"formattedCitation":"(Brahimi et al., 2019; Hai et al., 2019; Jégou et al., n.d.)","plainTextFormattedCitation":"(Brahimi et al., 2019; Hai et al., 2019; Jégou et al., n.d.)","previouslyFormattedCitation":"(Brahimi et al., 2019; Hai et al., 2019; Jégou et al., n.d.)"},"properties":{"noteIndex":0},"schema":"https://github.com/citation-style-language/schema/raw/master/csl-citation.json"}</w:instrText>
      </w:r>
      <w:r>
        <w:fldChar w:fldCharType="separate"/>
      </w:r>
      <w:r w:rsidR="00403483" w:rsidRPr="00403483">
        <w:rPr>
          <w:noProof/>
        </w:rPr>
        <w:t>(Brahimi et al., 2019; Hai et al., 2019; Jégou et al., n.d.)</w:t>
      </w:r>
      <w:r>
        <w:fldChar w:fldCharType="end"/>
      </w:r>
      <w:r>
        <w:t xml:space="preserve">, they </w:t>
      </w:r>
      <w:r w:rsidR="008919DF">
        <w:t>did</w:t>
      </w:r>
      <w:r w:rsidR="00464AAF">
        <w:t xml:space="preserve"> not</w:t>
      </w:r>
      <w:r>
        <w:t xml:space="preserve"> connect </w:t>
      </w:r>
      <w:r>
        <w:rPr>
          <w:b/>
          <w:i/>
        </w:rPr>
        <w:t>all</w:t>
      </w:r>
      <w:r>
        <w:t xml:space="preserve"> of the convolutional layers within the convolution blocks and from encodi</w:t>
      </w:r>
      <w:r w:rsidR="00566B0B">
        <w:t>ng to decoding, the way that our</w:t>
      </w:r>
      <w:r>
        <w:t xml:space="preserve"> model does</w:t>
      </w:r>
      <w:r w:rsidR="00403483">
        <w:t>, Figure xxx</w:t>
      </w:r>
      <w:r>
        <w:t>.</w:t>
      </w:r>
      <w:r w:rsidR="00403483">
        <w:t xml:space="preserve"> </w:t>
      </w:r>
      <w:r w:rsidR="008919DF">
        <w:t>Previous</w:t>
      </w:r>
      <w:r w:rsidR="00566B0B">
        <w:t xml:space="preserve"> implementations focus</w:t>
      </w:r>
      <w:r w:rsidR="008919DF">
        <w:t>ed</w:t>
      </w:r>
      <w:r w:rsidR="00566B0B">
        <w:t xml:space="preserve"> on dense connections within a single block, </w:t>
      </w:r>
      <w:r w:rsidR="008919DF">
        <w:t xml:space="preserve">where </w:t>
      </w:r>
      <w:r w:rsidR="00566B0B">
        <w:t>o</w:t>
      </w:r>
      <w:r w:rsidR="00403483">
        <w:t xml:space="preserve">ur implementation allows the model </w:t>
      </w:r>
      <w:r w:rsidR="008919DF">
        <w:t xml:space="preserve">to </w:t>
      </w:r>
      <w:r w:rsidR="00403483">
        <w:t xml:space="preserve">receive input from every convolution of the same image size across the entire network, and is available for public use at our </w:t>
      </w:r>
      <w:proofErr w:type="spellStart"/>
      <w:r w:rsidR="00403483">
        <w:t>Github</w:t>
      </w:r>
      <w:proofErr w:type="spellEnd"/>
      <w:r w:rsidR="00403483">
        <w:t xml:space="preserve"> page (redacted for anonymization). </w:t>
      </w:r>
    </w:p>
    <w:p w14:paraId="0FFD9D84" w14:textId="0D50552F" w:rsidR="00403483" w:rsidRDefault="00403483" w:rsidP="00E170A7">
      <w:pPr>
        <w:pStyle w:val="Heading3"/>
      </w:pPr>
      <w:r>
        <w:t>Model Training</w:t>
      </w:r>
    </w:p>
    <w:p w14:paraId="6834924D" w14:textId="696A4CD9" w:rsidR="00687B5B" w:rsidRDefault="00231DAB" w:rsidP="001D0C8B">
      <w:r>
        <w:t xml:space="preserve">Segmentation of </w:t>
      </w:r>
      <w:r w:rsidR="00093FBD">
        <w:t>CRL-</w:t>
      </w:r>
      <w:proofErr w:type="spellStart"/>
      <w:r w:rsidR="00093FBD">
        <w:t>mets</w:t>
      </w:r>
      <w:proofErr w:type="spellEnd"/>
      <w:r w:rsidR="00093FBD">
        <w:t xml:space="preserve"> has </w:t>
      </w:r>
      <w:r w:rsidR="00EE5A60">
        <w:t>historically</w:t>
      </w:r>
      <w:r w:rsidR="00093FBD">
        <w:t xml:space="preserve"> been difficult due to the relatively small size of disease</w:t>
      </w:r>
      <w:r w:rsidR="00147049">
        <w:t xml:space="preserve"> and large search space.</w:t>
      </w:r>
      <w:r w:rsidR="00687B5B">
        <w:t xml:space="preserve"> The extent of disease can vary from patient to patient, with some containing a single lesion and others having multiple lesions. Simple class weighting of disease would </w:t>
      </w:r>
      <w:r w:rsidR="008919DF">
        <w:t>lead to</w:t>
      </w:r>
      <w:r w:rsidR="00687B5B">
        <w:t xml:space="preserve"> favoring training on patients with more disease sites. While model training by breaking up the liver into cubes is not new, our method of splitting up the liver into cubes centered specifically on disease sites ensures that the model learns on a more balanced representation of data. By allowing batches to </w:t>
      </w:r>
      <w:proofErr w:type="gramStart"/>
      <w:r w:rsidR="00687B5B">
        <w:t>be formed</w:t>
      </w:r>
      <w:proofErr w:type="gramEnd"/>
      <w:r w:rsidR="00687B5B">
        <w:t xml:space="preserve"> from cubes of multiple patients, we also enable the model to more easily generalize.</w:t>
      </w:r>
    </w:p>
    <w:p w14:paraId="260BD9B6" w14:textId="144640C9" w:rsidR="00687B5B" w:rsidRDefault="00810645" w:rsidP="00E170A7">
      <w:pPr>
        <w:pStyle w:val="Heading2"/>
      </w:pPr>
      <w:r>
        <w:t>General Discussion</w:t>
      </w:r>
    </w:p>
    <w:p w14:paraId="66B2F06D" w14:textId="66B60769" w:rsidR="0083644B" w:rsidRDefault="00147049" w:rsidP="001D0C8B">
      <w:r>
        <w:t>While FCN have been used to segment CRL-</w:t>
      </w:r>
      <w:proofErr w:type="spellStart"/>
      <w:r>
        <w:t>mets</w:t>
      </w:r>
      <w:proofErr w:type="spellEnd"/>
      <w:r>
        <w:t xml:space="preserve"> previously</w:t>
      </w:r>
      <w:r w:rsidR="002A1699">
        <w:t xml:space="preserve"> </w:t>
      </w:r>
      <w:r w:rsidR="007F0C25">
        <w:fldChar w:fldCharType="begin" w:fldLock="1"/>
      </w:r>
      <w:r w:rsidR="00B850AB">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Metastases","type":"article-journal","volume":"1"},"uris":["http://www.mendeley.com/documents/?uuid=46a2a511-d32d-3c74-8ce4-2170b8e67a9b"]}],"mendeley":{"formattedCitation":"(Vorontsov et al., 2019)","plainTextFormattedCitation":"(Vorontsov et al., 2019)","previouslyFormattedCitation":"(Vorontsov et al., 2019)"},"properties":{"noteIndex":0},"schema":"https://github.com/citation-style-language/schema/raw/master/csl-citation.json"}</w:instrText>
      </w:r>
      <w:r w:rsidR="007F0C25">
        <w:fldChar w:fldCharType="separate"/>
      </w:r>
      <w:r w:rsidR="007F0C25" w:rsidRPr="007F0C25">
        <w:rPr>
          <w:noProof/>
        </w:rPr>
        <w:t>(Vorontsov et al., 2019)</w:t>
      </w:r>
      <w:r w:rsidR="007F0C25">
        <w:fldChar w:fldCharType="end"/>
      </w:r>
      <w:r>
        <w:t>, their work did not include a qualitative assessment of the created segmentations</w:t>
      </w:r>
      <w:r w:rsidR="0083644B">
        <w:t>. A comparison of their test results and ours is shown in Table xxx. The mean Dice Similarity coefficient</w:t>
      </w:r>
      <w:r w:rsidR="00810645">
        <w:t xml:space="preserve"> and sensitivity</w:t>
      </w:r>
      <w:r w:rsidR="0083644B">
        <w:t xml:space="preserve"> of our model was greater than that presented by </w:t>
      </w:r>
      <w:r w:rsidR="00A94A22">
        <w:fldChar w:fldCharType="begin" w:fldLock="1"/>
      </w:r>
      <w:r w:rsidR="00A94A22">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Metastases","type":"article-journal","volume":"1"},"uris":["http://www.mendeley.com/documents/?uuid=46a2a511-d32d-3c74-8ce4-2170b8e67a9b"]}],"mendeley":{"formattedCitation":"(Vorontsov et al., 2019)","plainTextFormattedCitation":"(Vorontsov et al., 2019)","previouslyFormattedCitation":"(Vorontsov et al., 2019)"},"properties":{"noteIndex":0},"schema":"https://github.com/citation-style-language/schema/raw/master/csl-citation.json"}</w:instrText>
      </w:r>
      <w:r w:rsidR="00A94A22">
        <w:fldChar w:fldCharType="separate"/>
      </w:r>
      <w:r w:rsidR="00A94A22" w:rsidRPr="00A94A22">
        <w:rPr>
          <w:noProof/>
        </w:rPr>
        <w:t>(Vorontsov et al., 2019)</w:t>
      </w:r>
      <w:r w:rsidR="00A94A22">
        <w:fldChar w:fldCharType="end"/>
      </w:r>
      <w:r w:rsidR="0083644B">
        <w:t>, with more test sites for two of the criteria (n=72 vs n=30 for less than 1 cc, and n=50 vs n=40 for greater than 2cc).</w:t>
      </w:r>
      <w:r w:rsidR="00D637CA">
        <w:t xml:space="preserve"> Similar work has also been done by</w:t>
      </w:r>
      <w:r w:rsidR="00A94A22">
        <w:t xml:space="preserve"> </w:t>
      </w:r>
      <w:r w:rsidR="00A94A22">
        <w:fldChar w:fldCharType="begin" w:fldLock="1"/>
      </w:r>
      <w:r w:rsidR="00A94A22">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LNCS"},"uris":["http://www.mendeley.com/documents/?uuid=fbfadfd5-904e-3992-a0e8-109979cc84da"]}],"mendeley":{"formattedCitation":"(Christ et al., 2016)","plainTextFormattedCitation":"(Christ et al., 2016)","previouslyFormattedCitation":"(Christ et al., 2016)"},"properties":{"noteIndex":0},"schema":"https://github.com/citation-style-language/schema/raw/master/csl-citation.json"}</w:instrText>
      </w:r>
      <w:r w:rsidR="00A94A22">
        <w:fldChar w:fldCharType="separate"/>
      </w:r>
      <w:r w:rsidR="00A94A22" w:rsidRPr="00A94A22">
        <w:rPr>
          <w:noProof/>
        </w:rPr>
        <w:t>(Christ et al., 2016)</w:t>
      </w:r>
      <w:r w:rsidR="00A94A22">
        <w:fldChar w:fldCharType="end"/>
      </w:r>
      <w:r w:rsidR="00D637CA">
        <w:t>, however their work focused on primary liver disease.</w:t>
      </w:r>
    </w:p>
    <w:p w14:paraId="5190AA6B" w14:textId="734D7921" w:rsidR="0083644B" w:rsidRDefault="0083644B" w:rsidP="0083644B">
      <w:pPr>
        <w:pStyle w:val="Caption"/>
        <w:keepNext/>
      </w:pPr>
      <w:r>
        <w:t xml:space="preserve">Table </w:t>
      </w:r>
      <w:r w:rsidR="00E170A7">
        <w:fldChar w:fldCharType="begin"/>
      </w:r>
      <w:r w:rsidR="00E170A7">
        <w:instrText xml:space="preserve"> SEQ Table \* ARABIC </w:instrText>
      </w:r>
      <w:r w:rsidR="00E170A7">
        <w:fldChar w:fldCharType="separate"/>
      </w:r>
      <w:r w:rsidR="00E170A7">
        <w:rPr>
          <w:noProof/>
        </w:rPr>
        <w:t>5</w:t>
      </w:r>
      <w:r w:rsidR="00E170A7">
        <w:rPr>
          <w:noProof/>
        </w:rPr>
        <w:fldChar w:fldCharType="end"/>
      </w:r>
      <w:r>
        <w:t>: Comparison of CRL-met segmentation results from our model and the literature. Green box indicates more disease sites (n)</w:t>
      </w:r>
      <w:r w:rsidR="005762D8">
        <w:t xml:space="preserve"> or</w:t>
      </w:r>
      <w:r>
        <w:t xml:space="preserve"> better</w:t>
      </w:r>
      <w:r w:rsidR="005762D8">
        <w:t xml:space="preserve"> </w:t>
      </w:r>
      <w:r>
        <w:t>Dice Similarity Coefficient (DSC)</w:t>
      </w:r>
      <w:r w:rsidR="005762D8">
        <w:t>, yellow indicates a tie.</w:t>
      </w:r>
    </w:p>
    <w:tbl>
      <w:tblPr>
        <w:tblW w:w="93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8"/>
        <w:gridCol w:w="3143"/>
        <w:gridCol w:w="1440"/>
        <w:gridCol w:w="1248"/>
        <w:gridCol w:w="1126"/>
      </w:tblGrid>
      <w:tr w:rsidR="00F7054A" w:rsidRPr="0083644B" w14:paraId="7FDEB73E" w14:textId="5A38D4BD" w:rsidTr="00E170A7">
        <w:trPr>
          <w:trHeight w:val="300"/>
          <w:jc w:val="center"/>
        </w:trPr>
        <w:tc>
          <w:tcPr>
            <w:tcW w:w="2428" w:type="dxa"/>
            <w:shd w:val="clear" w:color="auto" w:fill="auto"/>
            <w:noWrap/>
            <w:vAlign w:val="center"/>
            <w:hideMark/>
          </w:tcPr>
          <w:p w14:paraId="67BFEE4F"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Method</w:t>
            </w:r>
          </w:p>
        </w:tc>
        <w:tc>
          <w:tcPr>
            <w:tcW w:w="3143" w:type="dxa"/>
            <w:shd w:val="clear" w:color="auto" w:fill="auto"/>
            <w:noWrap/>
            <w:vAlign w:val="center"/>
            <w:hideMark/>
          </w:tcPr>
          <w:p w14:paraId="49262A96"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Criteria</w:t>
            </w:r>
          </w:p>
        </w:tc>
        <w:tc>
          <w:tcPr>
            <w:tcW w:w="1440" w:type="dxa"/>
            <w:shd w:val="clear" w:color="auto" w:fill="auto"/>
            <w:noWrap/>
            <w:vAlign w:val="center"/>
            <w:hideMark/>
          </w:tcPr>
          <w:p w14:paraId="583C86D2"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Sites</w:t>
            </w:r>
          </w:p>
        </w:tc>
        <w:tc>
          <w:tcPr>
            <w:tcW w:w="1248" w:type="dxa"/>
            <w:shd w:val="clear" w:color="auto" w:fill="auto"/>
            <w:noWrap/>
            <w:vAlign w:val="center"/>
            <w:hideMark/>
          </w:tcPr>
          <w:p w14:paraId="250D0753"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Mean DSC</w:t>
            </w:r>
          </w:p>
        </w:tc>
        <w:tc>
          <w:tcPr>
            <w:tcW w:w="1126" w:type="dxa"/>
            <w:vAlign w:val="center"/>
          </w:tcPr>
          <w:p w14:paraId="51463FA2" w14:textId="77542E35"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t>Sensitivity</w:t>
            </w:r>
          </w:p>
        </w:tc>
      </w:tr>
      <w:tr w:rsidR="005762D8" w:rsidRPr="0083644B" w14:paraId="626C3A7F" w14:textId="0F04160D" w:rsidTr="00E170A7">
        <w:trPr>
          <w:trHeight w:val="300"/>
          <w:jc w:val="center"/>
        </w:trPr>
        <w:tc>
          <w:tcPr>
            <w:tcW w:w="2428" w:type="dxa"/>
            <w:vMerge w:val="restart"/>
            <w:shd w:val="clear" w:color="auto" w:fill="auto"/>
            <w:noWrap/>
            <w:vAlign w:val="center"/>
            <w:hideMark/>
          </w:tcPr>
          <w:p w14:paraId="1E28B94A" w14:textId="4BA14951" w:rsidR="005762D8" w:rsidRPr="0083644B" w:rsidRDefault="008840F2">
            <w:pPr>
              <w:spacing w:after="0" w:line="240" w:lineRule="auto"/>
              <w:jc w:val="center"/>
              <w:rPr>
                <w:rFonts w:ascii="Calibri" w:eastAsia="Times New Roman" w:hAnsi="Calibri" w:cs="Calibri"/>
                <w:color w:val="000000"/>
              </w:rPr>
            </w:pPr>
            <w:r>
              <w:rPr>
                <w:rFonts w:ascii="Calibri" w:eastAsia="Times New Roman" w:hAnsi="Calibri" w:cs="Calibri"/>
                <w:color w:val="000000"/>
              </w:rPr>
              <w:t>Presented Method</w:t>
            </w:r>
          </w:p>
        </w:tc>
        <w:tc>
          <w:tcPr>
            <w:tcW w:w="3143" w:type="dxa"/>
            <w:shd w:val="clear" w:color="auto" w:fill="auto"/>
            <w:noWrap/>
            <w:vAlign w:val="center"/>
            <w:hideMark/>
          </w:tcPr>
          <w:p w14:paraId="1B5917CA" w14:textId="05868AA9"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w:t>
            </w:r>
            <w:r>
              <w:rPr>
                <w:rFonts w:ascii="Calibri" w:eastAsia="Times New Roman" w:hAnsi="Calibri" w:cs="Calibri"/>
                <w:color w:val="000000"/>
              </w:rPr>
              <w:t>0 mm</w:t>
            </w:r>
          </w:p>
        </w:tc>
        <w:tc>
          <w:tcPr>
            <w:tcW w:w="1440" w:type="dxa"/>
            <w:shd w:val="clear" w:color="auto" w:fill="00B050"/>
            <w:noWrap/>
            <w:vAlign w:val="center"/>
            <w:hideMark/>
          </w:tcPr>
          <w:p w14:paraId="43F253EF" w14:textId="15822DE5"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64</w:t>
            </w:r>
          </w:p>
        </w:tc>
        <w:tc>
          <w:tcPr>
            <w:tcW w:w="1248" w:type="dxa"/>
            <w:shd w:val="clear" w:color="000000" w:fill="00B050"/>
            <w:noWrap/>
            <w:vAlign w:val="center"/>
            <w:hideMark/>
          </w:tcPr>
          <w:p w14:paraId="428AD077" w14:textId="3E275C05"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0.21</w:t>
            </w:r>
          </w:p>
        </w:tc>
        <w:tc>
          <w:tcPr>
            <w:tcW w:w="1126" w:type="dxa"/>
            <w:shd w:val="clear" w:color="000000" w:fill="00B050"/>
            <w:vAlign w:val="center"/>
          </w:tcPr>
          <w:p w14:paraId="2ACEAF4A" w14:textId="3D9507E8" w:rsidR="005762D8" w:rsidRDefault="00E170A7">
            <w:pPr>
              <w:spacing w:after="0" w:line="240" w:lineRule="auto"/>
              <w:jc w:val="center"/>
              <w:rPr>
                <w:rFonts w:ascii="Calibri" w:eastAsia="Times New Roman" w:hAnsi="Calibri" w:cs="Calibri"/>
                <w:color w:val="000000"/>
              </w:rPr>
            </w:pPr>
            <w:r>
              <w:t>48</w:t>
            </w:r>
            <w:r w:rsidR="005762D8">
              <w:t>%</w:t>
            </w:r>
          </w:p>
        </w:tc>
      </w:tr>
      <w:tr w:rsidR="005762D8" w:rsidRPr="0083644B" w14:paraId="29C19F61" w14:textId="5627770F" w:rsidTr="00E170A7">
        <w:trPr>
          <w:trHeight w:val="300"/>
          <w:jc w:val="center"/>
        </w:trPr>
        <w:tc>
          <w:tcPr>
            <w:tcW w:w="2428" w:type="dxa"/>
            <w:vMerge/>
            <w:vAlign w:val="center"/>
            <w:hideMark/>
          </w:tcPr>
          <w:p w14:paraId="6D0D0F19" w14:textId="77777777" w:rsidR="005762D8" w:rsidRPr="0083644B" w:rsidRDefault="005762D8"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290920AE" w14:textId="0701FDA4"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w:t>
            </w:r>
            <w:r>
              <w:rPr>
                <w:rFonts w:ascii="Calibri" w:eastAsia="Times New Roman" w:hAnsi="Calibri" w:cs="Calibri"/>
                <w:color w:val="000000"/>
              </w:rPr>
              <w:t>0-20 mm</w:t>
            </w:r>
          </w:p>
        </w:tc>
        <w:tc>
          <w:tcPr>
            <w:tcW w:w="1440" w:type="dxa"/>
            <w:shd w:val="clear" w:color="auto" w:fill="auto"/>
            <w:noWrap/>
            <w:vAlign w:val="center"/>
            <w:hideMark/>
          </w:tcPr>
          <w:p w14:paraId="5E376A95" w14:textId="726C3D8A"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1</w:t>
            </w:r>
            <w:r>
              <w:rPr>
                <w:rFonts w:ascii="Calibri" w:eastAsia="Times New Roman" w:hAnsi="Calibri" w:cs="Calibri"/>
                <w:color w:val="000000"/>
              </w:rPr>
              <w:t>7</w:t>
            </w:r>
          </w:p>
        </w:tc>
        <w:tc>
          <w:tcPr>
            <w:tcW w:w="1248" w:type="dxa"/>
            <w:shd w:val="clear" w:color="auto" w:fill="00B050"/>
            <w:noWrap/>
            <w:vAlign w:val="center"/>
            <w:hideMark/>
          </w:tcPr>
          <w:p w14:paraId="0F00B8E3" w14:textId="3D81C37B"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0.57</w:t>
            </w:r>
          </w:p>
        </w:tc>
        <w:tc>
          <w:tcPr>
            <w:tcW w:w="1126" w:type="dxa"/>
            <w:shd w:val="clear" w:color="auto" w:fill="00B050"/>
            <w:vAlign w:val="center"/>
          </w:tcPr>
          <w:p w14:paraId="430F57BC" w14:textId="26A054B1" w:rsidR="005762D8" w:rsidRDefault="005762D8" w:rsidP="00E170A7">
            <w:pPr>
              <w:spacing w:after="0" w:line="240" w:lineRule="auto"/>
              <w:jc w:val="center"/>
              <w:rPr>
                <w:rFonts w:ascii="Calibri" w:eastAsia="Times New Roman" w:hAnsi="Calibri" w:cs="Calibri"/>
                <w:color w:val="000000"/>
              </w:rPr>
            </w:pPr>
            <w:r>
              <w:t>8</w:t>
            </w:r>
            <w:r w:rsidR="00E170A7">
              <w:t>2</w:t>
            </w:r>
            <w:r>
              <w:t>%</w:t>
            </w:r>
          </w:p>
        </w:tc>
      </w:tr>
      <w:tr w:rsidR="005762D8" w:rsidRPr="0083644B" w14:paraId="745B09EB" w14:textId="3EA5A69B" w:rsidTr="00E170A7">
        <w:trPr>
          <w:trHeight w:val="300"/>
          <w:jc w:val="center"/>
        </w:trPr>
        <w:tc>
          <w:tcPr>
            <w:tcW w:w="2428" w:type="dxa"/>
            <w:vMerge/>
            <w:vAlign w:val="center"/>
            <w:hideMark/>
          </w:tcPr>
          <w:p w14:paraId="040C0796" w14:textId="77777777" w:rsidR="005762D8" w:rsidRPr="0083644B" w:rsidRDefault="005762D8"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5C8BB392" w14:textId="36351256"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w:t>
            </w:r>
            <w:r>
              <w:rPr>
                <w:rFonts w:ascii="Calibri" w:eastAsia="Times New Roman" w:hAnsi="Calibri" w:cs="Calibri"/>
                <w:color w:val="000000"/>
              </w:rPr>
              <w:t>0</w:t>
            </w:r>
            <w:r w:rsidRPr="0083644B">
              <w:rPr>
                <w:rFonts w:ascii="Calibri" w:eastAsia="Times New Roman" w:hAnsi="Calibri" w:cs="Calibri"/>
                <w:color w:val="000000"/>
              </w:rPr>
              <w:t xml:space="preserve"> </w:t>
            </w:r>
            <w:r>
              <w:rPr>
                <w:rFonts w:ascii="Calibri" w:eastAsia="Times New Roman" w:hAnsi="Calibri" w:cs="Calibri"/>
                <w:color w:val="000000"/>
              </w:rPr>
              <w:t>mm</w:t>
            </w:r>
          </w:p>
        </w:tc>
        <w:tc>
          <w:tcPr>
            <w:tcW w:w="1440" w:type="dxa"/>
            <w:shd w:val="clear" w:color="auto" w:fill="00B050"/>
            <w:noWrap/>
            <w:vAlign w:val="center"/>
            <w:hideMark/>
          </w:tcPr>
          <w:p w14:paraId="7674DD13" w14:textId="2D0D401D" w:rsidR="005762D8" w:rsidRPr="0083644B" w:rsidRDefault="005762D8">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57</w:t>
            </w:r>
          </w:p>
        </w:tc>
        <w:tc>
          <w:tcPr>
            <w:tcW w:w="1248" w:type="dxa"/>
            <w:shd w:val="clear" w:color="auto" w:fill="FFFF00"/>
            <w:noWrap/>
            <w:vAlign w:val="center"/>
            <w:hideMark/>
          </w:tcPr>
          <w:p w14:paraId="7C521776" w14:textId="70616E53"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0.68</w:t>
            </w:r>
          </w:p>
        </w:tc>
        <w:tc>
          <w:tcPr>
            <w:tcW w:w="1126" w:type="dxa"/>
            <w:shd w:val="clear" w:color="000000" w:fill="00B050"/>
            <w:vAlign w:val="center"/>
          </w:tcPr>
          <w:p w14:paraId="73F563F1" w14:textId="2032F1B8" w:rsidR="005762D8" w:rsidRDefault="00E170A7">
            <w:pPr>
              <w:spacing w:after="0" w:line="240" w:lineRule="auto"/>
              <w:jc w:val="center"/>
              <w:rPr>
                <w:rFonts w:ascii="Calibri" w:eastAsia="Times New Roman" w:hAnsi="Calibri" w:cs="Calibri"/>
                <w:color w:val="000000"/>
              </w:rPr>
            </w:pPr>
            <w:r>
              <w:t>98</w:t>
            </w:r>
            <w:r w:rsidR="005762D8">
              <w:t>%</w:t>
            </w:r>
          </w:p>
        </w:tc>
      </w:tr>
      <w:tr w:rsidR="005762D8" w:rsidRPr="0083644B" w14:paraId="6CD8AFCF" w14:textId="77777777" w:rsidTr="00E170A7">
        <w:trPr>
          <w:trHeight w:val="300"/>
          <w:jc w:val="center"/>
        </w:trPr>
        <w:tc>
          <w:tcPr>
            <w:tcW w:w="2428" w:type="dxa"/>
            <w:vMerge/>
            <w:vAlign w:val="center"/>
          </w:tcPr>
          <w:p w14:paraId="4EB9C92E" w14:textId="77777777" w:rsidR="005762D8" w:rsidRPr="0083644B" w:rsidRDefault="005762D8"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tcPr>
          <w:p w14:paraId="4867C38D" w14:textId="54D30C7C"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greater than or equal to 10 mm</w:t>
            </w:r>
          </w:p>
        </w:tc>
        <w:tc>
          <w:tcPr>
            <w:tcW w:w="1440" w:type="dxa"/>
            <w:shd w:val="clear" w:color="auto" w:fill="auto"/>
            <w:noWrap/>
            <w:vAlign w:val="center"/>
          </w:tcPr>
          <w:p w14:paraId="4FC5C9E5" w14:textId="6A20B776" w:rsidR="005762D8" w:rsidRPr="0083644B"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n = 74</w:t>
            </w:r>
          </w:p>
        </w:tc>
        <w:tc>
          <w:tcPr>
            <w:tcW w:w="1248" w:type="dxa"/>
            <w:shd w:val="clear" w:color="auto" w:fill="auto"/>
            <w:noWrap/>
            <w:vAlign w:val="center"/>
          </w:tcPr>
          <w:p w14:paraId="71DF2F94" w14:textId="4C2760DB" w:rsidR="005762D8" w:rsidRDefault="005762D8">
            <w:pPr>
              <w:spacing w:after="0" w:line="240" w:lineRule="auto"/>
              <w:jc w:val="center"/>
              <w:rPr>
                <w:rFonts w:ascii="Calibri" w:eastAsia="Times New Roman" w:hAnsi="Calibri" w:cs="Calibri"/>
                <w:color w:val="000000"/>
              </w:rPr>
            </w:pPr>
            <w:r>
              <w:rPr>
                <w:rFonts w:ascii="Calibri" w:eastAsia="Times New Roman" w:hAnsi="Calibri" w:cs="Calibri"/>
                <w:color w:val="000000"/>
              </w:rPr>
              <w:t>0.66</w:t>
            </w:r>
          </w:p>
        </w:tc>
        <w:tc>
          <w:tcPr>
            <w:tcW w:w="1126" w:type="dxa"/>
            <w:shd w:val="clear" w:color="auto" w:fill="auto"/>
            <w:vAlign w:val="center"/>
          </w:tcPr>
          <w:p w14:paraId="1A31355B" w14:textId="1365B906" w:rsidR="005762D8" w:rsidRDefault="005762D8">
            <w:pPr>
              <w:spacing w:after="0" w:line="240" w:lineRule="auto"/>
              <w:jc w:val="center"/>
            </w:pPr>
            <w:r>
              <w:t>95%</w:t>
            </w:r>
          </w:p>
        </w:tc>
      </w:tr>
      <w:tr w:rsidR="00F7054A" w:rsidRPr="0083644B" w14:paraId="5466216D" w14:textId="28081A60" w:rsidTr="00E170A7">
        <w:trPr>
          <w:trHeight w:val="300"/>
          <w:jc w:val="center"/>
        </w:trPr>
        <w:tc>
          <w:tcPr>
            <w:tcW w:w="2428" w:type="dxa"/>
            <w:vMerge w:val="restart"/>
            <w:shd w:val="clear" w:color="auto" w:fill="auto"/>
            <w:noWrap/>
            <w:vAlign w:val="center"/>
            <w:hideMark/>
          </w:tcPr>
          <w:p w14:paraId="6398668B" w14:textId="52ED9FA7"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fldChar w:fldCharType="begin" w:fldLock="1"/>
            </w:r>
            <w:r>
              <w:rPr>
                <w:rFonts w:ascii="Calibri" w:eastAsia="Times New Roman" w:hAnsi="Calibri" w:cs="Calibri"/>
                <w:color w:val="000000"/>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Metastases","type":"article-journal","volume":"1"},"uris":["http://www.mendeley.com/documents/?uuid=46a2a511-d32d-3c74-8ce4-2170b8e67a9b"]}],"mendeley":{"formattedCitation":"(Vorontsov et al., 2019)","plainTextFormattedCitation":"(Vorontsov et al., 2019)","previouslyFormattedCitation":"(Vorontsov et al., 2019)"},"properties":{"noteIndex":0},"schema":"https://github.com/citation-style-language/schema/raw/master/csl-citation.json"}</w:instrText>
            </w:r>
            <w:r>
              <w:rPr>
                <w:rFonts w:ascii="Calibri" w:eastAsia="Times New Roman" w:hAnsi="Calibri" w:cs="Calibri"/>
                <w:color w:val="000000"/>
              </w:rPr>
              <w:fldChar w:fldCharType="separate"/>
            </w:r>
            <w:r w:rsidRPr="00A94A22">
              <w:rPr>
                <w:rFonts w:ascii="Calibri" w:eastAsia="Times New Roman" w:hAnsi="Calibri" w:cs="Calibri"/>
                <w:noProof/>
                <w:color w:val="000000"/>
              </w:rPr>
              <w:t>(Vorontsov et al., 2019)</w:t>
            </w:r>
            <w:r>
              <w:rPr>
                <w:rFonts w:ascii="Calibri" w:eastAsia="Times New Roman" w:hAnsi="Calibri" w:cs="Calibri"/>
                <w:color w:val="000000"/>
              </w:rPr>
              <w:fldChar w:fldCharType="end"/>
            </w:r>
          </w:p>
        </w:tc>
        <w:tc>
          <w:tcPr>
            <w:tcW w:w="3143" w:type="dxa"/>
            <w:shd w:val="clear" w:color="auto" w:fill="auto"/>
            <w:noWrap/>
            <w:vAlign w:val="center"/>
            <w:hideMark/>
          </w:tcPr>
          <w:p w14:paraId="68A2CB2B"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10 mm</w:t>
            </w:r>
          </w:p>
        </w:tc>
        <w:tc>
          <w:tcPr>
            <w:tcW w:w="1440" w:type="dxa"/>
            <w:shd w:val="clear" w:color="auto" w:fill="auto"/>
            <w:noWrap/>
            <w:vAlign w:val="center"/>
            <w:hideMark/>
          </w:tcPr>
          <w:p w14:paraId="4859274F"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30</w:t>
            </w:r>
          </w:p>
        </w:tc>
        <w:tc>
          <w:tcPr>
            <w:tcW w:w="1248" w:type="dxa"/>
            <w:shd w:val="clear" w:color="auto" w:fill="auto"/>
            <w:noWrap/>
            <w:vAlign w:val="center"/>
            <w:hideMark/>
          </w:tcPr>
          <w:p w14:paraId="1F45D0C0"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0.14</w:t>
            </w:r>
          </w:p>
        </w:tc>
        <w:tc>
          <w:tcPr>
            <w:tcW w:w="1126" w:type="dxa"/>
            <w:vAlign w:val="center"/>
          </w:tcPr>
          <w:p w14:paraId="59E8983C" w14:textId="2C974265"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r>
      <w:tr w:rsidR="00F7054A" w:rsidRPr="0083644B" w14:paraId="470B827B" w14:textId="4B251AF3" w:rsidTr="00E170A7">
        <w:trPr>
          <w:trHeight w:val="300"/>
          <w:jc w:val="center"/>
        </w:trPr>
        <w:tc>
          <w:tcPr>
            <w:tcW w:w="2428" w:type="dxa"/>
            <w:vMerge/>
            <w:vAlign w:val="center"/>
            <w:hideMark/>
          </w:tcPr>
          <w:p w14:paraId="6D1D3DF8" w14:textId="77777777" w:rsidR="00F7054A" w:rsidRPr="0083644B" w:rsidRDefault="00F7054A"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15DF381A"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10-20 mm</w:t>
            </w:r>
          </w:p>
        </w:tc>
        <w:tc>
          <w:tcPr>
            <w:tcW w:w="1440" w:type="dxa"/>
            <w:shd w:val="clear" w:color="auto" w:fill="00B050"/>
            <w:noWrap/>
            <w:vAlign w:val="center"/>
            <w:hideMark/>
          </w:tcPr>
          <w:p w14:paraId="2F77EB3A"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35</w:t>
            </w:r>
          </w:p>
        </w:tc>
        <w:tc>
          <w:tcPr>
            <w:tcW w:w="1248" w:type="dxa"/>
            <w:shd w:val="clear" w:color="auto" w:fill="auto"/>
            <w:noWrap/>
            <w:vAlign w:val="center"/>
            <w:hideMark/>
          </w:tcPr>
          <w:p w14:paraId="2687E93D"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0.53</w:t>
            </w:r>
          </w:p>
        </w:tc>
        <w:tc>
          <w:tcPr>
            <w:tcW w:w="1126" w:type="dxa"/>
            <w:vAlign w:val="center"/>
          </w:tcPr>
          <w:p w14:paraId="6987BE5B" w14:textId="603E5851"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t>71%</w:t>
            </w:r>
          </w:p>
        </w:tc>
      </w:tr>
      <w:tr w:rsidR="00F7054A" w:rsidRPr="0083644B" w14:paraId="3B786E9C" w14:textId="179EA059" w:rsidTr="00E170A7">
        <w:trPr>
          <w:trHeight w:val="300"/>
          <w:jc w:val="center"/>
        </w:trPr>
        <w:tc>
          <w:tcPr>
            <w:tcW w:w="2428" w:type="dxa"/>
            <w:vMerge/>
            <w:vAlign w:val="center"/>
            <w:hideMark/>
          </w:tcPr>
          <w:p w14:paraId="1F9980CD" w14:textId="77777777" w:rsidR="00F7054A" w:rsidRPr="0083644B" w:rsidRDefault="00F7054A" w:rsidP="00E170A7">
            <w:pPr>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5EEF0353"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20 mm</w:t>
            </w:r>
          </w:p>
        </w:tc>
        <w:tc>
          <w:tcPr>
            <w:tcW w:w="1440" w:type="dxa"/>
            <w:shd w:val="clear" w:color="auto" w:fill="auto"/>
            <w:noWrap/>
            <w:vAlign w:val="center"/>
            <w:hideMark/>
          </w:tcPr>
          <w:p w14:paraId="125F729A"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40</w:t>
            </w:r>
          </w:p>
        </w:tc>
        <w:tc>
          <w:tcPr>
            <w:tcW w:w="1248" w:type="dxa"/>
            <w:shd w:val="clear" w:color="auto" w:fill="FFFF00"/>
            <w:noWrap/>
            <w:vAlign w:val="center"/>
            <w:hideMark/>
          </w:tcPr>
          <w:p w14:paraId="72BC438D" w14:textId="77777777" w:rsidR="00F7054A" w:rsidRPr="0083644B" w:rsidRDefault="00F7054A">
            <w:pPr>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0.68</w:t>
            </w:r>
          </w:p>
        </w:tc>
        <w:tc>
          <w:tcPr>
            <w:tcW w:w="1126" w:type="dxa"/>
            <w:vAlign w:val="center"/>
          </w:tcPr>
          <w:p w14:paraId="3B7A3067" w14:textId="470EAB98" w:rsidR="00F7054A" w:rsidRPr="0083644B" w:rsidRDefault="00F7054A">
            <w:pPr>
              <w:spacing w:after="0" w:line="240" w:lineRule="auto"/>
              <w:jc w:val="center"/>
              <w:rPr>
                <w:rFonts w:ascii="Calibri" w:eastAsia="Times New Roman" w:hAnsi="Calibri" w:cs="Calibri"/>
                <w:color w:val="000000"/>
              </w:rPr>
            </w:pPr>
            <w:r>
              <w:rPr>
                <w:rFonts w:ascii="Calibri" w:eastAsia="Times New Roman" w:hAnsi="Calibri" w:cs="Calibri"/>
                <w:color w:val="000000"/>
              </w:rPr>
              <w:t>85%</w:t>
            </w:r>
          </w:p>
        </w:tc>
      </w:tr>
    </w:tbl>
    <w:p w14:paraId="46EDC7A5" w14:textId="77777777" w:rsidR="0083644B" w:rsidRDefault="0083644B" w:rsidP="0083644B"/>
    <w:p w14:paraId="22B7AC1F" w14:textId="74C02981" w:rsidR="00810645" w:rsidRDefault="00FF38F7" w:rsidP="00FF38F7">
      <w:r>
        <w:lastRenderedPageBreak/>
        <w:t xml:space="preserve">While </w:t>
      </w:r>
      <w:r w:rsidR="008840F2">
        <w:t>detection of very small disease sites remains challenging, (e.g. a</w:t>
      </w:r>
      <w:r>
        <w:t xml:space="preserve"> sensitivity </w:t>
      </w:r>
      <w:r w:rsidR="008840F2">
        <w:t xml:space="preserve">of </w:t>
      </w:r>
      <w:r w:rsidR="00E170A7">
        <w:t>48</w:t>
      </w:r>
      <w:r>
        <w:t>% for less than 1</w:t>
      </w:r>
      <w:r w:rsidR="00E170A7">
        <w:t>0mm</w:t>
      </w:r>
      <w:r>
        <w:t xml:space="preserve">), </w:t>
      </w:r>
      <w:r w:rsidR="008840F2">
        <w:t>the detectability of disease greater than 1</w:t>
      </w:r>
      <w:r w:rsidR="00E170A7">
        <w:t>0mm</w:t>
      </w:r>
      <w:r w:rsidR="008840F2">
        <w:t xml:space="preserve"> is very promising (e.g. sensitivity of </w:t>
      </w:r>
      <w:r w:rsidR="00E170A7">
        <w:t>95</w:t>
      </w:r>
      <w:r>
        <w:t xml:space="preserve">% </w:t>
      </w:r>
      <w:r w:rsidR="00E170A7">
        <w:t>for greater than or equal to 10mm</w:t>
      </w:r>
      <w:r w:rsidR="008840F2">
        <w:t>)</w:t>
      </w:r>
      <w:r>
        <w:t>.</w:t>
      </w:r>
    </w:p>
    <w:p w14:paraId="37EE17D6" w14:textId="74F9D4E0" w:rsidR="00810645" w:rsidRDefault="00810645" w:rsidP="00E170A7">
      <w:pPr>
        <w:pStyle w:val="Heading2"/>
      </w:pPr>
      <w:r>
        <w:t>Potential Weaknesses</w:t>
      </w:r>
    </w:p>
    <w:p w14:paraId="78458327" w14:textId="40DB587F" w:rsidR="00FF38F7" w:rsidRDefault="00FF38F7" w:rsidP="00FF38F7">
      <w:r>
        <w:t>The measurement of false positive volume seems highly biased when there are small amounts of over-segmentation on large tumors,</w:t>
      </w:r>
      <w:r w:rsidR="00810645">
        <w:t xml:space="preserve"> Figure </w:t>
      </w:r>
      <w:proofErr w:type="gramStart"/>
      <w:r w:rsidR="00810645">
        <w:t>xxx,</w:t>
      </w:r>
      <w:proofErr w:type="gramEnd"/>
      <w:r>
        <w:t xml:space="preserve"> this was the rationale for the creation of the </w:t>
      </w:r>
      <w:r w:rsidR="000B662B">
        <w:t>erroneous</w:t>
      </w:r>
      <w:r>
        <w:t xml:space="preserve"> false positive volume</w:t>
      </w:r>
      <w:r w:rsidR="000B662B">
        <w:t xml:space="preserve"> and over-segmentation false positive</w:t>
      </w:r>
      <w:r>
        <w:t xml:space="preserve">. </w:t>
      </w:r>
      <w:r w:rsidR="00810645">
        <w:t>To ensure transparency,</w:t>
      </w:r>
      <w:r>
        <w:t xml:space="preserve"> we include</w:t>
      </w:r>
      <w:r w:rsidR="000B662B">
        <w:t xml:space="preserve"> all three</w:t>
      </w:r>
      <w:r>
        <w:t xml:space="preserve"> and rely on the qualitative assessment to add weight to the quality of the contours.</w:t>
      </w:r>
    </w:p>
    <w:p w14:paraId="1A0F1E74" w14:textId="690178FE" w:rsidR="0083644B" w:rsidRDefault="00906AC0" w:rsidP="0083644B">
      <w:r>
        <w:t xml:space="preserve">The two </w:t>
      </w:r>
      <w:proofErr w:type="gramStart"/>
      <w:r>
        <w:t xml:space="preserve">exams which had scores less than 4 out of 5 </w:t>
      </w:r>
      <w:r w:rsidR="00297B2C">
        <w:t>on the Likert scale</w:t>
      </w:r>
      <w:proofErr w:type="gramEnd"/>
      <w:r w:rsidR="00297B2C">
        <w:t xml:space="preserve"> </w:t>
      </w:r>
      <w:r>
        <w:t xml:space="preserve">are shown in Figure xxx. </w:t>
      </w:r>
      <w:r w:rsidR="00F7054A">
        <w:t xml:space="preserve">The top of </w:t>
      </w:r>
      <w:r>
        <w:t>Figure xxx shows the segmentation of the ablation zone with a Likert score of 1 and was the lowest DSC score on the institutional ablation data. We suspect the reason for this is that the ablation zone is somewhat similar in appearance to the gallbladder</w:t>
      </w:r>
      <w:r w:rsidR="00297B2C">
        <w:t xml:space="preserve">. </w:t>
      </w:r>
      <w:r w:rsidR="00F7054A">
        <w:t xml:space="preserve">The bottom of </w:t>
      </w:r>
      <w:r w:rsidR="00997F9A">
        <w:t xml:space="preserve">Figure xxx shows the segmentation of the ablation zone with Likert score of 3, </w:t>
      </w:r>
      <w:r w:rsidR="00F7054A">
        <w:t xml:space="preserve">where </w:t>
      </w:r>
      <w:proofErr w:type="spellStart"/>
      <w:r w:rsidR="00997F9A">
        <w:t>oversegmentation</w:t>
      </w:r>
      <w:proofErr w:type="spellEnd"/>
      <w:r w:rsidR="00997F9A">
        <w:t xml:space="preserve"> of the ablation zone on the inferior aspect of the cavity resulted in the poorer score.</w:t>
      </w:r>
    </w:p>
    <w:p w14:paraId="40182DD8" w14:textId="6B5317C9" w:rsidR="00810645" w:rsidRDefault="00810645" w:rsidP="0083644B">
      <w:r>
        <w:t xml:space="preserve">The success of our model relies largely on the presence of contrast within the scan. The interventional radiologists deemed several of the post-treatment scans as lacking sufficient contrast for evaluation, an example </w:t>
      </w:r>
      <w:proofErr w:type="gramStart"/>
      <w:r>
        <w:t>is shown</w:t>
      </w:r>
      <w:proofErr w:type="gramEnd"/>
      <w:r>
        <w:t xml:space="preserve"> in Figure xxx.</w:t>
      </w:r>
    </w:p>
    <w:p w14:paraId="0374F1B5" w14:textId="63E5541B" w:rsidR="00810645" w:rsidRDefault="00810645" w:rsidP="00E170A7">
      <w:pPr>
        <w:pStyle w:val="Heading2"/>
      </w:pPr>
      <w:r>
        <w:t>Conclusion</w:t>
      </w:r>
    </w:p>
    <w:p w14:paraId="3E727B6C" w14:textId="717F22AF" w:rsidR="00810645" w:rsidRDefault="00810645" w:rsidP="0083644B">
      <w:r>
        <w:t>With sufficient contrast, we believe that our model is able to rapidly (&lt; 30 seconds) and accurately segment both CRL-</w:t>
      </w:r>
      <w:proofErr w:type="spellStart"/>
      <w:r>
        <w:t>mets</w:t>
      </w:r>
      <w:proofErr w:type="spellEnd"/>
      <w:r>
        <w:t xml:space="preserve"> and ablation cavities in a potentially clinically useful manner. We believe that this model can provide benefit for </w:t>
      </w:r>
      <w:r w:rsidR="00E170A7">
        <w:t>detection of CRL-</w:t>
      </w:r>
      <w:proofErr w:type="spellStart"/>
      <w:r w:rsidR="00E170A7">
        <w:t>mets</w:t>
      </w:r>
      <w:proofErr w:type="spellEnd"/>
      <w:r w:rsidR="00E170A7">
        <w:t>,</w:t>
      </w:r>
      <w:r>
        <w:t xml:space="preserve"> ablation therapy assessment</w:t>
      </w:r>
      <w:r w:rsidR="008840F2">
        <w:t>, and automated planning for radiation therapy</w:t>
      </w:r>
      <w:r>
        <w:t>.</w:t>
      </w:r>
    </w:p>
    <w:p w14:paraId="4F93AAEA" w14:textId="77777777" w:rsidR="00D63C31" w:rsidRDefault="00D63C31" w:rsidP="00D63C31">
      <w:pPr>
        <w:keepNext/>
      </w:pPr>
      <w:r>
        <w:rPr>
          <w:noProof/>
        </w:rPr>
        <w:lastRenderedPageBreak/>
        <w:drawing>
          <wp:inline distT="0" distB="0" distL="0" distR="0" wp14:anchorId="4731A788" wp14:editId="64341A41">
            <wp:extent cx="6356205" cy="7638912"/>
            <wp:effectExtent l="0" t="0" r="6985" b="635"/>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65441" cy="7650012"/>
                    </a:xfrm>
                    <a:prstGeom prst="rect">
                      <a:avLst/>
                    </a:prstGeom>
                    <a:noFill/>
                  </pic:spPr>
                </pic:pic>
              </a:graphicData>
            </a:graphic>
          </wp:inline>
        </w:drawing>
      </w:r>
    </w:p>
    <w:p w14:paraId="5275BB71" w14:textId="21702697" w:rsidR="00906AC0" w:rsidRPr="00906AC0" w:rsidRDefault="00D63C31" w:rsidP="00906AC0">
      <w:pPr>
        <w:pStyle w:val="Caption"/>
      </w:pPr>
      <w:r>
        <w:t xml:space="preserve">Figure </w:t>
      </w:r>
      <w:r w:rsidR="00E170A7">
        <w:fldChar w:fldCharType="begin"/>
      </w:r>
      <w:r w:rsidR="00E170A7">
        <w:instrText xml:space="preserve"> SEQ Figure \* ARABIC </w:instrText>
      </w:r>
      <w:r w:rsidR="00E170A7">
        <w:fldChar w:fldCharType="separate"/>
      </w:r>
      <w:r w:rsidR="000709B7">
        <w:rPr>
          <w:noProof/>
        </w:rPr>
        <w:t>11</w:t>
      </w:r>
      <w:r w:rsidR="00E170A7">
        <w:rPr>
          <w:noProof/>
        </w:rPr>
        <w:fldChar w:fldCharType="end"/>
      </w:r>
      <w:r>
        <w:t xml:space="preserve">: (Top) Ablation segmentation exam with Likert score of </w:t>
      </w:r>
      <w:proofErr w:type="gramStart"/>
      <w:r>
        <w:t>1</w:t>
      </w:r>
      <w:proofErr w:type="gramEnd"/>
      <w:r>
        <w:t xml:space="preserve">, pink is ground truth, cyan is prediction. </w:t>
      </w:r>
      <w:proofErr w:type="spellStart"/>
      <w:r>
        <w:t>Undersegmentation</w:t>
      </w:r>
      <w:proofErr w:type="spellEnd"/>
      <w:r>
        <w:t xml:space="preserve"> of ablation zone resulted in poorer score. (Bottom) Ablation segmentation exam with Likert score of 3, pink is ground truth, cyan is prediction. Over segmentation on the inferior aspect of the axial image resulted in poorer score.</w:t>
      </w:r>
    </w:p>
    <w:p w14:paraId="34417E0A" w14:textId="0D7BDEB8" w:rsidR="00B66C54" w:rsidRPr="00B66C54" w:rsidRDefault="00B66C54" w:rsidP="00B66C54"/>
    <w:sectPr w:rsidR="00B66C54" w:rsidRPr="00B66C54" w:rsidSect="004C66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Brock,Kristy K" w:date="2020-08-27T17:08:00Z" w:initials="BK">
    <w:p w14:paraId="0216D2C6" w14:textId="77777777" w:rsidR="00E170A7" w:rsidRDefault="00E170A7" w:rsidP="005B08DE">
      <w:pPr>
        <w:pStyle w:val="CommentText"/>
      </w:pPr>
      <w:r>
        <w:rPr>
          <w:rStyle w:val="CommentReference"/>
        </w:rPr>
        <w:annotationRef/>
      </w:r>
      <w:r>
        <w:rPr>
          <w:noProof/>
        </w:rPr>
        <w:t>This is not clear, you need more words... ground turth and prediction "what"?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216D2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25FE2" w16cex:dateUtc="2020-08-27T21:37:00Z"/>
  <w16cex:commentExtensible w16cex:durableId="22F266C8" w16cex:dateUtc="2020-08-27T22:07:00Z"/>
  <w16cex:commentExtensible w16cex:durableId="22F2672B" w16cex:dateUtc="2020-08-27T22:08:00Z"/>
  <w16cex:commentExtensible w16cex:durableId="22F2A838" w16cex:dateUtc="2020-08-28T02:46:00Z"/>
  <w16cex:commentExtensible w16cex:durableId="22F2A94E" w16cex:dateUtc="2020-08-28T02:51:00Z"/>
  <w16cex:commentExtensible w16cex:durableId="22E694D0" w16cex:dateUtc="2020-08-18T22:56:00Z"/>
  <w16cex:commentExtensible w16cex:durableId="22E694F8" w16cex:dateUtc="2020-08-18T22:57:00Z"/>
  <w16cex:commentExtensible w16cex:durableId="22F2AB73" w16cex:dateUtc="2020-08-28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E1718E3" w16cid:durableId="22F25FE2"/>
  <w16cid:commentId w16cid:paraId="0BB09BC7" w16cid:durableId="22F266C8"/>
  <w16cid:commentId w16cid:paraId="17C23C51" w16cid:durableId="22F2672B"/>
  <w16cid:commentId w16cid:paraId="4C32EF69" w16cid:durableId="22F2A838"/>
  <w16cid:commentId w16cid:paraId="6B84E222" w16cid:durableId="22F2A94E"/>
  <w16cid:commentId w16cid:paraId="238AD4ED" w16cid:durableId="22E694D0"/>
  <w16cid:commentId w16cid:paraId="4AF6CFDD" w16cid:durableId="22E694F8"/>
  <w16cid:commentId w16cid:paraId="56E5C6FE" w16cid:durableId="22F2AB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erson,Brian M">
    <w15:presenceInfo w15:providerId="AD" w15:userId="S-1-5-21-1567877469-3263605706-1227183214-385555"/>
  </w15:person>
  <w15:person w15:author="Brock,Kristy K">
    <w15:presenceInfo w15:providerId="AD" w15:userId="S::kkbrock@mdanderson.org::64b5c4b9-37b6-43c6-b9b6-eb38753db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53308"/>
    <w:rsid w:val="000612A6"/>
    <w:rsid w:val="00066BF6"/>
    <w:rsid w:val="00066C83"/>
    <w:rsid w:val="000709B7"/>
    <w:rsid w:val="0007182C"/>
    <w:rsid w:val="00080ACC"/>
    <w:rsid w:val="000845E0"/>
    <w:rsid w:val="00093FBD"/>
    <w:rsid w:val="0009769A"/>
    <w:rsid w:val="000B4BF1"/>
    <w:rsid w:val="000B662B"/>
    <w:rsid w:val="000D1261"/>
    <w:rsid w:val="000F673E"/>
    <w:rsid w:val="001053EB"/>
    <w:rsid w:val="0012035D"/>
    <w:rsid w:val="00146385"/>
    <w:rsid w:val="00147049"/>
    <w:rsid w:val="001539FD"/>
    <w:rsid w:val="0015567A"/>
    <w:rsid w:val="0016443B"/>
    <w:rsid w:val="001660E1"/>
    <w:rsid w:val="00175E8D"/>
    <w:rsid w:val="00190BC0"/>
    <w:rsid w:val="001911A5"/>
    <w:rsid w:val="001A023D"/>
    <w:rsid w:val="001A0611"/>
    <w:rsid w:val="001B4402"/>
    <w:rsid w:val="001D0072"/>
    <w:rsid w:val="001D0C8B"/>
    <w:rsid w:val="001D33AC"/>
    <w:rsid w:val="001D3814"/>
    <w:rsid w:val="001D3DE6"/>
    <w:rsid w:val="001E7759"/>
    <w:rsid w:val="00201B5D"/>
    <w:rsid w:val="00210ED9"/>
    <w:rsid w:val="002167BF"/>
    <w:rsid w:val="00231DAB"/>
    <w:rsid w:val="00255933"/>
    <w:rsid w:val="0026757F"/>
    <w:rsid w:val="00297B2C"/>
    <w:rsid w:val="002A1699"/>
    <w:rsid w:val="002B1C4A"/>
    <w:rsid w:val="002B1E54"/>
    <w:rsid w:val="002B26C3"/>
    <w:rsid w:val="002C04E1"/>
    <w:rsid w:val="002D1FD4"/>
    <w:rsid w:val="00300C90"/>
    <w:rsid w:val="00304FBB"/>
    <w:rsid w:val="00310E41"/>
    <w:rsid w:val="00326A2F"/>
    <w:rsid w:val="00334835"/>
    <w:rsid w:val="00340059"/>
    <w:rsid w:val="00340605"/>
    <w:rsid w:val="00370C9D"/>
    <w:rsid w:val="0037656E"/>
    <w:rsid w:val="00376947"/>
    <w:rsid w:val="00380798"/>
    <w:rsid w:val="00392E39"/>
    <w:rsid w:val="00396E34"/>
    <w:rsid w:val="003B20C3"/>
    <w:rsid w:val="003B7AC4"/>
    <w:rsid w:val="003C315D"/>
    <w:rsid w:val="003C4651"/>
    <w:rsid w:val="003F5E68"/>
    <w:rsid w:val="00403483"/>
    <w:rsid w:val="004175D0"/>
    <w:rsid w:val="0044577D"/>
    <w:rsid w:val="00464AAF"/>
    <w:rsid w:val="00485014"/>
    <w:rsid w:val="004A25D3"/>
    <w:rsid w:val="004C6613"/>
    <w:rsid w:val="004D5C59"/>
    <w:rsid w:val="004D7BB8"/>
    <w:rsid w:val="00520854"/>
    <w:rsid w:val="0055214A"/>
    <w:rsid w:val="00554232"/>
    <w:rsid w:val="00566B0B"/>
    <w:rsid w:val="0057310B"/>
    <w:rsid w:val="005757A3"/>
    <w:rsid w:val="005762D8"/>
    <w:rsid w:val="00580FC7"/>
    <w:rsid w:val="00582518"/>
    <w:rsid w:val="00597E64"/>
    <w:rsid w:val="005A32C2"/>
    <w:rsid w:val="005B08DE"/>
    <w:rsid w:val="005C4E74"/>
    <w:rsid w:val="005C7043"/>
    <w:rsid w:val="005D0252"/>
    <w:rsid w:val="0061744C"/>
    <w:rsid w:val="006234AE"/>
    <w:rsid w:val="006240D8"/>
    <w:rsid w:val="00631415"/>
    <w:rsid w:val="00633940"/>
    <w:rsid w:val="00646E58"/>
    <w:rsid w:val="00657069"/>
    <w:rsid w:val="0067059F"/>
    <w:rsid w:val="00674305"/>
    <w:rsid w:val="0067571B"/>
    <w:rsid w:val="00687B5B"/>
    <w:rsid w:val="006901BE"/>
    <w:rsid w:val="00690BD2"/>
    <w:rsid w:val="006C5032"/>
    <w:rsid w:val="006C5FB4"/>
    <w:rsid w:val="006D5F7F"/>
    <w:rsid w:val="006E5402"/>
    <w:rsid w:val="006F075F"/>
    <w:rsid w:val="00711C0E"/>
    <w:rsid w:val="007177C4"/>
    <w:rsid w:val="0072441B"/>
    <w:rsid w:val="00736180"/>
    <w:rsid w:val="00755C48"/>
    <w:rsid w:val="0077665A"/>
    <w:rsid w:val="00796951"/>
    <w:rsid w:val="007A0B9D"/>
    <w:rsid w:val="007A5596"/>
    <w:rsid w:val="007A74AE"/>
    <w:rsid w:val="007D30B5"/>
    <w:rsid w:val="007F0C25"/>
    <w:rsid w:val="00810645"/>
    <w:rsid w:val="0083644B"/>
    <w:rsid w:val="00863EE5"/>
    <w:rsid w:val="008840F2"/>
    <w:rsid w:val="00886BB9"/>
    <w:rsid w:val="008919DF"/>
    <w:rsid w:val="00896F0B"/>
    <w:rsid w:val="008B0A44"/>
    <w:rsid w:val="008C0CEE"/>
    <w:rsid w:val="008D3365"/>
    <w:rsid w:val="008D6DAB"/>
    <w:rsid w:val="008E4547"/>
    <w:rsid w:val="008E7047"/>
    <w:rsid w:val="008F0E9A"/>
    <w:rsid w:val="00903EC7"/>
    <w:rsid w:val="00906AC0"/>
    <w:rsid w:val="009223FE"/>
    <w:rsid w:val="00937CD0"/>
    <w:rsid w:val="00943465"/>
    <w:rsid w:val="00987B7A"/>
    <w:rsid w:val="0099301C"/>
    <w:rsid w:val="00997F9A"/>
    <w:rsid w:val="009A36A3"/>
    <w:rsid w:val="009C18CD"/>
    <w:rsid w:val="009D1222"/>
    <w:rsid w:val="009D681F"/>
    <w:rsid w:val="009E2942"/>
    <w:rsid w:val="009F653E"/>
    <w:rsid w:val="009F6DF9"/>
    <w:rsid w:val="00A15ADB"/>
    <w:rsid w:val="00A35224"/>
    <w:rsid w:val="00A40956"/>
    <w:rsid w:val="00A53340"/>
    <w:rsid w:val="00A564E2"/>
    <w:rsid w:val="00A65B08"/>
    <w:rsid w:val="00A77F40"/>
    <w:rsid w:val="00A91C35"/>
    <w:rsid w:val="00A949D4"/>
    <w:rsid w:val="00A94A22"/>
    <w:rsid w:val="00A9620B"/>
    <w:rsid w:val="00AA4CB6"/>
    <w:rsid w:val="00AC0969"/>
    <w:rsid w:val="00B13A8E"/>
    <w:rsid w:val="00B24662"/>
    <w:rsid w:val="00B24AE8"/>
    <w:rsid w:val="00B32F54"/>
    <w:rsid w:val="00B464C7"/>
    <w:rsid w:val="00B52D79"/>
    <w:rsid w:val="00B644E8"/>
    <w:rsid w:val="00B66C54"/>
    <w:rsid w:val="00B67DDA"/>
    <w:rsid w:val="00B8038A"/>
    <w:rsid w:val="00B832E4"/>
    <w:rsid w:val="00B84FBC"/>
    <w:rsid w:val="00B850AB"/>
    <w:rsid w:val="00BA223D"/>
    <w:rsid w:val="00BA557C"/>
    <w:rsid w:val="00BB0880"/>
    <w:rsid w:val="00BB79B8"/>
    <w:rsid w:val="00BD3DF3"/>
    <w:rsid w:val="00BE1B96"/>
    <w:rsid w:val="00C03C14"/>
    <w:rsid w:val="00C051B2"/>
    <w:rsid w:val="00C22B48"/>
    <w:rsid w:val="00C30287"/>
    <w:rsid w:val="00C33740"/>
    <w:rsid w:val="00C36979"/>
    <w:rsid w:val="00C51CA0"/>
    <w:rsid w:val="00C646DF"/>
    <w:rsid w:val="00C92E3B"/>
    <w:rsid w:val="00C9481D"/>
    <w:rsid w:val="00CA46DF"/>
    <w:rsid w:val="00CB445C"/>
    <w:rsid w:val="00CD3AC4"/>
    <w:rsid w:val="00CF4F21"/>
    <w:rsid w:val="00D23F45"/>
    <w:rsid w:val="00D24D1F"/>
    <w:rsid w:val="00D600A9"/>
    <w:rsid w:val="00D61972"/>
    <w:rsid w:val="00D637CA"/>
    <w:rsid w:val="00D63C31"/>
    <w:rsid w:val="00D75748"/>
    <w:rsid w:val="00D77F81"/>
    <w:rsid w:val="00D8096A"/>
    <w:rsid w:val="00D942C3"/>
    <w:rsid w:val="00D96287"/>
    <w:rsid w:val="00DA033F"/>
    <w:rsid w:val="00DB4693"/>
    <w:rsid w:val="00DB7A0C"/>
    <w:rsid w:val="00DD0937"/>
    <w:rsid w:val="00DE742B"/>
    <w:rsid w:val="00E03FE4"/>
    <w:rsid w:val="00E170A7"/>
    <w:rsid w:val="00E17404"/>
    <w:rsid w:val="00E34DE1"/>
    <w:rsid w:val="00E45D68"/>
    <w:rsid w:val="00E9727E"/>
    <w:rsid w:val="00EA4113"/>
    <w:rsid w:val="00EB351B"/>
    <w:rsid w:val="00EE5195"/>
    <w:rsid w:val="00EE5A60"/>
    <w:rsid w:val="00EF2F0A"/>
    <w:rsid w:val="00F0546F"/>
    <w:rsid w:val="00F06ECE"/>
    <w:rsid w:val="00F34383"/>
    <w:rsid w:val="00F41FAE"/>
    <w:rsid w:val="00F43DD3"/>
    <w:rsid w:val="00F5513D"/>
    <w:rsid w:val="00F6279A"/>
    <w:rsid w:val="00F7054A"/>
    <w:rsid w:val="00F72417"/>
    <w:rsid w:val="00F813BF"/>
    <w:rsid w:val="00F90763"/>
    <w:rsid w:val="00FC59B5"/>
    <w:rsid w:val="00FD0201"/>
    <w:rsid w:val="00FD38A0"/>
    <w:rsid w:val="00FD39FE"/>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pyimagesearch.com/2019/08/05/keras-learning-rate-finder/"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8.png"/><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https://competitions.codalab.org/competitions/17094" TargetMode="External"/><Relationship Id="rId11" Type="http://schemas.openxmlformats.org/officeDocument/2006/relationships/image" Target="media/image3.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8B2B3-B37D-49D3-BD10-46D727634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18</Pages>
  <Words>12188</Words>
  <Characters>69476</Characters>
  <Application>Microsoft Office Word</Application>
  <DocSecurity>0</DocSecurity>
  <Lines>578</Lines>
  <Paragraphs>163</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81501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8</cp:revision>
  <dcterms:created xsi:type="dcterms:W3CDTF">2020-08-28T14:57:00Z</dcterms:created>
  <dcterms:modified xsi:type="dcterms:W3CDTF">2020-08-28T15:49:00Z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http://www.zotero.org/styles/apa</vt:lpwstr>
  </property>
</Properties>
</file>